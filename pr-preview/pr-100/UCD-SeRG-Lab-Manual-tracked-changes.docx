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54"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53"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6"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38" w:name="basic-configuration-example"/>
    <w:p>
      <w:pPr>
        <w:pStyle w:val="Heading4"/>
      </w:pPr>
      <w:r>
        <w:t xml:space="preserve">17.4.7.3 Basic Configuration Example</w:t>
      </w:r>
    </w:p>
    <w:p>
      <w:pPr>
        <w:pStyle w:val="FirstParagraph"/>
      </w:pPr>
      <w:ins w:id="1428" w:author="PR Preview" w:date="2024-01-01T00:00:00Z">
        <w:r>
          <w:t xml:space="preserve">See</w:t>
        </w:r>
      </w:ins>
      <w:ins w:id="1428" w:author="PR Preview" w:date="2024-01-01T00:00:00Z">
        <w:r>
          <w:t xml:space="preserve"> </w:t>
        </w:r>
      </w:ins>
      <w:hyperlink w:anchor="sec-appendix-copilot-setup-steps">
        <w:r>
          <w:rPr>
            <w:rStyle w:val="Hyperlink"/>
          </w:rPr>
          <w:t xml:space="preserve">Appendix: Copilot Setup Steps File</w:t>
        </w:r>
      </w:hyperlink>
      <w:ins w:id="1428" w:author="PR Preview" w:date="2024-01-01T00:00:00Z">
        <w:r>
          <w:t xml:space="preserve"> </w:t>
        </w:r>
      </w:ins>
      <w:ins w:id="1428" w:author="PR Preview" w:date="2024-01-01T00:00:00Z">
        <w:r>
          <w:t xml:space="preserve">for the configuration used in this repository</w:t>
        </w:r>
      </w:ins>
      <w:ins w:id="1428" w:author="PR Preview" w:date="2024-01-01T00:00:00Z">
        <w:r>
          <w:t xml:space="preserve"> </w:t>
        </w:r>
      </w:ins>
      <w:ins w:id="1428" w:author="PR Preview" w:date="2024-01-01T00:00:00Z">
        <w:r>
          <w:t xml:space="preserve">(adapted for R and Quarto projects).</w:t>
        </w:r>
      </w:ins>
    </w:p>
    <w:bookmarkEnd w:id="438"/>
    <w:bookmarkStart w:id="439"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39"/>
    <w:bookmarkStart w:id="440"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0"/>
    <w:bookmarkStart w:id="441"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1"/>
    <w:bookmarkStart w:id="442"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2"/>
    <w:bookmarkStart w:id="443"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3"/>
    <w:bookmarkStart w:id="445"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4">
        <w:r>
          <w:rPr>
            <w:rStyle w:val="Hyperlink"/>
          </w:rPr>
          <w:t xml:space="preserve">Customizing the development environment for GitHub Copilot coding agent</w:t>
        </w:r>
      </w:hyperlink>
      <w:r>
        <w:t xml:space="preserve">.</w:t>
      </w:r>
    </w:p>
    <w:bookmarkEnd w:id="445"/>
    <w:bookmarkEnd w:id="446"/>
    <w:bookmarkStart w:id="450"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50"/>
    <w:bookmarkStart w:id="451"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1"/>
    <w:bookmarkStart w:id="452"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ins w:id="1487" w:author="PR Preview" w:date="2024-01-01T00:00:00Z">
        <w:r>
          <w:t xml:space="preserve">See</w:t>
        </w:r>
      </w:ins>
      <w:ins w:id="1487" w:author="PR Preview" w:date="2024-01-01T00:00:00Z">
        <w:r>
          <w:t xml:space="preserve"> </w:t>
        </w:r>
      </w:ins>
      <w:hyperlink w:anchor="sec-appendix-copilot-instructions">
        <w:r>
          <w:rPr>
            <w:rStyle w:val="Hyperlink"/>
          </w:rPr>
          <w:t xml:space="preserve">Appendix: Copilot Instructions File</w:t>
        </w:r>
      </w:hyperlink>
      <w:ins w:id="1487" w:author="PR Preview" w:date="2024-01-01T00:00:00Z">
        <w:r>
          <w:t xml:space="preserve"> </w:t>
        </w:r>
      </w:ins>
      <w:ins w:id="1487" w:author="PR Preview" w:date="2024-01-01T00:00:00Z">
        <w:r>
          <w:t xml:space="preserve">for the complete file.</w:t>
        </w:r>
      </w:ins>
    </w:p>
    <w:p>
      <w:ins w:id="1488" w:author="PR Preview" w:date="2024-01-01T00:00:00Z">
        <w:r>
          <w:br w:type="page"/>
        </w:r>
      </w:ins>
    </w:p>
    <w:bookmarkEnd w:id="452"/>
    <w:bookmarkEnd w:id="453"/>
    <w:bookmarkEnd w:id="454"/>
    <w:bookmarkStart w:id="464" w:name="checklists"/>
    <w:p>
      <w:pPr>
        <w:pStyle w:val="Heading1"/>
      </w:pPr>
      <w:ins w:id="1489" w:author="PR Preview" w:date="2024-01-01T00:00:00Z">
        <w:r>
          <w:t xml:space="preserve">18. Checklists</w:t>
        </w:r>
      </w:ins>
    </w:p>
    <w:p>
      <w:pPr>
        <w:pStyle w:val="FirstParagraph"/>
      </w:pPr>
      <w:r>
        <w:t xml:space="preserve">Adapted by UCD-SeRG team from</w:t>
      </w:r>
      <w:r>
        <w:t xml:space="preserve"> </w:t>
      </w:r>
      <w:hyperlink r:id="rId455">
        <w:r>
          <w:rPr>
            <w:rStyle w:val="Hyperlink"/>
          </w:rPr>
          <w:t xml:space="preserve">original by Jade Benjamin-Chung</w:t>
        </w:r>
      </w:hyperlink>
    </w:p>
    <w:bookmarkStart w:id="456" w:name="pre-analysis-plan-checklist"/>
    <w:p>
      <w:pPr>
        <w:pStyle w:val="Heading2"/>
      </w:pPr>
      <w:ins w:id="1491" w:author="PR Preview" w:date="2024-01-01T00:00:00Z">
        <w:r>
          <w:t xml:space="preserve">18.1 Pre-analysis plan checklist</w:t>
        </w:r>
      </w:ins>
    </w:p>
    <w:p>
      <w:pPr>
        <w:pStyle w:val="Compact"/>
        <w:numPr>
          <w:ilvl w:val="0"/>
          <w:numId w:val="1147"/>
        </w:numPr>
      </w:pPr>
      <w:r>
        <w:t xml:space="preserve">Brief background on the study (a condensed version of the introduction section of the paper)</w:t>
      </w:r>
    </w:p>
    <w:p>
      <w:pPr>
        <w:pStyle w:val="Compact"/>
        <w:numPr>
          <w:ilvl w:val="0"/>
          <w:numId w:val="1147"/>
        </w:numPr>
      </w:pPr>
      <w:r>
        <w:t xml:space="preserve">Hypotheses / objectives</w:t>
      </w:r>
    </w:p>
    <w:p>
      <w:pPr>
        <w:pStyle w:val="Compact"/>
        <w:numPr>
          <w:ilvl w:val="0"/>
          <w:numId w:val="1147"/>
        </w:numPr>
      </w:pPr>
      <w:r>
        <w:t xml:space="preserve">Study design</w:t>
      </w:r>
    </w:p>
    <w:p>
      <w:pPr>
        <w:pStyle w:val="Compact"/>
        <w:numPr>
          <w:ilvl w:val="0"/>
          <w:numId w:val="1147"/>
        </w:numPr>
      </w:pPr>
      <w:r>
        <w:t xml:space="preserve">Description of data</w:t>
      </w:r>
    </w:p>
    <w:p>
      <w:pPr>
        <w:pStyle w:val="Compact"/>
        <w:numPr>
          <w:ilvl w:val="0"/>
          <w:numId w:val="1147"/>
        </w:numPr>
      </w:pPr>
      <w:r>
        <w:t xml:space="preserve">Definition of outcomes</w:t>
      </w:r>
    </w:p>
    <w:p>
      <w:pPr>
        <w:pStyle w:val="Compact"/>
        <w:numPr>
          <w:ilvl w:val="0"/>
          <w:numId w:val="1147"/>
        </w:numPr>
      </w:pPr>
      <w:r>
        <w:t xml:space="preserve">Definition of interventions / exposures</w:t>
      </w:r>
    </w:p>
    <w:p>
      <w:pPr>
        <w:pStyle w:val="Compact"/>
        <w:numPr>
          <w:ilvl w:val="0"/>
          <w:numId w:val="1147"/>
        </w:numPr>
      </w:pPr>
      <w:r>
        <w:t xml:space="preserve">Definition of covariates</w:t>
      </w:r>
    </w:p>
    <w:p>
      <w:pPr>
        <w:pStyle w:val="Compact"/>
        <w:numPr>
          <w:ilvl w:val="0"/>
          <w:numId w:val="1147"/>
        </w:numPr>
      </w:pPr>
      <w:r>
        <w:t xml:space="preserve">Statistical power calculation</w:t>
      </w:r>
    </w:p>
    <w:p>
      <w:pPr>
        <w:pStyle w:val="Compact"/>
        <w:numPr>
          <w:ilvl w:val="0"/>
          <w:numId w:val="1147"/>
        </w:numPr>
      </w:pPr>
      <w:r>
        <w:t xml:space="preserve">Statistical model description</w:t>
      </w:r>
    </w:p>
    <w:p>
      <w:pPr>
        <w:pStyle w:val="Compact"/>
        <w:numPr>
          <w:ilvl w:val="0"/>
          <w:numId w:val="1147"/>
        </w:numPr>
      </w:pPr>
      <w:r>
        <w:t xml:space="preserve">Covariate selection / screening</w:t>
      </w:r>
    </w:p>
    <w:p>
      <w:pPr>
        <w:pStyle w:val="Compact"/>
        <w:numPr>
          <w:ilvl w:val="0"/>
          <w:numId w:val="1147"/>
        </w:numPr>
      </w:pPr>
      <w:r>
        <w:t xml:space="preserve">Standard error estimation method</w:t>
      </w:r>
    </w:p>
    <w:p>
      <w:pPr>
        <w:pStyle w:val="Compact"/>
        <w:numPr>
          <w:ilvl w:val="0"/>
          <w:numId w:val="1147"/>
        </w:numPr>
      </w:pPr>
      <w:r>
        <w:t xml:space="preserve">Missing data analysis</w:t>
      </w:r>
    </w:p>
    <w:p>
      <w:pPr>
        <w:pStyle w:val="Compact"/>
        <w:numPr>
          <w:ilvl w:val="0"/>
          <w:numId w:val="1147"/>
        </w:numPr>
      </w:pPr>
      <w:r>
        <w:t xml:space="preserve">Assessment of effect modification / subgroup analyses</w:t>
      </w:r>
    </w:p>
    <w:p>
      <w:pPr>
        <w:pStyle w:val="Compact"/>
        <w:numPr>
          <w:ilvl w:val="0"/>
          <w:numId w:val="1147"/>
        </w:numPr>
      </w:pPr>
      <w:r>
        <w:t xml:space="preserve">Sensitivity analyses</w:t>
      </w:r>
    </w:p>
    <w:p>
      <w:pPr>
        <w:pStyle w:val="Compact"/>
        <w:numPr>
          <w:ilvl w:val="0"/>
          <w:numId w:val="1147"/>
        </w:numPr>
      </w:pPr>
      <w:r>
        <w:t xml:space="preserve">Negative control analyses</w:t>
      </w:r>
    </w:p>
    <w:bookmarkEnd w:id="456"/>
    <w:bookmarkStart w:id="458" w:name="code-checklist"/>
    <w:p>
      <w:pPr>
        <w:pStyle w:val="Heading2"/>
      </w:pPr>
      <w:ins w:id="1507" w:author="PR Preview" w:date="2024-01-01T00:00:00Z">
        <w:r>
          <w:t xml:space="preserve">18.2 Code checklist</w:t>
        </w:r>
      </w:ins>
    </w:p>
    <w:p>
      <w:pPr>
        <w:pStyle w:val="Compact"/>
        <w:numPr>
          <w:ilvl w:val="0"/>
          <w:numId w:val="1148"/>
        </w:numPr>
      </w:pPr>
      <w:r>
        <w:t xml:space="preserve">Does the script run without errors?</w:t>
      </w:r>
    </w:p>
    <w:p>
      <w:pPr>
        <w:pStyle w:val="Compact"/>
        <w:numPr>
          <w:ilvl w:val="0"/>
          <w:numId w:val="1148"/>
        </w:numPr>
      </w:pPr>
      <w:r>
        <w:t xml:space="preserve">Is code self-contained within repo and/or associated Box folder?</w:t>
      </w:r>
    </w:p>
    <w:p>
      <w:pPr>
        <w:pStyle w:val="Compact"/>
        <w:numPr>
          <w:ilvl w:val="0"/>
          <w:numId w:val="1148"/>
        </w:numPr>
      </w:pPr>
      <w:r>
        <w:t xml:space="preserve">Is all commented out code / remarks removed?</w:t>
      </w:r>
    </w:p>
    <w:p>
      <w:pPr>
        <w:pStyle w:val="Compact"/>
        <w:numPr>
          <w:ilvl w:val="0"/>
          <w:numId w:val="1148"/>
        </w:numPr>
      </w:pPr>
      <w:r>
        <w:t xml:space="preserve">Does the header accurately describe the process completed in the script?</w:t>
      </w:r>
    </w:p>
    <w:p>
      <w:pPr>
        <w:pStyle w:val="Compact"/>
        <w:numPr>
          <w:ilvl w:val="0"/>
          <w:numId w:val="1148"/>
        </w:numPr>
      </w:pPr>
      <w:r>
        <w:t xml:space="preserve">Is the script pushed to its github repository?</w:t>
      </w:r>
    </w:p>
    <w:p>
      <w:pPr>
        <w:pStyle w:val="Compact"/>
        <w:numPr>
          <w:ilvl w:val="0"/>
          <w:numId w:val="1148"/>
        </w:numPr>
      </w:pPr>
      <w:r>
        <w:t xml:space="preserve">Does the code adhere to the</w:t>
      </w:r>
      <w:r>
        <w:t xml:space="preserve"> </w:t>
      </w:r>
      <w:hyperlink r:id="rId457">
        <w:r>
          <w:rPr>
            <w:rStyle w:val="Hyperlink"/>
          </w:rPr>
          <w:t xml:space="preserve">coding style guide</w:t>
        </w:r>
      </w:hyperlink>
      <w:r>
        <w:t xml:space="preserve">?</w:t>
      </w:r>
    </w:p>
    <w:p>
      <w:pPr>
        <w:pStyle w:val="Compact"/>
        <w:numPr>
          <w:ilvl w:val="0"/>
          <w:numId w:val="1148"/>
        </w:numPr>
      </w:pPr>
      <w:r>
        <w:t xml:space="preserve">Are all warnings ignorable? Should any warnings be intentionally suppressed or addressed?</w:t>
      </w:r>
    </w:p>
    <w:bookmarkEnd w:id="458"/>
    <w:bookmarkStart w:id="460" w:name="manuscript-checklist"/>
    <w:p>
      <w:pPr>
        <w:pStyle w:val="Heading2"/>
      </w:pPr>
      <w:ins w:id="1515" w:author="PR Preview" w:date="2024-01-01T00:00:00Z">
        <w:r>
          <w:t xml:space="preserve">18.3 Manuscript checklist</w:t>
        </w:r>
      </w:ins>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4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49"/>
        </w:numPr>
      </w:pPr>
      <w:r>
        <w:t xml:space="preserve">Are the study results within the manuscript replicable (i.e., if you rerun the code in the study’s repository, the tables and figures will be exactly replicated?)</w:t>
      </w:r>
    </w:p>
    <w:p>
      <w:pPr>
        <w:pStyle w:val="Compact"/>
        <w:numPr>
          <w:ilvl w:val="0"/>
          <w:numId w:val="1149"/>
        </w:numPr>
      </w:pPr>
      <w:r>
        <w:t xml:space="preserve">Is a target journal selected?</w:t>
      </w:r>
    </w:p>
    <w:p>
      <w:pPr>
        <w:pStyle w:val="Compact"/>
        <w:numPr>
          <w:ilvl w:val="0"/>
          <w:numId w:val="1149"/>
        </w:numPr>
      </w:pPr>
      <w:r>
        <w:t xml:space="preserve">Is the title declarative, in other words, does it state the object/findings rather than suggest them?</w:t>
      </w:r>
    </w:p>
    <w:p>
      <w:pPr>
        <w:pStyle w:val="Compact"/>
        <w:numPr>
          <w:ilvl w:val="0"/>
          <w:numId w:val="1149"/>
        </w:numPr>
      </w:pPr>
      <w:r>
        <w:t xml:space="preserve">Is the word count of the manuscript close to the target journal’s allowance?</w:t>
      </w:r>
    </w:p>
    <w:p>
      <w:pPr>
        <w:pStyle w:val="Compact"/>
        <w:numPr>
          <w:ilvl w:val="0"/>
          <w:numId w:val="1149"/>
        </w:numPr>
      </w:pPr>
      <w:r>
        <w:t xml:space="preserve">Does the manuscript adhere to the formatting guide of the target journal?</w:t>
      </w:r>
    </w:p>
    <w:p>
      <w:pPr>
        <w:pStyle w:val="Compact"/>
        <w:numPr>
          <w:ilvl w:val="0"/>
          <w:numId w:val="1149"/>
        </w:numPr>
      </w:pPr>
      <w:r>
        <w:t xml:space="preserve">Does the manuscript use a consistent voice (passive or active – usually active is preferred … pun intended)?</w:t>
      </w:r>
    </w:p>
    <w:p>
      <w:pPr>
        <w:pStyle w:val="Compact"/>
        <w:numPr>
          <w:ilvl w:val="0"/>
          <w:numId w:val="1149"/>
        </w:numPr>
      </w:pPr>
      <w:r>
        <w:t xml:space="preserve">Is each figure and table (including supplementary material) referenced in the main text?</w:t>
      </w:r>
    </w:p>
    <w:p>
      <w:pPr>
        <w:pStyle w:val="Compact"/>
        <w:numPr>
          <w:ilvl w:val="0"/>
          <w:numId w:val="1149"/>
        </w:numPr>
      </w:pPr>
      <w:r>
        <w:t xml:space="preserve">Is there a caption for each figure and table (including supplementary material)?</w:t>
      </w:r>
    </w:p>
    <w:p>
      <w:pPr>
        <w:pStyle w:val="Compact"/>
        <w:numPr>
          <w:ilvl w:val="0"/>
          <w:numId w:val="1149"/>
        </w:numPr>
      </w:pPr>
      <w:r>
        <w:t xml:space="preserve">Are tables/figures and supplementary material numbered in accordance with their appearance in the main text?</w:t>
      </w:r>
    </w:p>
    <w:p>
      <w:pPr>
        <w:pStyle w:val="Compact"/>
        <w:numPr>
          <w:ilvl w:val="0"/>
          <w:numId w:val="1149"/>
        </w:numPr>
      </w:pPr>
      <w:r>
        <w:t xml:space="preserve">Does the text use past tense if it is reporting research findings or future tense if it is a study protocol?</w:t>
      </w:r>
    </w:p>
    <w:p>
      <w:pPr>
        <w:pStyle w:val="Compact"/>
        <w:numPr>
          <w:ilvl w:val="0"/>
          <w:numId w:val="114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49"/>
        </w:numPr>
      </w:pPr>
      <w:r>
        <w:t xml:space="preserve">Does the text use minimal abbreviations, and are all abbreviations defined at first use?</w:t>
      </w:r>
    </w:p>
    <w:p>
      <w:pPr>
        <w:pStyle w:val="Compact"/>
        <w:numPr>
          <w:ilvl w:val="0"/>
          <w:numId w:val="114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4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4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59">
        <w:r>
          <w:rPr>
            <w:rStyle w:val="Hyperlink"/>
          </w:rPr>
          <w:t xml:space="preserve">here</w:t>
        </w:r>
      </w:hyperlink>
      <w:r>
        <w:t xml:space="preserve">)</w:t>
      </w:r>
    </w:p>
    <w:p>
      <w:pPr>
        <w:pStyle w:val="Compact"/>
        <w:numPr>
          <w:ilvl w:val="0"/>
          <w:numId w:val="114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60"/>
    <w:bookmarkStart w:id="463" w:name="figure-checklist"/>
    <w:p>
      <w:pPr>
        <w:pStyle w:val="Heading2"/>
      </w:pPr>
      <w:ins w:id="1534" w:author="PR Preview" w:date="2024-01-01T00:00:00Z">
        <w:r>
          <w:t xml:space="preserve">18.4 Figure checklist</w:t>
        </w:r>
      </w:ins>
    </w:p>
    <w:p>
      <w:pPr>
        <w:pStyle w:val="Compact"/>
        <w:numPr>
          <w:ilvl w:val="0"/>
          <w:numId w:val="1150"/>
        </w:numPr>
      </w:pPr>
      <w:r>
        <w:t xml:space="preserve">Are the x-axis and y-axis labeled?</w:t>
      </w:r>
    </w:p>
    <w:p>
      <w:pPr>
        <w:pStyle w:val="Compact"/>
        <w:numPr>
          <w:ilvl w:val="0"/>
          <w:numId w:val="1150"/>
        </w:numPr>
      </w:pPr>
      <w:r>
        <w:t xml:space="preserve">If the figure includes panels, is each panel labeled?</w:t>
      </w:r>
    </w:p>
    <w:p>
      <w:pPr>
        <w:pStyle w:val="Compact"/>
        <w:numPr>
          <w:ilvl w:val="0"/>
          <w:numId w:val="1150"/>
        </w:numPr>
      </w:pPr>
      <w:r>
        <w:t xml:space="preserve">Are there sufficient numerical / text labels and breaks on the x-axis and y-axis?</w:t>
      </w:r>
    </w:p>
    <w:p>
      <w:pPr>
        <w:pStyle w:val="Compact"/>
        <w:numPr>
          <w:ilvl w:val="0"/>
          <w:numId w:val="1150"/>
        </w:numPr>
      </w:pPr>
      <w:r>
        <w:t xml:space="preserve">Is the font size appropriate (i.e., large enough to read, not so large that it distracts from the data presented in the figure?)</w:t>
      </w:r>
    </w:p>
    <w:p>
      <w:pPr>
        <w:pStyle w:val="Compact"/>
        <w:numPr>
          <w:ilvl w:val="0"/>
          <w:numId w:val="1150"/>
        </w:numPr>
      </w:pPr>
      <w:r>
        <w:t xml:space="preserve">Are the colors used colorblind friendly? See a colorblind-friendly palette</w:t>
      </w:r>
      <w:r>
        <w:t xml:space="preserve"> </w:t>
      </w:r>
      <w:hyperlink r:id="rId461">
        <w:r>
          <w:rPr>
            <w:rStyle w:val="Hyperlink"/>
          </w:rPr>
          <w:t xml:space="preserve">here</w:t>
        </w:r>
      </w:hyperlink>
      <w:r>
        <w:t xml:space="preserve">, a neat palette generator with colorblind options</w:t>
      </w:r>
      <w:r>
        <w:t xml:space="preserve"> </w:t>
      </w:r>
      <w:hyperlink r:id="rId46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0"/>
        </w:numPr>
      </w:pPr>
      <w:r>
        <w:t xml:space="preserve">Are colors/shapes/line types defined in a legend?</w:t>
      </w:r>
    </w:p>
    <w:p>
      <w:pPr>
        <w:pStyle w:val="Compact"/>
        <w:numPr>
          <w:ilvl w:val="0"/>
          <w:numId w:val="1150"/>
        </w:numPr>
      </w:pPr>
      <w:r>
        <w:t xml:space="preserve">Are the legends and other labels easy to understand with minimal abbreviations?</w:t>
      </w:r>
    </w:p>
    <w:p>
      <w:pPr>
        <w:pStyle w:val="Compact"/>
        <w:numPr>
          <w:ilvl w:val="0"/>
          <w:numId w:val="1150"/>
        </w:numPr>
      </w:pPr>
      <w:r>
        <w:t xml:space="preserve">If there is overplotting, is transparency used to show overlapping data?</w:t>
      </w:r>
    </w:p>
    <w:p>
      <w:pPr>
        <w:pStyle w:val="Compact"/>
        <w:numPr>
          <w:ilvl w:val="0"/>
          <w:numId w:val="1150"/>
        </w:numPr>
      </w:pPr>
      <w:r>
        <w:t xml:space="preserve">Are 95% confidence intervals or other measures of precision shown, if applicable?</w:t>
      </w:r>
    </w:p>
    <w:p>
      <w:r>
        <w:br w:type="page"/>
      </w:r>
    </w:p>
    <w:bookmarkEnd w:id="463"/>
    <w:bookmarkEnd w:id="464"/>
    <w:bookmarkStart w:id="495" w:name="resources-2"/>
    <w:p>
      <w:pPr>
        <w:pStyle w:val="Heading1"/>
      </w:pPr>
      <w:ins w:id="1545" w:author="PR Preview" w:date="2024-01-01T00:00:00Z">
        <w:r>
          <w:t xml:space="preserve">19. Resources</w:t>
        </w:r>
      </w:ins>
    </w:p>
    <w:p>
      <w:pPr>
        <w:pStyle w:val="FirstParagraph"/>
      </w:pPr>
      <w:r>
        <w:t xml:space="preserve">Adapted by UCD-SeRG team from</w:t>
      </w:r>
      <w:r>
        <w:t xml:space="preserve"> </w:t>
      </w:r>
      <w:hyperlink r:id="rId465">
        <w:r>
          <w:rPr>
            <w:rStyle w:val="Hyperlink"/>
          </w:rPr>
          <w:t xml:space="preserve">original by Jade Benjamin-Chung and Kunal Mishra</w:t>
        </w:r>
      </w:hyperlink>
    </w:p>
    <w:bookmarkStart w:id="476" w:name="resources-for-r"/>
    <w:p>
      <w:pPr>
        <w:pStyle w:val="Heading2"/>
      </w:pPr>
      <w:ins w:id="1547" w:author="PR Preview" w:date="2024-01-01T00:00:00Z">
        <w:r>
          <w:t xml:space="preserve">19.1 Resources for R</w:t>
        </w:r>
      </w:ins>
    </w:p>
    <w:bookmarkStart w:id="467" w:name="books-and-comprehensive-guides"/>
    <w:p>
      <w:pPr>
        <w:pStyle w:val="Heading3"/>
      </w:pPr>
      <w:ins w:id="1548" w:author="PR Preview" w:date="2024-01-01T00:00:00Z">
        <w:r>
          <w:t xml:space="preserve">19.1.1 Books and Comprehensive Guides</w:t>
        </w:r>
      </w:ins>
    </w:p>
    <w:p>
      <w:pPr>
        <w:pStyle w:val="Compact"/>
        <w:numPr>
          <w:ilvl w:val="0"/>
          <w:numId w:val="115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1"/>
        </w:numPr>
      </w:pPr>
      <w:hyperlink r:id="rId466">
        <w:r>
          <w:rPr>
            <w:rStyle w:val="Hyperlink"/>
          </w:rPr>
          <w:t xml:space="preserve">Jade’s R-for-epi course</w:t>
        </w:r>
      </w:hyperlink>
    </w:p>
    <w:bookmarkEnd w:id="467"/>
    <w:bookmarkStart w:id="472" w:name="cheat-sheets"/>
    <w:p>
      <w:pPr>
        <w:pStyle w:val="Heading3"/>
      </w:pPr>
      <w:ins w:id="1556" w:author="PR Preview" w:date="2024-01-01T00:00:00Z">
        <w:r>
          <w:t xml:space="preserve">19.1.2 Cheat Sheets</w:t>
        </w:r>
      </w:ins>
    </w:p>
    <w:p>
      <w:pPr>
        <w:pStyle w:val="Compact"/>
        <w:numPr>
          <w:ilvl w:val="0"/>
          <w:numId w:val="1152"/>
        </w:numPr>
      </w:pPr>
      <w:hyperlink r:id="rId468">
        <w:r>
          <w:rPr>
            <w:rStyle w:val="Hyperlink"/>
          </w:rPr>
          <w:t xml:space="preserve">dplyr and tidyr cheat sheet</w:t>
        </w:r>
      </w:hyperlink>
    </w:p>
    <w:p>
      <w:pPr>
        <w:pStyle w:val="Compact"/>
        <w:numPr>
          <w:ilvl w:val="0"/>
          <w:numId w:val="1152"/>
        </w:numPr>
      </w:pPr>
      <w:hyperlink r:id="rId469">
        <w:r>
          <w:rPr>
            <w:rStyle w:val="Hyperlink"/>
          </w:rPr>
          <w:t xml:space="preserve">ggplot cheat sheet</w:t>
        </w:r>
      </w:hyperlink>
    </w:p>
    <w:p>
      <w:pPr>
        <w:pStyle w:val="Compact"/>
        <w:numPr>
          <w:ilvl w:val="0"/>
          <w:numId w:val="1152"/>
        </w:numPr>
      </w:pPr>
      <w:hyperlink r:id="rId470">
        <w:r>
          <w:rPr>
            <w:rStyle w:val="Hyperlink"/>
          </w:rPr>
          <w:t xml:space="preserve">data table cheat sheet</w:t>
        </w:r>
      </w:hyperlink>
    </w:p>
    <w:p>
      <w:pPr>
        <w:pStyle w:val="Compact"/>
        <w:numPr>
          <w:ilvl w:val="0"/>
          <w:numId w:val="1152"/>
        </w:numPr>
      </w:pPr>
      <w:hyperlink r:id="rId471">
        <w:r>
          <w:rPr>
            <w:rStyle w:val="Hyperlink"/>
          </w:rPr>
          <w:t xml:space="preserve">RMarkdown cheat sheet</w:t>
        </w:r>
      </w:hyperlink>
    </w:p>
    <w:bookmarkEnd w:id="472"/>
    <w:bookmarkStart w:id="474" w:name="style-and-best-practices"/>
    <w:p>
      <w:pPr>
        <w:pStyle w:val="Heading3"/>
      </w:pPr>
      <w:ins w:id="1561" w:author="PR Preview" w:date="2024-01-01T00:00:00Z">
        <w:r>
          <w:t xml:space="preserve">19.1.3 Style and Best Practices</w:t>
        </w:r>
      </w:ins>
    </w:p>
    <w:p>
      <w:pPr>
        <w:pStyle w:val="Compact"/>
        <w:numPr>
          <w:ilvl w:val="0"/>
          <w:numId w:val="1153"/>
        </w:numPr>
      </w:pPr>
      <w:hyperlink r:id="rId473">
        <w:r>
          <w:rPr>
            <w:rStyle w:val="Hyperlink"/>
          </w:rPr>
          <w:t xml:space="preserve">Hadley Wickham’s R Style Guide</w:t>
        </w:r>
      </w:hyperlink>
    </w:p>
    <w:bookmarkEnd w:id="474"/>
    <w:bookmarkStart w:id="475" w:name="tidy-evaluation-resources"/>
    <w:p>
      <w:pPr>
        <w:pStyle w:val="Heading3"/>
      </w:pPr>
      <w:ins w:id="1563" w:author="PR Preview" w:date="2024-01-01T00:00:00Z">
        <w:r>
          <w:t xml:space="preserve">19.1.4 Tidy Evaluation Resources</w:t>
        </w:r>
      </w:ins>
    </w:p>
    <w:p>
      <w:pPr>
        <w:pStyle w:val="Compact"/>
        <w:numPr>
          <w:ilvl w:val="0"/>
          <w:numId w:val="1154"/>
        </w:numPr>
      </w:pPr>
      <w:hyperlink r:id="rId147">
        <w:r>
          <w:rPr>
            <w:rStyle w:val="Hyperlink"/>
          </w:rPr>
          <w:t xml:space="preserve">Tidy Eval in 5 Minutes</w:t>
        </w:r>
      </w:hyperlink>
      <w:r>
        <w:t xml:space="preserve"> </w:t>
      </w:r>
      <w:r>
        <w:t xml:space="preserve">(video)</w:t>
      </w:r>
    </w:p>
    <w:p>
      <w:pPr>
        <w:pStyle w:val="Compact"/>
        <w:numPr>
          <w:ilvl w:val="0"/>
          <w:numId w:val="1154"/>
        </w:numPr>
      </w:pPr>
      <w:hyperlink r:id="rId148">
        <w:r>
          <w:rPr>
            <w:rStyle w:val="Hyperlink"/>
          </w:rPr>
          <w:t xml:space="preserve">Tidy Evaluation</w:t>
        </w:r>
      </w:hyperlink>
      <w:r>
        <w:t xml:space="preserve"> </w:t>
      </w:r>
      <w:r>
        <w:t xml:space="preserve">(e-book)</w:t>
      </w:r>
    </w:p>
    <w:p>
      <w:pPr>
        <w:pStyle w:val="Compact"/>
        <w:numPr>
          <w:ilvl w:val="0"/>
          <w:numId w:val="1154"/>
        </w:numPr>
      </w:pPr>
      <w:hyperlink r:id="rId150">
        <w:r>
          <w:rPr>
            <w:rStyle w:val="Hyperlink"/>
          </w:rPr>
          <w:t xml:space="preserve">Data Frame Columns as Arguments to Dplyr Functions</w:t>
        </w:r>
      </w:hyperlink>
      <w:r>
        <w:t xml:space="preserve"> </w:t>
      </w:r>
      <w:r>
        <w:t xml:space="preserve">(blog)</w:t>
      </w:r>
    </w:p>
    <w:p>
      <w:pPr>
        <w:pStyle w:val="Compact"/>
        <w:numPr>
          <w:ilvl w:val="0"/>
          <w:numId w:val="1154"/>
        </w:numPr>
      </w:pPr>
      <w:hyperlink r:id="rId151">
        <w:r>
          <w:rPr>
            <w:rStyle w:val="Hyperlink"/>
          </w:rPr>
          <w:t xml:space="preserve">Standard Evaluation for *_join</w:t>
        </w:r>
      </w:hyperlink>
      <w:r>
        <w:t xml:space="preserve"> </w:t>
      </w:r>
      <w:r>
        <w:t xml:space="preserve">(stackoverflow)</w:t>
      </w:r>
    </w:p>
    <w:p>
      <w:pPr>
        <w:pStyle w:val="Compact"/>
        <w:numPr>
          <w:ilvl w:val="0"/>
          <w:numId w:val="1154"/>
        </w:numPr>
      </w:pPr>
      <w:hyperlink r:id="rId148">
        <w:r>
          <w:rPr>
            <w:rStyle w:val="Hyperlink"/>
          </w:rPr>
          <w:t xml:space="preserve">Programming with dplyr</w:t>
        </w:r>
      </w:hyperlink>
      <w:r>
        <w:t xml:space="preserve"> </w:t>
      </w:r>
      <w:r>
        <w:t xml:space="preserve">(package vignette)</w:t>
      </w:r>
    </w:p>
    <w:bookmarkEnd w:id="475"/>
    <w:bookmarkEnd w:id="476"/>
    <w:bookmarkStart w:id="478" w:name="resources-for-git-github"/>
    <w:p>
      <w:pPr>
        <w:pStyle w:val="Heading2"/>
      </w:pPr>
      <w:ins w:id="1569" w:author="PR Preview" w:date="2024-01-01T00:00:00Z">
        <w:r>
          <w:t xml:space="preserve">19.2 Resources for Git &amp; Github</w:t>
        </w:r>
      </w:ins>
    </w:p>
    <w:p>
      <w:pPr>
        <w:pStyle w:val="Compact"/>
        <w:numPr>
          <w:ilvl w:val="0"/>
          <w:numId w:val="115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55"/>
        </w:numPr>
      </w:pPr>
      <w:hyperlink r:id="rId477">
        <w:r>
          <w:rPr>
            <w:rStyle w:val="Hyperlink"/>
          </w:rPr>
          <w:t xml:space="preserve">GitHub Skills: Introduction to GitHub</w:t>
        </w:r>
      </w:hyperlink>
    </w:p>
    <w:bookmarkEnd w:id="478"/>
    <w:bookmarkStart w:id="479" w:name="scientific-figures"/>
    <w:p>
      <w:pPr>
        <w:pStyle w:val="Heading2"/>
      </w:pPr>
      <w:ins w:id="1572" w:author="PR Preview" w:date="2024-01-01T00:00:00Z">
        <w:r>
          <w:t xml:space="preserve">19.3 Scientific figures</w:t>
        </w:r>
      </w:ins>
    </w:p>
    <w:p>
      <w:pPr>
        <w:pStyle w:val="Compact"/>
        <w:numPr>
          <w:ilvl w:val="0"/>
          <w:numId w:val="1156"/>
        </w:numPr>
      </w:pPr>
      <w:r>
        <w:t xml:space="preserve">Ten Simple Rules for Better Figures</w:t>
      </w:r>
      <w:r>
        <w:t xml:space="preserve"> </w:t>
      </w:r>
      <w:r>
        <w:t xml:space="preserve">(Rougier, Droettboom, and Bourne 2014)</w:t>
      </w:r>
    </w:p>
    <w:bookmarkEnd w:id="479"/>
    <w:bookmarkStart w:id="482" w:name="writing"/>
    <w:p>
      <w:pPr>
        <w:pStyle w:val="Heading2"/>
      </w:pPr>
      <w:ins w:id="1574" w:author="PR Preview" w:date="2024-01-01T00:00:00Z">
        <w:r>
          <w:t xml:space="preserve">19.4 Writing</w:t>
        </w:r>
      </w:ins>
    </w:p>
    <w:p>
      <w:pPr>
        <w:pStyle w:val="Compact"/>
        <w:numPr>
          <w:ilvl w:val="0"/>
          <w:numId w:val="1157"/>
        </w:numPr>
      </w:pPr>
      <w:r>
        <w:t xml:space="preserve">Unpacking the Scientific Toolbox</w:t>
      </w:r>
      <w:r>
        <w:t xml:space="preserve"> </w:t>
      </w:r>
      <w:r>
        <w:t xml:space="preserve">(Silbiger and Stubler 2019)</w:t>
      </w:r>
    </w:p>
    <w:p>
      <w:pPr>
        <w:pStyle w:val="Compact"/>
        <w:numPr>
          <w:ilvl w:val="0"/>
          <w:numId w:val="1157"/>
        </w:numPr>
      </w:pPr>
      <w:r>
        <w:t xml:space="preserve">ICMJE Definition of authorship</w:t>
      </w:r>
      <w:r>
        <w:t xml:space="preserve"> </w:t>
      </w:r>
      <w:r>
        <w:t xml:space="preserve">(International Committee of Medical Journal Editors, n.d.)</w:t>
      </w:r>
    </w:p>
    <w:p>
      <w:pPr>
        <w:pStyle w:val="Compact"/>
        <w:numPr>
          <w:ilvl w:val="0"/>
          <w:numId w:val="1157"/>
        </w:numPr>
      </w:pPr>
      <w:r>
        <w:t xml:space="preserve">Computational science: …why scientific programming does not compute</w:t>
      </w:r>
      <w:r>
        <w:t xml:space="preserve"> </w:t>
      </w:r>
      <w:r>
        <w:t xml:space="preserve">(Merali and Giles 2010)</w:t>
      </w:r>
    </w:p>
    <w:p>
      <w:pPr>
        <w:pStyle w:val="Compact"/>
        <w:numPr>
          <w:ilvl w:val="0"/>
          <w:numId w:val="1157"/>
        </w:numPr>
      </w:pPr>
      <w:hyperlink r:id="rId480">
        <w:r>
          <w:rPr>
            <w:rStyle w:val="Hyperlink"/>
          </w:rPr>
          <w:t xml:space="preserve">The Pathway to Publishing: A Guide to Quantitative Writing in the Health Sciences</w:t>
        </w:r>
      </w:hyperlink>
    </w:p>
    <w:p>
      <w:pPr>
        <w:pStyle w:val="Compact"/>
        <w:numPr>
          <w:ilvl w:val="0"/>
          <w:numId w:val="1157"/>
        </w:numPr>
      </w:pPr>
      <w:hyperlink r:id="rId481">
        <w:r>
          <w:rPr>
            <w:rStyle w:val="Hyperlink"/>
          </w:rPr>
          <w:t xml:space="preserve">Secret, actionable writing tips</w:t>
        </w:r>
      </w:hyperlink>
    </w:p>
    <w:bookmarkEnd w:id="482"/>
    <w:bookmarkStart w:id="486" w:name="presentations"/>
    <w:p>
      <w:pPr>
        <w:pStyle w:val="Heading2"/>
      </w:pPr>
      <w:ins w:id="1580" w:author="PR Preview" w:date="2024-01-01T00:00:00Z">
        <w:r>
          <w:t xml:space="preserve">19.5 Presentations</w:t>
        </w:r>
      </w:ins>
    </w:p>
    <w:p>
      <w:pPr>
        <w:pStyle w:val="Compact"/>
        <w:numPr>
          <w:ilvl w:val="0"/>
          <w:numId w:val="1158"/>
        </w:numPr>
      </w:pPr>
      <w:r>
        <w:t xml:space="preserve">How to tell a compelling story in scientific presentations</w:t>
      </w:r>
      <w:r>
        <w:t xml:space="preserve"> </w:t>
      </w:r>
      <w:r>
        <w:t xml:space="preserve">(Van Noorden 2021)</w:t>
      </w:r>
    </w:p>
    <w:p>
      <w:pPr>
        <w:pStyle w:val="Compact"/>
        <w:numPr>
          <w:ilvl w:val="0"/>
          <w:numId w:val="1158"/>
        </w:numPr>
      </w:pPr>
      <w:hyperlink r:id="rId483">
        <w:r>
          <w:rPr>
            <w:rStyle w:val="Hyperlink"/>
          </w:rPr>
          <w:t xml:space="preserve">How to give a killer narratively-driven scientific talk</w:t>
        </w:r>
      </w:hyperlink>
    </w:p>
    <w:p>
      <w:pPr>
        <w:pStyle w:val="Compact"/>
        <w:numPr>
          <w:ilvl w:val="0"/>
          <w:numId w:val="1158"/>
        </w:numPr>
      </w:pPr>
      <w:hyperlink r:id="rId484">
        <w:r>
          <w:rPr>
            <w:rStyle w:val="Hyperlink"/>
          </w:rPr>
          <w:t xml:space="preserve">How to make a better poster</w:t>
        </w:r>
      </w:hyperlink>
    </w:p>
    <w:p>
      <w:pPr>
        <w:pStyle w:val="Compact"/>
        <w:numPr>
          <w:ilvl w:val="0"/>
          <w:numId w:val="1158"/>
        </w:numPr>
      </w:pPr>
      <w:hyperlink r:id="rId485">
        <w:r>
          <w:rPr>
            <w:rStyle w:val="Hyperlink"/>
          </w:rPr>
          <w:t xml:space="preserve">How to make an even better poster</w:t>
        </w:r>
      </w:hyperlink>
    </w:p>
    <w:bookmarkEnd w:id="486"/>
    <w:bookmarkStart w:id="488" w:name="professional-advice"/>
    <w:p>
      <w:pPr>
        <w:pStyle w:val="Heading2"/>
      </w:pPr>
      <w:ins w:id="1585" w:author="PR Preview" w:date="2024-01-01T00:00:00Z">
        <w:r>
          <w:t xml:space="preserve">19.6 Professional advice</w:t>
        </w:r>
      </w:ins>
    </w:p>
    <w:p>
      <w:pPr>
        <w:pStyle w:val="Compact"/>
        <w:numPr>
          <w:ilvl w:val="0"/>
          <w:numId w:val="1159"/>
        </w:numPr>
      </w:pPr>
      <w:hyperlink r:id="rId487">
        <w:r>
          <w:rPr>
            <w:rStyle w:val="Hyperlink"/>
          </w:rPr>
          <w:t xml:space="preserve">Professional advice, especially for your first job</w:t>
        </w:r>
      </w:hyperlink>
    </w:p>
    <w:bookmarkEnd w:id="488"/>
    <w:bookmarkStart w:id="491" w:name="funding"/>
    <w:p>
      <w:pPr>
        <w:pStyle w:val="Heading2"/>
      </w:pPr>
      <w:ins w:id="1587" w:author="PR Preview" w:date="2024-01-01T00:00:00Z">
        <w:r>
          <w:t xml:space="preserve">19.7 Funding</w:t>
        </w:r>
      </w:ins>
    </w:p>
    <w:p>
      <w:pPr>
        <w:pStyle w:val="Compact"/>
        <w:numPr>
          <w:ilvl w:val="0"/>
          <w:numId w:val="1160"/>
        </w:numPr>
      </w:pPr>
      <w:hyperlink r:id="rId489">
        <w:r>
          <w:rPr>
            <w:rStyle w:val="Hyperlink"/>
          </w:rPr>
          <w:t xml:space="preserve">Building Your Funding Train</w:t>
        </w:r>
      </w:hyperlink>
    </w:p>
    <w:p>
      <w:pPr>
        <w:pStyle w:val="Compact"/>
        <w:numPr>
          <w:ilvl w:val="0"/>
          <w:numId w:val="1160"/>
        </w:numPr>
      </w:pPr>
      <w:hyperlink r:id="rId490">
        <w:r>
          <w:rPr>
            <w:rStyle w:val="Hyperlink"/>
          </w:rPr>
          <w:t xml:space="preserve">NIH Grant Writing Resources</w:t>
        </w:r>
      </w:hyperlink>
    </w:p>
    <w:bookmarkEnd w:id="491"/>
    <w:bookmarkStart w:id="494" w:name="ethics-and-global-health-research"/>
    <w:p>
      <w:pPr>
        <w:pStyle w:val="Heading2"/>
      </w:pPr>
      <w:ins w:id="1590" w:author="PR Preview" w:date="2024-01-01T00:00:00Z">
        <w:r>
          <w:t xml:space="preserve">19.8 Ethics and global health research</w:t>
        </w:r>
      </w:ins>
    </w:p>
    <w:p>
      <w:pPr>
        <w:pStyle w:val="Compact"/>
        <w:numPr>
          <w:ilvl w:val="0"/>
          <w:numId w:val="1161"/>
        </w:numPr>
      </w:pPr>
      <w:hyperlink r:id="rId492">
        <w:r>
          <w:rPr>
            <w:rStyle w:val="Hyperlink"/>
          </w:rPr>
          <w:t xml:space="preserve">Global Code of Conduct For Research in Resource-Poor Settings</w:t>
        </w:r>
      </w:hyperlink>
    </w:p>
    <w:p>
      <w:pPr>
        <w:pStyle w:val="Compact"/>
        <w:numPr>
          <w:ilvl w:val="0"/>
          <w:numId w:val="1161"/>
        </w:numPr>
      </w:pPr>
      <w:r>
        <w:t xml:space="preserve">Addressing power asymmetries in global health</w:t>
      </w:r>
      <w:r>
        <w:t xml:space="preserve"> </w:t>
      </w:r>
      <w:r>
        <w:t xml:space="preserve">(Abimbola et al. 2022)</w:t>
      </w:r>
    </w:p>
    <w:p>
      <w:pPr>
        <w:pStyle w:val="Compact"/>
        <w:numPr>
          <w:ilvl w:val="0"/>
          <w:numId w:val="1161"/>
        </w:numPr>
      </w:pPr>
      <w:hyperlink r:id="rId493">
        <w:r>
          <w:rPr>
            <w:rStyle w:val="Hyperlink"/>
          </w:rPr>
          <w:t xml:space="preserve">Transforming Global Health Partnerships</w:t>
        </w:r>
      </w:hyperlink>
    </w:p>
    <w:p>
      <w:r>
        <w:br w:type="page"/>
      </w:r>
    </w:p>
    <w:bookmarkEnd w:id="494"/>
    <w:bookmarkEnd w:id="495"/>
    <w:bookmarkStart w:id="513" w:name="professional-development"/>
    <w:p>
      <w:pPr>
        <w:pStyle w:val="Heading1"/>
      </w:pPr>
      <w:ins w:id="1595" w:author="PR Preview" w:date="2024-01-01T00:00:00Z">
        <w:r>
          <w:t xml:space="preserve">20. Professional Development</w:t>
        </w:r>
      </w:ins>
    </w:p>
    <w:p>
      <w:pPr>
        <w:pStyle w:val="FirstParagraph"/>
      </w:pPr>
      <w:r>
        <w:t xml:space="preserve">Adapted by UCD-SeRG team from</w:t>
      </w:r>
      <w:r>
        <w:t xml:space="preserve"> </w:t>
      </w:r>
      <w:hyperlink r:id="rId496">
        <w:r>
          <w:rPr>
            <w:rStyle w:val="Hyperlink"/>
          </w:rPr>
          <w:t xml:space="preserve">original by Jade Benjamin-Chung</w:t>
        </w:r>
      </w:hyperlink>
    </w:p>
    <w:bookmarkStart w:id="497" w:name="mentoring-philosophy"/>
    <w:p>
      <w:pPr>
        <w:pStyle w:val="Heading2"/>
      </w:pPr>
      <w:ins w:id="1597" w:author="PR Preview" w:date="2024-01-01T00:00:00Z">
        <w:r>
          <w:t xml:space="preserve">20.1 Mentoring Philosophy</w:t>
        </w:r>
      </w:ins>
    </w:p>
    <w:p>
      <w:pPr>
        <w:pStyle w:val="FirstParagraph"/>
      </w:pPr>
      <w:r>
        <w:t xml:space="preserve">We believe in individualized mentoring that supports each person’s unique career goals. Effective mentoring requires:</w:t>
      </w:r>
    </w:p>
    <w:p>
      <w:pPr>
        <w:pStyle w:val="Compact"/>
        <w:numPr>
          <w:ilvl w:val="0"/>
          <w:numId w:val="1162"/>
        </w:numPr>
      </w:pPr>
      <w:r>
        <w:t xml:space="preserve">Regular, open communication between mentees and mentors</w:t>
      </w:r>
    </w:p>
    <w:p>
      <w:pPr>
        <w:pStyle w:val="Compact"/>
        <w:numPr>
          <w:ilvl w:val="0"/>
          <w:numId w:val="1162"/>
        </w:numPr>
      </w:pPr>
      <w:r>
        <w:t xml:space="preserve">Mutual respect and trust</w:t>
      </w:r>
    </w:p>
    <w:p>
      <w:pPr>
        <w:pStyle w:val="Compact"/>
        <w:numPr>
          <w:ilvl w:val="0"/>
          <w:numId w:val="1162"/>
        </w:numPr>
      </w:pPr>
      <w:r>
        <w:t xml:space="preserve">Clear expectations and goals</w:t>
      </w:r>
    </w:p>
    <w:p>
      <w:pPr>
        <w:pStyle w:val="Compact"/>
        <w:numPr>
          <w:ilvl w:val="0"/>
          <w:numId w:val="1162"/>
        </w:numPr>
      </w:pPr>
      <w:r>
        <w:t xml:space="preserve">Constructive feedback</w:t>
      </w:r>
    </w:p>
    <w:p>
      <w:pPr>
        <w:pStyle w:val="Compact"/>
        <w:numPr>
          <w:ilvl w:val="0"/>
          <w:numId w:val="1162"/>
        </w:numPr>
      </w:pPr>
      <w:r>
        <w:t xml:space="preserve">Support for both research and career development</w:t>
      </w:r>
    </w:p>
    <w:bookmarkEnd w:id="497"/>
    <w:bookmarkStart w:id="500" w:name="individual-development-plans"/>
    <w:p>
      <w:pPr>
        <w:pStyle w:val="Heading2"/>
      </w:pPr>
      <w:ins w:id="1604" w:author="PR Preview" w:date="2024-01-01T00:00:00Z">
        <w:r>
          <w:t xml:space="preserve">20.2 Individual Development Plans</w:t>
        </w:r>
      </w:ins>
    </w:p>
    <w:p>
      <w:pPr>
        <w:pStyle w:val="FirstParagraph"/>
      </w:pPr>
      <w:r>
        <w:t xml:space="preserve">All graduate students and postdocs should maintain an Individual Development Plan (IDP) that outlines:</w:t>
      </w:r>
    </w:p>
    <w:p>
      <w:pPr>
        <w:pStyle w:val="Compact"/>
        <w:numPr>
          <w:ilvl w:val="0"/>
          <w:numId w:val="1163"/>
        </w:numPr>
      </w:pPr>
      <w:r>
        <w:t xml:space="preserve">Short-term and long-term career goals</w:t>
      </w:r>
    </w:p>
    <w:p>
      <w:pPr>
        <w:pStyle w:val="Compact"/>
        <w:numPr>
          <w:ilvl w:val="0"/>
          <w:numId w:val="1163"/>
        </w:numPr>
      </w:pPr>
      <w:r>
        <w:t xml:space="preserve">Skills to develop</w:t>
      </w:r>
    </w:p>
    <w:p>
      <w:pPr>
        <w:pStyle w:val="Compact"/>
        <w:numPr>
          <w:ilvl w:val="0"/>
          <w:numId w:val="1163"/>
        </w:numPr>
      </w:pPr>
      <w:r>
        <w:t xml:space="preserve">Training needs and opportunities</w:t>
      </w:r>
    </w:p>
    <w:p>
      <w:pPr>
        <w:pStyle w:val="Compact"/>
        <w:numPr>
          <w:ilvl w:val="0"/>
          <w:numId w:val="1163"/>
        </w:numPr>
      </w:pPr>
      <w:r>
        <w:t xml:space="preserve">Timeline and milestones</w:t>
      </w:r>
    </w:p>
    <w:p>
      <w:pPr>
        <w:pStyle w:val="Compact"/>
        <w:numPr>
          <w:ilvl w:val="0"/>
          <w:numId w:val="1163"/>
        </w:numPr>
      </w:pPr>
      <w:r>
        <w:t xml:space="preserve">Progress toward goals</w:t>
      </w:r>
    </w:p>
    <w:p>
      <w:pPr>
        <w:pStyle w:val="FirstParagraph"/>
      </w:pPr>
      <w:r>
        <w:t xml:space="preserve">Update your IDP at least annually and discuss it with your PI. Useful resources:</w:t>
      </w:r>
    </w:p>
    <w:p>
      <w:pPr>
        <w:pStyle w:val="Compact"/>
        <w:numPr>
          <w:ilvl w:val="0"/>
          <w:numId w:val="1164"/>
        </w:numPr>
      </w:pPr>
      <w:hyperlink r:id="rId498">
        <w:r>
          <w:rPr>
            <w:rStyle w:val="Hyperlink"/>
          </w:rPr>
          <w:t xml:space="preserve">myIDP - Individual Development Plan tool</w:t>
        </w:r>
      </w:hyperlink>
    </w:p>
    <w:p>
      <w:pPr>
        <w:pStyle w:val="Compact"/>
        <w:numPr>
          <w:ilvl w:val="0"/>
          <w:numId w:val="1164"/>
        </w:numPr>
      </w:pPr>
      <w:hyperlink r:id="rId499">
        <w:r>
          <w:rPr>
            <w:rStyle w:val="Hyperlink"/>
          </w:rPr>
          <w:t xml:space="preserve">NIH OITE Career Resources</w:t>
        </w:r>
      </w:hyperlink>
    </w:p>
    <w:bookmarkEnd w:id="500"/>
    <w:bookmarkStart w:id="503" w:name="presentations-and-conferences"/>
    <w:p>
      <w:pPr>
        <w:pStyle w:val="Heading2"/>
      </w:pPr>
      <w:ins w:id="1614" w:author="PR Preview" w:date="2024-01-01T00:00:00Z">
        <w:r>
          <w:t xml:space="preserve">20.3 Presentations and Conferences</w:t>
        </w:r>
      </w:ins>
    </w:p>
    <w:p>
      <w:pPr>
        <w:pStyle w:val="FirstParagraph"/>
      </w:pPr>
      <w:r>
        <w:t xml:space="preserve">We encourage lab members to present their work at conferences and seminars:</w:t>
      </w:r>
    </w:p>
    <w:p>
      <w:pPr>
        <w:pStyle w:val="Compact"/>
        <w:numPr>
          <w:ilvl w:val="0"/>
          <w:numId w:val="1165"/>
        </w:numPr>
      </w:pPr>
      <w:r>
        <w:t xml:space="preserve">Discuss conference opportunities with PIs early</w:t>
      </w:r>
    </w:p>
    <w:p>
      <w:pPr>
        <w:pStyle w:val="Compact"/>
        <w:numPr>
          <w:ilvl w:val="0"/>
          <w:numId w:val="1165"/>
        </w:numPr>
      </w:pPr>
      <w:r>
        <w:t xml:space="preserve">Submit abstracts with PI approval</w:t>
      </w:r>
    </w:p>
    <w:p>
      <w:pPr>
        <w:pStyle w:val="Compact"/>
        <w:numPr>
          <w:ilvl w:val="0"/>
          <w:numId w:val="1165"/>
        </w:numPr>
      </w:pPr>
      <w:r>
        <w:t xml:space="preserve">Practice presentations in lab meeting before the conference</w:t>
      </w:r>
    </w:p>
    <w:p>
      <w:pPr>
        <w:pStyle w:val="Compact"/>
        <w:numPr>
          <w:ilvl w:val="0"/>
          <w:numId w:val="116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66"/>
        </w:numPr>
      </w:pPr>
      <w:hyperlink r:id="rId501">
        <w:r>
          <w:rPr>
            <w:rStyle w:val="Hyperlink"/>
          </w:rPr>
          <w:t xml:space="preserve">How to tell a compelling story in scientific presentations</w:t>
        </w:r>
      </w:hyperlink>
    </w:p>
    <w:p>
      <w:pPr>
        <w:pStyle w:val="Compact"/>
        <w:numPr>
          <w:ilvl w:val="0"/>
          <w:numId w:val="1166"/>
        </w:numPr>
      </w:pPr>
      <w:hyperlink r:id="rId483">
        <w:r>
          <w:rPr>
            <w:rStyle w:val="Hyperlink"/>
          </w:rPr>
          <w:t xml:space="preserve">How to give a killer narratively-driven scientific talk</w:t>
        </w:r>
      </w:hyperlink>
    </w:p>
    <w:p>
      <w:pPr>
        <w:pStyle w:val="Compact"/>
        <w:numPr>
          <w:ilvl w:val="0"/>
          <w:numId w:val="1166"/>
        </w:numPr>
      </w:pPr>
      <w:hyperlink r:id="rId502">
        <w:r>
          <w:rPr>
            <w:rStyle w:val="Hyperlink"/>
          </w:rPr>
          <w:t xml:space="preserve">How to make a better poster</w:t>
        </w:r>
      </w:hyperlink>
    </w:p>
    <w:p>
      <w:pPr>
        <w:pStyle w:val="Compact"/>
        <w:numPr>
          <w:ilvl w:val="0"/>
          <w:numId w:val="1166"/>
        </w:numPr>
      </w:pPr>
      <w:hyperlink r:id="rId485">
        <w:r>
          <w:rPr>
            <w:rStyle w:val="Hyperlink"/>
          </w:rPr>
          <w:t xml:space="preserve">How to make an even better poster</w:t>
        </w:r>
      </w:hyperlink>
    </w:p>
    <w:bookmarkEnd w:id="503"/>
    <w:bookmarkStart w:id="507" w:name="scientific-figures-1"/>
    <w:p>
      <w:pPr>
        <w:pStyle w:val="Heading2"/>
      </w:pPr>
      <w:ins w:id="1625" w:author="PR Preview" w:date="2024-01-01T00:00:00Z">
        <w:r>
          <w:t xml:space="preserve">20.4 Scientific Figures</w:t>
        </w:r>
      </w:ins>
    </w:p>
    <w:p>
      <w:pPr>
        <w:pStyle w:val="FirstParagraph"/>
      </w:pPr>
      <w:r>
        <w:t xml:space="preserve">Creating clear, effective figures is essential for communicating research findings:</w:t>
      </w:r>
    </w:p>
    <w:p>
      <w:pPr>
        <w:pStyle w:val="Compact"/>
        <w:numPr>
          <w:ilvl w:val="0"/>
          <w:numId w:val="1167"/>
        </w:numPr>
      </w:pPr>
      <w:r>
        <w:t xml:space="preserve">Label x-axis and y-axis clearly</w:t>
      </w:r>
    </w:p>
    <w:p>
      <w:pPr>
        <w:pStyle w:val="Compact"/>
        <w:numPr>
          <w:ilvl w:val="0"/>
          <w:numId w:val="1167"/>
        </w:numPr>
      </w:pPr>
      <w:r>
        <w:t xml:space="preserve">Use panel labels when including multiple subplots</w:t>
      </w:r>
    </w:p>
    <w:p>
      <w:pPr>
        <w:pStyle w:val="Compact"/>
        <w:numPr>
          <w:ilvl w:val="0"/>
          <w:numId w:val="1167"/>
        </w:numPr>
      </w:pPr>
      <w:r>
        <w:t xml:space="preserve">Include sufficient tick marks and labels</w:t>
      </w:r>
    </w:p>
    <w:p>
      <w:pPr>
        <w:pStyle w:val="Compact"/>
        <w:numPr>
          <w:ilvl w:val="0"/>
          <w:numId w:val="1167"/>
        </w:numPr>
      </w:pPr>
      <w:r>
        <w:t xml:space="preserve">Use appropriate font sizes (readable but not distracting)</w:t>
      </w:r>
    </w:p>
    <w:p>
      <w:pPr>
        <w:pStyle w:val="Compact"/>
        <w:numPr>
          <w:ilvl w:val="0"/>
          <w:numId w:val="1167"/>
        </w:numPr>
      </w:pPr>
      <w:r>
        <w:t xml:space="preserve">Use colorblind-friendly palettes (see</w:t>
      </w:r>
      <w:r>
        <w:t xml:space="preserve"> </w:t>
      </w:r>
      <w:hyperlink r:id="rId504">
        <w:r>
          <w:rPr>
            <w:rStyle w:val="Hyperlink"/>
          </w:rPr>
          <w:t xml:space="preserve">ColorBrewer</w:t>
        </w:r>
      </w:hyperlink>
      <w:r>
        <w:t xml:space="preserve"> </w:t>
      </w:r>
      <w:r>
        <w:t xml:space="preserve">or</w:t>
      </w:r>
      <w:r>
        <w:t xml:space="preserve"> </w:t>
      </w:r>
      <w:hyperlink r:id="rId505">
        <w:r>
          <w:rPr>
            <w:rStyle w:val="Hyperlink"/>
          </w:rPr>
          <w:t xml:space="preserve">iwanthue</w:t>
        </w:r>
      </w:hyperlink>
      <w:r>
        <w:t xml:space="preserve">)</w:t>
      </w:r>
    </w:p>
    <w:p>
      <w:pPr>
        <w:pStyle w:val="Compact"/>
        <w:numPr>
          <w:ilvl w:val="0"/>
          <w:numId w:val="1167"/>
        </w:numPr>
      </w:pPr>
      <w:r>
        <w:t xml:space="preserve">Define colors, shapes, and line types in legends</w:t>
      </w:r>
    </w:p>
    <w:p>
      <w:pPr>
        <w:pStyle w:val="Compact"/>
        <w:numPr>
          <w:ilvl w:val="0"/>
          <w:numId w:val="1167"/>
        </w:numPr>
      </w:pPr>
      <w:r>
        <w:t xml:space="preserve">Minimize abbreviations in labels and legends</w:t>
      </w:r>
    </w:p>
    <w:p>
      <w:pPr>
        <w:pStyle w:val="Compact"/>
        <w:numPr>
          <w:ilvl w:val="0"/>
          <w:numId w:val="1167"/>
        </w:numPr>
      </w:pPr>
      <w:r>
        <w:t xml:space="preserve">Use transparency to show overlapping data</w:t>
      </w:r>
    </w:p>
    <w:p>
      <w:pPr>
        <w:pStyle w:val="Compact"/>
        <w:numPr>
          <w:ilvl w:val="0"/>
          <w:numId w:val="1167"/>
        </w:numPr>
      </w:pPr>
      <w:r>
        <w:t xml:space="preserve">Show measures of precision (e.g., 95% confidence intervals)</w:t>
      </w:r>
    </w:p>
    <w:p>
      <w:pPr>
        <w:pStyle w:val="FirstParagraph"/>
      </w:pPr>
      <w:r>
        <w:rPr>
          <w:b/>
          <w:bCs/>
        </w:rPr>
        <w:t xml:space="preserve">Resources:</w:t>
      </w:r>
    </w:p>
    <w:p>
      <w:pPr>
        <w:pStyle w:val="Compact"/>
        <w:numPr>
          <w:ilvl w:val="0"/>
          <w:numId w:val="1168"/>
        </w:numPr>
      </w:pPr>
      <w:hyperlink r:id="rId506">
        <w:r>
          <w:rPr>
            <w:rStyle w:val="Hyperlink"/>
          </w:rPr>
          <w:t xml:space="preserve">Ten Simple Rules for Better Figures</w:t>
        </w:r>
      </w:hyperlink>
    </w:p>
    <w:bookmarkEnd w:id="507"/>
    <w:bookmarkStart w:id="510" w:name="grant-writing"/>
    <w:p>
      <w:pPr>
        <w:pStyle w:val="Heading2"/>
      </w:pPr>
      <w:ins w:id="1638" w:author="PR Preview" w:date="2024-01-01T00:00:00Z">
        <w:r>
          <w:t xml:space="preserve">20.5 Grant Writing</w:t>
        </w:r>
      </w:ins>
    </w:p>
    <w:p>
      <w:pPr>
        <w:pStyle w:val="Compact"/>
        <w:numPr>
          <w:ilvl w:val="0"/>
          <w:numId w:val="1169"/>
        </w:numPr>
      </w:pPr>
      <w:r>
        <w:t xml:space="preserve">Graduate students and postdocs are encouraged to apply for fellowships (e.g., NIH F31, NSF GRFP, K awards)</w:t>
      </w:r>
    </w:p>
    <w:p>
      <w:pPr>
        <w:pStyle w:val="Compact"/>
        <w:numPr>
          <w:ilvl w:val="0"/>
          <w:numId w:val="1169"/>
        </w:numPr>
      </w:pPr>
      <w:r>
        <w:t xml:space="preserve">PIs will support fellowship applications with feedback, letters of support, and mentoring</w:t>
      </w:r>
    </w:p>
    <w:p>
      <w:pPr>
        <w:pStyle w:val="Compact"/>
        <w:numPr>
          <w:ilvl w:val="0"/>
          <w:numId w:val="1169"/>
        </w:numPr>
      </w:pPr>
      <w:r>
        <w:t xml:space="preserve">Start planning fellowship applications well in advance of deadlines (typically 3-6 months)</w:t>
      </w:r>
    </w:p>
    <w:p>
      <w:pPr>
        <w:pStyle w:val="Compact"/>
        <w:numPr>
          <w:ilvl w:val="0"/>
          <w:numId w:val="1169"/>
        </w:numPr>
      </w:pPr>
      <w:r>
        <w:t xml:space="preserve">Attend grant writing workshops and seek feedback from multiple sources</w:t>
      </w:r>
    </w:p>
    <w:p>
      <w:pPr>
        <w:pStyle w:val="FirstParagraph"/>
      </w:pPr>
      <w:r>
        <w:rPr>
          <w:b/>
          <w:bCs/>
        </w:rPr>
        <w:t xml:space="preserve">Resources:</w:t>
      </w:r>
    </w:p>
    <w:p>
      <w:pPr>
        <w:pStyle w:val="Compact"/>
        <w:numPr>
          <w:ilvl w:val="0"/>
          <w:numId w:val="1170"/>
        </w:numPr>
      </w:pPr>
      <w:hyperlink r:id="rId508">
        <w:r>
          <w:rPr>
            <w:rStyle w:val="Hyperlink"/>
          </w:rPr>
          <w:t xml:space="preserve">Building Your Funding Train</w:t>
        </w:r>
      </w:hyperlink>
    </w:p>
    <w:p>
      <w:pPr>
        <w:pStyle w:val="Compact"/>
        <w:numPr>
          <w:ilvl w:val="0"/>
          <w:numId w:val="1170"/>
        </w:numPr>
      </w:pPr>
      <w:hyperlink r:id="rId509">
        <w:r>
          <w:rPr>
            <w:rStyle w:val="Hyperlink"/>
          </w:rPr>
          <w:t xml:space="preserve">NIH Funding Opportunities</w:t>
        </w:r>
      </w:hyperlink>
    </w:p>
    <w:p>
      <w:pPr>
        <w:pStyle w:val="Compact"/>
        <w:numPr>
          <w:ilvl w:val="0"/>
          <w:numId w:val="1170"/>
        </w:numPr>
      </w:pPr>
      <w:hyperlink r:id="rId490">
        <w:r>
          <w:rPr>
            <w:rStyle w:val="Hyperlink"/>
          </w:rPr>
          <w:t xml:space="preserve">NIH Grant Writing Resources</w:t>
        </w:r>
      </w:hyperlink>
    </w:p>
    <w:bookmarkEnd w:id="510"/>
    <w:bookmarkStart w:id="511" w:name="teaching-and-outreach"/>
    <w:p>
      <w:pPr>
        <w:pStyle w:val="Heading2"/>
      </w:pPr>
      <w:ins w:id="1647" w:author="PR Preview" w:date="2024-01-01T00:00:00Z">
        <w:r>
          <w:t xml:space="preserve">20.6 Teaching and Outreach</w:t>
        </w:r>
      </w:ins>
    </w:p>
    <w:p>
      <w:pPr>
        <w:pStyle w:val="FirstParagraph"/>
      </w:pPr>
      <w:r>
        <w:t xml:space="preserve">Teaching and outreach are valuable professional development opportunities:</w:t>
      </w:r>
    </w:p>
    <w:p>
      <w:pPr>
        <w:pStyle w:val="Compact"/>
        <w:numPr>
          <w:ilvl w:val="0"/>
          <w:numId w:val="1171"/>
        </w:numPr>
      </w:pPr>
      <w:r>
        <w:t xml:space="preserve">Graduate students are encouraged to gain teaching experience</w:t>
      </w:r>
    </w:p>
    <w:p>
      <w:pPr>
        <w:pStyle w:val="Compact"/>
        <w:numPr>
          <w:ilvl w:val="0"/>
          <w:numId w:val="1171"/>
        </w:numPr>
      </w:pPr>
      <w:r>
        <w:t xml:space="preserve">We support science communication and outreach activities</w:t>
      </w:r>
    </w:p>
    <w:p>
      <w:pPr>
        <w:pStyle w:val="Compact"/>
        <w:numPr>
          <w:ilvl w:val="0"/>
          <w:numId w:val="1171"/>
        </w:numPr>
      </w:pPr>
      <w:r>
        <w:t xml:space="preserve">Discuss opportunities with PIs</w:t>
      </w:r>
    </w:p>
    <w:bookmarkEnd w:id="511"/>
    <w:bookmarkStart w:id="512" w:name="networking"/>
    <w:p>
      <w:pPr>
        <w:pStyle w:val="Heading2"/>
      </w:pPr>
      <w:ins w:id="1652" w:author="PR Preview" w:date="2024-01-01T00:00:00Z">
        <w:r>
          <w:t xml:space="preserve">20.7 Networking</w:t>
        </w:r>
      </w:ins>
    </w:p>
    <w:p>
      <w:pPr>
        <w:pStyle w:val="FirstParagraph"/>
      </w:pPr>
      <w:r>
        <w:t xml:space="preserve">Building a professional network is important for your career:</w:t>
      </w:r>
    </w:p>
    <w:p>
      <w:pPr>
        <w:pStyle w:val="Compact"/>
        <w:numPr>
          <w:ilvl w:val="0"/>
          <w:numId w:val="1172"/>
        </w:numPr>
      </w:pPr>
      <w:r>
        <w:t xml:space="preserve">Attend seminars and departmental events</w:t>
      </w:r>
    </w:p>
    <w:p>
      <w:pPr>
        <w:pStyle w:val="Compact"/>
        <w:numPr>
          <w:ilvl w:val="0"/>
          <w:numId w:val="1172"/>
        </w:numPr>
      </w:pPr>
      <w:r>
        <w:t xml:space="preserve">Connect with researchers in your field</w:t>
      </w:r>
    </w:p>
    <w:p>
      <w:pPr>
        <w:pStyle w:val="Compact"/>
        <w:numPr>
          <w:ilvl w:val="0"/>
          <w:numId w:val="1172"/>
        </w:numPr>
      </w:pPr>
      <w:r>
        <w:t xml:space="preserve">Join professional societies</w:t>
      </w:r>
    </w:p>
    <w:p>
      <w:pPr>
        <w:pStyle w:val="Compact"/>
        <w:numPr>
          <w:ilvl w:val="0"/>
          <w:numId w:val="1172"/>
        </w:numPr>
      </w:pPr>
      <w:r>
        <w:t xml:space="preserve">Use professional social media platforms to share research and engage with the scientific community</w:t>
      </w:r>
    </w:p>
    <w:p>
      <w:r>
        <w:br w:type="page"/>
      </w:r>
    </w:p>
    <w:bookmarkEnd w:id="512"/>
    <w:bookmarkEnd w:id="513"/>
    <w:bookmarkStart w:id="521" w:name="manuscript-preparation-and-publication"/>
    <w:p>
      <w:pPr>
        <w:pStyle w:val="Heading1"/>
      </w:pPr>
      <w:ins w:id="1659" w:author="PR Preview" w:date="2024-01-01T00:00:00Z">
        <w:r>
          <w:t xml:space="preserve">21. Manuscript Preparation and Publication</w:t>
        </w:r>
      </w:ins>
    </w:p>
    <w:p>
      <w:pPr>
        <w:pStyle w:val="FirstParagraph"/>
      </w:pPr>
      <w:r>
        <w:t xml:space="preserve">Adapted by UCD-SeRG team from</w:t>
      </w:r>
      <w:r>
        <w:t xml:space="preserve"> </w:t>
      </w:r>
      <w:hyperlink r:id="rId496">
        <w:r>
          <w:rPr>
            <w:rStyle w:val="Hyperlink"/>
          </w:rPr>
          <w:t xml:space="preserve">original by Jade Benjamin-Chung</w:t>
        </w:r>
      </w:hyperlink>
    </w:p>
    <w:bookmarkStart w:id="514" w:name="publication-process"/>
    <w:p>
      <w:pPr>
        <w:pStyle w:val="Heading2"/>
      </w:pPr>
      <w:ins w:id="1661" w:author="PR Preview" w:date="2024-01-01T00:00:00Z">
        <w:r>
          <w:t xml:space="preserve">21.1 Publication Process</w:t>
        </w:r>
      </w:ins>
    </w:p>
    <w:p>
      <w:pPr>
        <w:pStyle w:val="FirstParagraph"/>
      </w:pPr>
      <w:r>
        <w:t xml:space="preserve">The typical workflow for manuscript preparation and publication:</w:t>
      </w:r>
    </w:p>
    <w:p>
      <w:pPr>
        <w:pStyle w:val="Compact"/>
        <w:numPr>
          <w:ilvl w:val="0"/>
          <w:numId w:val="1173"/>
        </w:numPr>
      </w:pPr>
      <w:r>
        <w:rPr>
          <w:b/>
          <w:bCs/>
        </w:rPr>
        <w:t xml:space="preserve">Planning</w:t>
      </w:r>
      <w:r>
        <w:t xml:space="preserve">: Discuss target journals, outline, and timeline with PIs</w:t>
      </w:r>
    </w:p>
    <w:p>
      <w:pPr>
        <w:pStyle w:val="Compact"/>
        <w:numPr>
          <w:ilvl w:val="0"/>
          <w:numId w:val="1173"/>
        </w:numPr>
      </w:pPr>
      <w:r>
        <w:rPr>
          <w:b/>
          <w:bCs/>
        </w:rPr>
        <w:t xml:space="preserve">Drafting</w:t>
      </w:r>
      <w:r>
        <w:t xml:space="preserve">: Lead author prepares initial draft</w:t>
      </w:r>
    </w:p>
    <w:p>
      <w:pPr>
        <w:pStyle w:val="Compact"/>
        <w:numPr>
          <w:ilvl w:val="0"/>
          <w:numId w:val="1173"/>
        </w:numPr>
      </w:pPr>
      <w:r>
        <w:rPr>
          <w:b/>
          <w:bCs/>
        </w:rPr>
        <w:t xml:space="preserve">Internal review</w:t>
      </w:r>
      <w:r>
        <w:t xml:space="preserve">: Co-authors review and provide feedback</w:t>
      </w:r>
    </w:p>
    <w:p>
      <w:pPr>
        <w:pStyle w:val="Compact"/>
        <w:numPr>
          <w:ilvl w:val="0"/>
          <w:numId w:val="1173"/>
        </w:numPr>
      </w:pPr>
      <w:r>
        <w:rPr>
          <w:b/>
          <w:bCs/>
        </w:rPr>
        <w:t xml:space="preserve">Revision</w:t>
      </w:r>
      <w:r>
        <w:t xml:space="preserve">: Lead author incorporates feedback iteratively</w:t>
      </w:r>
    </w:p>
    <w:p>
      <w:pPr>
        <w:pStyle w:val="Compact"/>
        <w:numPr>
          <w:ilvl w:val="0"/>
          <w:numId w:val="1173"/>
        </w:numPr>
      </w:pPr>
      <w:r>
        <w:rPr>
          <w:b/>
          <w:bCs/>
        </w:rPr>
        <w:t xml:space="preserve">PI approval</w:t>
      </w:r>
      <w:r>
        <w:t xml:space="preserve">: Obtain final approval from PIs before submission</w:t>
      </w:r>
    </w:p>
    <w:p>
      <w:pPr>
        <w:pStyle w:val="Compact"/>
        <w:numPr>
          <w:ilvl w:val="0"/>
          <w:numId w:val="1173"/>
        </w:numPr>
      </w:pPr>
      <w:r>
        <w:rPr>
          <w:b/>
          <w:bCs/>
        </w:rPr>
        <w:t xml:space="preserve">Submission</w:t>
      </w:r>
      <w:r>
        <w:t xml:space="preserve">: Submit to journal</w:t>
      </w:r>
    </w:p>
    <w:p>
      <w:pPr>
        <w:pStyle w:val="Compact"/>
        <w:numPr>
          <w:ilvl w:val="0"/>
          <w:numId w:val="1173"/>
        </w:numPr>
      </w:pPr>
      <w:r>
        <w:rPr>
          <w:b/>
          <w:bCs/>
        </w:rPr>
        <w:t xml:space="preserve">Revisions</w:t>
      </w:r>
      <w:r>
        <w:t xml:space="preserve">: Lead author coordinates response to peer reviewers</w:t>
      </w:r>
    </w:p>
    <w:p>
      <w:pPr>
        <w:pStyle w:val="Compact"/>
        <w:numPr>
          <w:ilvl w:val="0"/>
          <w:numId w:val="1173"/>
        </w:numPr>
      </w:pPr>
      <w:r>
        <w:rPr>
          <w:b/>
          <w:bCs/>
        </w:rPr>
        <w:t xml:space="preserve">Publication</w:t>
      </w:r>
      <w:r>
        <w:t xml:space="preserve">: Celebrate and share!</w:t>
      </w:r>
    </w:p>
    <w:bookmarkEnd w:id="514"/>
    <w:bookmarkStart w:id="517" w:name="preprints-and-open-access"/>
    <w:p>
      <w:pPr>
        <w:pStyle w:val="Heading2"/>
      </w:pPr>
      <w:ins w:id="1671" w:author="PR Preview" w:date="2024-01-01T00:00:00Z">
        <w:r>
          <w:t xml:space="preserve">21.2 Preprints and Open Access</w:t>
        </w:r>
      </w:ins>
    </w:p>
    <w:p>
      <w:pPr>
        <w:pStyle w:val="Compact"/>
        <w:numPr>
          <w:ilvl w:val="0"/>
          <w:numId w:val="1174"/>
        </w:numPr>
      </w:pPr>
      <w:r>
        <w:t xml:space="preserve">We encourage posting preprints prior to or during peer review on platforms like</w:t>
      </w:r>
      <w:r>
        <w:t xml:space="preserve"> </w:t>
      </w:r>
      <w:hyperlink r:id="rId515">
        <w:r>
          <w:rPr>
            <w:rStyle w:val="Hyperlink"/>
          </w:rPr>
          <w:t xml:space="preserve">medRxiv</w:t>
        </w:r>
      </w:hyperlink>
      <w:r>
        <w:t xml:space="preserve"> </w:t>
      </w:r>
      <w:r>
        <w:t xml:space="preserve">or</w:t>
      </w:r>
      <w:r>
        <w:t xml:space="preserve"> </w:t>
      </w:r>
      <w:hyperlink r:id="rId516">
        <w:r>
          <w:rPr>
            <w:rStyle w:val="Hyperlink"/>
          </w:rPr>
          <w:t xml:space="preserve">bioRxiv</w:t>
        </w:r>
      </w:hyperlink>
    </w:p>
    <w:p>
      <w:pPr>
        <w:pStyle w:val="Compact"/>
        <w:numPr>
          <w:ilvl w:val="0"/>
          <w:numId w:val="1174"/>
        </w:numPr>
      </w:pPr>
      <w:r>
        <w:t xml:space="preserve">Preprints allow rapid dissemination of findings and can be cited in grant applications</w:t>
      </w:r>
    </w:p>
    <w:p>
      <w:pPr>
        <w:pStyle w:val="Compact"/>
        <w:numPr>
          <w:ilvl w:val="0"/>
          <w:numId w:val="1174"/>
        </w:numPr>
      </w:pPr>
      <w:r>
        <w:t xml:space="preserve">We support publishing in open access journals when possible to maximize accessibility</w:t>
      </w:r>
    </w:p>
    <w:p>
      <w:pPr>
        <w:pStyle w:val="Compact"/>
        <w:numPr>
          <w:ilvl w:val="0"/>
          <w:numId w:val="117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15">
        <w:r>
          <w:rPr>
            <w:rStyle w:val="Hyperlink"/>
          </w:rPr>
          <w:t xml:space="preserve">medRxiv</w:t>
        </w:r>
      </w:hyperlink>
      <w:r>
        <w:t xml:space="preserve">.</w:t>
      </w:r>
    </w:p>
    <w:bookmarkEnd w:id="517"/>
    <w:bookmarkStart w:id="519" w:name="reporting-checklists"/>
    <w:p>
      <w:pPr>
        <w:pStyle w:val="Heading2"/>
      </w:pPr>
      <w:ins w:id="1677" w:author="PR Preview" w:date="2024-01-01T00:00:00Z">
        <w:r>
          <w:t xml:space="preserve">21.3 Reporting Checklists</w:t>
        </w:r>
      </w:ins>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75"/>
        </w:numPr>
      </w:pPr>
      <w:r>
        <w:t xml:space="preserve">CONSORT for randomized trials</w:t>
      </w:r>
    </w:p>
    <w:p>
      <w:pPr>
        <w:pStyle w:val="Compact"/>
        <w:numPr>
          <w:ilvl w:val="0"/>
          <w:numId w:val="1175"/>
        </w:numPr>
      </w:pPr>
      <w:r>
        <w:t xml:space="preserve">STROBE for observational studies</w:t>
      </w:r>
    </w:p>
    <w:p>
      <w:pPr>
        <w:pStyle w:val="Compact"/>
        <w:numPr>
          <w:ilvl w:val="0"/>
          <w:numId w:val="1175"/>
        </w:numPr>
      </w:pPr>
      <w:r>
        <w:t xml:space="preserve">PRISMA for systematic reviews</w:t>
      </w:r>
    </w:p>
    <w:p>
      <w:pPr>
        <w:pStyle w:val="Compact"/>
        <w:numPr>
          <w:ilvl w:val="0"/>
          <w:numId w:val="1175"/>
        </w:numPr>
      </w:pPr>
      <w:r>
        <w:t xml:space="preserve">Others as appropriate (see</w:t>
      </w:r>
      <w:r>
        <w:t xml:space="preserve"> </w:t>
      </w:r>
      <w:hyperlink r:id="rId518">
        <w:r>
          <w:rPr>
            <w:rStyle w:val="Hyperlink"/>
          </w:rPr>
          <w:t xml:space="preserve">EQUATOR Network</w:t>
        </w:r>
      </w:hyperlink>
      <w:r>
        <w:t xml:space="preserve">)</w:t>
      </w:r>
    </w:p>
    <w:bookmarkEnd w:id="519"/>
    <w:bookmarkStart w:id="520" w:name="manuscript-checklist-1"/>
    <w:p>
      <w:pPr>
        <w:pStyle w:val="Heading2"/>
      </w:pPr>
      <w:ins w:id="1683" w:author="PR Preview" w:date="2024-01-01T00:00:00Z">
        <w:r>
          <w:t xml:space="preserve">21.4 Manuscript Checklist</w:t>
        </w:r>
      </w:ins>
    </w:p>
    <w:p>
      <w:pPr>
        <w:pStyle w:val="FirstParagraph"/>
      </w:pPr>
      <w:r>
        <w:t xml:space="preserve">Before submitting a manuscript:</w:t>
      </w:r>
    </w:p>
    <w:p>
      <w:pPr>
        <w:pStyle w:val="Compact"/>
        <w:numPr>
          <w:ilvl w:val="0"/>
          <w:numId w:val="1176"/>
        </w:numPr>
      </w:pPr>
      <w:r>
        <w:t xml:space="preserve">Completed relevant reporting checklist</w:t>
      </w:r>
    </w:p>
    <w:p>
      <w:pPr>
        <w:pStyle w:val="Compact"/>
        <w:numPr>
          <w:ilvl w:val="0"/>
          <w:numId w:val="1177"/>
        </w:numPr>
      </w:pPr>
      <w:r>
        <w:t xml:space="preserve">Results are reproducible (rerunning code replicates tables/figures exactly)</w:t>
      </w:r>
    </w:p>
    <w:p>
      <w:pPr>
        <w:pStyle w:val="Compact"/>
        <w:numPr>
          <w:ilvl w:val="0"/>
          <w:numId w:val="1178"/>
        </w:numPr>
      </w:pPr>
      <w:r>
        <w:t xml:space="preserve">Target journal selected</w:t>
      </w:r>
    </w:p>
    <w:p>
      <w:pPr>
        <w:pStyle w:val="Compact"/>
        <w:numPr>
          <w:ilvl w:val="0"/>
          <w:numId w:val="1179"/>
        </w:numPr>
      </w:pPr>
      <w:r>
        <w:t xml:space="preserve">Title is declarative and states findings clearly</w:t>
      </w:r>
    </w:p>
    <w:p>
      <w:pPr>
        <w:pStyle w:val="Compact"/>
        <w:numPr>
          <w:ilvl w:val="0"/>
          <w:numId w:val="1180"/>
        </w:numPr>
      </w:pPr>
      <w:r>
        <w:t xml:space="preserve">Word count meets journal requirements</w:t>
      </w:r>
    </w:p>
    <w:p>
      <w:pPr>
        <w:pStyle w:val="Compact"/>
        <w:numPr>
          <w:ilvl w:val="0"/>
          <w:numId w:val="1181"/>
        </w:numPr>
      </w:pPr>
      <w:r>
        <w:t xml:space="preserve">Manuscript follows journal formatting guidelines</w:t>
      </w:r>
    </w:p>
    <w:p>
      <w:pPr>
        <w:pStyle w:val="Compact"/>
        <w:numPr>
          <w:ilvl w:val="0"/>
          <w:numId w:val="1182"/>
        </w:numPr>
      </w:pPr>
      <w:r>
        <w:t xml:space="preserve">Consistent voice throughout (typically active voice)</w:t>
      </w:r>
    </w:p>
    <w:p>
      <w:pPr>
        <w:pStyle w:val="Compact"/>
        <w:numPr>
          <w:ilvl w:val="0"/>
          <w:numId w:val="1183"/>
        </w:numPr>
      </w:pPr>
      <w:r>
        <w:t xml:space="preserve">All figures and tables referenced in main text</w:t>
      </w:r>
    </w:p>
    <w:p>
      <w:pPr>
        <w:pStyle w:val="Compact"/>
        <w:numPr>
          <w:ilvl w:val="0"/>
          <w:numId w:val="1184"/>
        </w:numPr>
      </w:pPr>
      <w:r>
        <w:t xml:space="preserve">Captions for all figures and tables</w:t>
      </w:r>
    </w:p>
    <w:p>
      <w:pPr>
        <w:pStyle w:val="Compact"/>
        <w:numPr>
          <w:ilvl w:val="0"/>
          <w:numId w:val="1185"/>
        </w:numPr>
      </w:pPr>
      <w:r>
        <w:t xml:space="preserve">Tables/figures numbered by order of appearance</w:t>
      </w:r>
    </w:p>
    <w:p>
      <w:pPr>
        <w:pStyle w:val="Compact"/>
        <w:numPr>
          <w:ilvl w:val="0"/>
          <w:numId w:val="1186"/>
        </w:numPr>
      </w:pPr>
      <w:r>
        <w:t xml:space="preserve">Abbreviations defined at first use and used sparingly</w:t>
      </w:r>
    </w:p>
    <w:p>
      <w:pPr>
        <w:pStyle w:val="Compact"/>
        <w:numPr>
          <w:ilvl w:val="0"/>
          <w:numId w:val="118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8"/>
        </w:numPr>
      </w:pPr>
      <w:r>
        <w:t xml:space="preserve">Avoid directionless statements (specify direction of associations)</w:t>
      </w:r>
    </w:p>
    <w:p>
      <w:pPr>
        <w:pStyle w:val="Compact"/>
        <w:numPr>
          <w:ilvl w:val="0"/>
          <w:numId w:val="1189"/>
        </w:numPr>
      </w:pPr>
      <w:r>
        <w:t xml:space="preserve">Causal language only when supported by study design</w:t>
      </w:r>
    </w:p>
    <w:p>
      <w:pPr>
        <w:pStyle w:val="Compact"/>
        <w:numPr>
          <w:ilvl w:val="0"/>
          <w:numId w:val="119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1"/>
        </w:numPr>
      </w:pPr>
      <w:r>
        <w:t xml:space="preserve">Author contributions drafted using CRediT Taxonomy</w:t>
      </w:r>
    </w:p>
    <w:p>
      <w:r>
        <w:br w:type="page"/>
      </w:r>
    </w:p>
    <w:bookmarkEnd w:id="520"/>
    <w:bookmarkEnd w:id="521"/>
    <w:bookmarkStart w:id="601" w:name="references"/>
    <w:p>
      <w:pPr>
        <w:pStyle w:val="Heading1"/>
      </w:pPr>
      <w:r>
        <w:t xml:space="preserve">References</w:t>
      </w:r>
    </w:p>
    <w:bookmarkStart w:id="600" w:name="refs"/>
    <w:bookmarkStart w:id="523" w:name="ref-space_odyssey"/>
    <w:p>
      <w:pPr>
        <w:pStyle w:val="Bibliography"/>
      </w:pPr>
      <w:r>
        <w:t xml:space="preserve">“2001: A Space Odyssey.”</w:t>
      </w:r>
      <w:r>
        <w:t xml:space="preserve"> </w:t>
      </w:r>
      <w:r>
        <w:t xml:space="preserve">1968. Film.</w:t>
      </w:r>
      <w:r>
        <w:t xml:space="preserve"> </w:t>
      </w:r>
      <w:hyperlink r:id="rId522">
        <w:r>
          <w:rPr>
            <w:rStyle w:val="Hyperlink"/>
          </w:rPr>
          <w:t xml:space="preserve">https://en.wikipedia.org/wiki/2001:_A_Space_Odyssey_(film)</w:t>
        </w:r>
      </w:hyperlink>
      <w:r>
        <w:t xml:space="preserve">.</w:t>
      </w:r>
    </w:p>
    <w:bookmarkEnd w:id="523"/>
    <w:bookmarkStart w:id="52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24">
        <w:r>
          <w:rPr>
            <w:rStyle w:val="Hyperlink"/>
          </w:rPr>
          <w:t xml:space="preserve">https://doi.org/10.1371/journal.pgph.0002269</w:t>
        </w:r>
      </w:hyperlink>
      <w:r>
        <w:t xml:space="preserve">.</w:t>
      </w:r>
    </w:p>
    <w:bookmarkEnd w:id="525"/>
    <w:bookmarkStart w:id="52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26">
        <w:r>
          <w:rPr>
            <w:rStyle w:val="Hyperlink"/>
          </w:rPr>
          <w:t xml:space="preserve">https://search.library.ucdavis.edu/permalink/01UCD_INST/9fle3i/alma990000226350403126</w:t>
        </w:r>
      </w:hyperlink>
      <w:r>
        <w:t xml:space="preserve">.</w:t>
      </w:r>
    </w:p>
    <w:bookmarkEnd w:id="527"/>
    <w:bookmarkStart w:id="5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28">
        <w:r>
          <w:rPr>
            <w:rStyle w:val="Hyperlink"/>
          </w:rPr>
          <w:t xml:space="preserve">https://doi.org/10.1038/d41586-019-01431-z</w:t>
        </w:r>
      </w:hyperlink>
      <w:r>
        <w:t xml:space="preserve">.</w:t>
      </w:r>
    </w:p>
    <w:bookmarkEnd w:id="529"/>
    <w:bookmarkStart w:id="531" w:name="ref-battlestar_galactica_2004"/>
    <w:p>
      <w:pPr>
        <w:pStyle w:val="Bibliography"/>
      </w:pPr>
      <w:r>
        <w:t xml:space="preserve">“Battlestar Galactica.”</w:t>
      </w:r>
      <w:r>
        <w:t xml:space="preserve"> </w:t>
      </w:r>
      <w:r>
        <w:t xml:space="preserve">2004. Television Series.</w:t>
      </w:r>
      <w:r>
        <w:t xml:space="preserve"> </w:t>
      </w:r>
      <w:hyperlink r:id="rId530">
        <w:r>
          <w:rPr>
            <w:rStyle w:val="Hyperlink"/>
          </w:rPr>
          <w:t xml:space="preserve">https://en.wikipedia.org/wiki/Battlestar_Galactica_(2004_TV_series)</w:t>
        </w:r>
      </w:hyperlink>
      <w:r>
        <w:t xml:space="preserve">.</w:t>
      </w:r>
    </w:p>
    <w:bookmarkEnd w:id="531"/>
    <w:bookmarkStart w:id="53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96">
        <w:r>
          <w:rPr>
            <w:rStyle w:val="Hyperlink"/>
          </w:rPr>
          <w:t xml:space="preserve">https://jadebc.github.io/lab-manual/</w:t>
        </w:r>
      </w:hyperlink>
      <w:r>
        <w:t xml:space="preserve">.</w:t>
      </w:r>
    </w:p>
    <w:bookmarkEnd w:id="532"/>
    <w:bookmarkStart w:id="534" w:name="ref-blade_runner"/>
    <w:p>
      <w:pPr>
        <w:pStyle w:val="Bibliography"/>
      </w:pPr>
      <w:r>
        <w:t xml:space="preserve">“Blade Runner.”</w:t>
      </w:r>
      <w:r>
        <w:t xml:space="preserve"> </w:t>
      </w:r>
      <w:r>
        <w:t xml:space="preserve">1982. Film.</w:t>
      </w:r>
      <w:r>
        <w:t xml:space="preserve"> </w:t>
      </w:r>
      <w:hyperlink r:id="rId533">
        <w:r>
          <w:rPr>
            <w:rStyle w:val="Hyperlink"/>
          </w:rPr>
          <w:t xml:space="preserve">https://en.wikipedia.org/wiki/Blade_Runner</w:t>
        </w:r>
      </w:hyperlink>
      <w:r>
        <w:t xml:space="preserve">.</w:t>
      </w:r>
    </w:p>
    <w:bookmarkEnd w:id="534"/>
    <w:bookmarkStart w:id="5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35">
        <w:r>
          <w:rPr>
            <w:rStyle w:val="Hyperlink"/>
          </w:rPr>
          <w:t xml:space="preserve">https://happygitwithr.com/</w:t>
        </w:r>
      </w:hyperlink>
      <w:r>
        <w:t xml:space="preserve">.</w:t>
      </w:r>
    </w:p>
    <w:bookmarkEnd w:id="536"/>
    <w:bookmarkStart w:id="53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37">
        <w:r>
          <w:rPr>
            <w:rStyle w:val="Hyperlink"/>
          </w:rPr>
          <w:t xml:space="preserve">https://en.wikipedia.org/wiki/Ender%27s_Game</w:t>
        </w:r>
      </w:hyperlink>
      <w:r>
        <w:t xml:space="preserve">.</w:t>
      </w:r>
    </w:p>
    <w:bookmarkEnd w:id="538"/>
    <w:bookmarkStart w:id="5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39">
        <w:r>
          <w:rPr>
            <w:rStyle w:val="Hyperlink"/>
          </w:rPr>
          <w:t xml:space="preserve">https://doi.org/10.1038/s41467-020-19160-7</w:t>
        </w:r>
      </w:hyperlink>
      <w:r>
        <w:t xml:space="preserve">.</w:t>
      </w:r>
    </w:p>
    <w:bookmarkEnd w:id="540"/>
    <w:bookmarkStart w:id="5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41">
        <w:r>
          <w:rPr>
            <w:rStyle w:val="Hyperlink"/>
          </w:rPr>
          <w:t xml:space="preserve">http://creativecommons.org/licenses/by-nc/4.0/</w:t>
        </w:r>
      </w:hyperlink>
      <w:r>
        <w:t xml:space="preserve">.</w:t>
      </w:r>
    </w:p>
    <w:bookmarkEnd w:id="542"/>
    <w:bookmarkStart w:id="544" w:name="ref-credit"/>
    <w:p>
      <w:pPr>
        <w:pStyle w:val="Bibliography"/>
      </w:pPr>
      <w:r>
        <w:t xml:space="preserve">“CRediT: Contributor Roles Taxonomy.”</w:t>
      </w:r>
      <w:r>
        <w:t xml:space="preserve"> </w:t>
      </w:r>
      <w:r>
        <w:t xml:space="preserve">n.d. PLOS ONE.</w:t>
      </w:r>
      <w:r>
        <w:t xml:space="preserve"> </w:t>
      </w:r>
      <w:hyperlink r:id="rId543">
        <w:r>
          <w:rPr>
            <w:rStyle w:val="Hyperlink"/>
          </w:rPr>
          <w:t xml:space="preserve">https://journals.plos.org/plosone/s/authorship</w:t>
        </w:r>
      </w:hyperlink>
      <w:r>
        <w:t xml:space="preserve">.</w:t>
      </w:r>
    </w:p>
    <w:bookmarkEnd w:id="544"/>
    <w:bookmarkStart w:id="546" w:name="ref-dryad"/>
    <w:p>
      <w:pPr>
        <w:pStyle w:val="Bibliography"/>
      </w:pPr>
      <w:r>
        <w:t xml:space="preserve">“Dryad Digital Repository.”</w:t>
      </w:r>
      <w:r>
        <w:t xml:space="preserve"> </w:t>
      </w:r>
      <w:r>
        <w:t xml:space="preserve">n.d. Dryad.</w:t>
      </w:r>
      <w:r>
        <w:t xml:space="preserve"> </w:t>
      </w:r>
      <w:hyperlink r:id="rId545">
        <w:r>
          <w:rPr>
            <w:rStyle w:val="Hyperlink"/>
          </w:rPr>
          <w:t xml:space="preserve">https://datadryad.org/</w:t>
        </w:r>
      </w:hyperlink>
      <w:r>
        <w:t xml:space="preserve">.</w:t>
      </w:r>
    </w:p>
    <w:bookmarkEnd w:id="546"/>
    <w:bookmarkStart w:id="5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18">
        <w:r>
          <w:rPr>
            <w:rStyle w:val="Hyperlink"/>
          </w:rPr>
          <w:t xml:space="preserve">https://www.equator-network.org/</w:t>
        </w:r>
      </w:hyperlink>
      <w:r>
        <w:t xml:space="preserve">.</w:t>
      </w:r>
    </w:p>
    <w:bookmarkEnd w:id="547"/>
    <w:bookmarkStart w:id="5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48">
        <w:r>
          <w:rPr>
            <w:rStyle w:val="Hyperlink"/>
          </w:rPr>
          <w:t xml:space="preserve">https://engineering-shiny.org/</w:t>
        </w:r>
      </w:hyperlink>
      <w:r>
        <w:t xml:space="preserve">.</w:t>
      </w:r>
    </w:p>
    <w:bookmarkEnd w:id="549"/>
    <w:bookmarkStart w:id="55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50">
        <w:r>
          <w:rPr>
            <w:rStyle w:val="Hyperlink"/>
          </w:rPr>
          <w:t xml:space="preserve">https://www.youtube.com/watch?v=B1BdQcJ2ZYY</w:t>
        </w:r>
      </w:hyperlink>
      <w:r>
        <w:t xml:space="preserve">.</w:t>
      </w:r>
    </w:p>
    <w:bookmarkEnd w:id="551"/>
    <w:bookmarkStart w:id="553" w:name="ref-githubdesktop"/>
    <w:p>
      <w:pPr>
        <w:pStyle w:val="Bibliography"/>
      </w:pPr>
      <w:r>
        <w:t xml:space="preserve">“GitHub Desktop.”</w:t>
      </w:r>
      <w:r>
        <w:t xml:space="preserve"> </w:t>
      </w:r>
      <w:r>
        <w:t xml:space="preserve">n.d. GitHub.</w:t>
      </w:r>
      <w:r>
        <w:t xml:space="preserve"> </w:t>
      </w:r>
      <w:hyperlink r:id="rId552">
        <w:r>
          <w:rPr>
            <w:rStyle w:val="Hyperlink"/>
          </w:rPr>
          <w:t xml:space="preserve">https://desktop.github.com/</w:t>
        </w:r>
      </w:hyperlink>
      <w:r>
        <w:t xml:space="preserve">.</w:t>
      </w:r>
    </w:p>
    <w:bookmarkEnd w:id="553"/>
    <w:bookmarkStart w:id="555" w:name="ref-dune"/>
    <w:p>
      <w:pPr>
        <w:pStyle w:val="Bibliography"/>
      </w:pPr>
      <w:r>
        <w:t xml:space="preserve">Herbert, Frank. 1965.</w:t>
      </w:r>
      <w:r>
        <w:t xml:space="preserve"> </w:t>
      </w:r>
      <w:r>
        <w:t xml:space="preserve">“Dune.”</w:t>
      </w:r>
      <w:r>
        <w:t xml:space="preserve"> </w:t>
      </w:r>
      <w:r>
        <w:t xml:space="preserve">Novel.</w:t>
      </w:r>
      <w:r>
        <w:t xml:space="preserve"> </w:t>
      </w:r>
      <w:hyperlink r:id="rId554">
        <w:r>
          <w:rPr>
            <w:rStyle w:val="Hyperlink"/>
          </w:rPr>
          <w:t xml:space="preserve">https://en.wikipedia.org/wiki/Organizations_of_the_Dune_universe#Thinking_machines</w:t>
        </w:r>
      </w:hyperlink>
      <w:r>
        <w:t xml:space="preserve">.</w:t>
      </w:r>
    </w:p>
    <w:bookmarkEnd w:id="555"/>
    <w:bookmarkStart w:id="557" w:name="ref-plos_data"/>
    <w:p>
      <w:pPr>
        <w:pStyle w:val="Bibliography"/>
      </w:pPr>
      <w:r>
        <w:t xml:space="preserve">“How to Store and Manage Your Data.”</w:t>
      </w:r>
      <w:r>
        <w:t xml:space="preserve"> </w:t>
      </w:r>
      <w:r>
        <w:t xml:space="preserve">n.d. PLOS.</w:t>
      </w:r>
      <w:r>
        <w:t xml:space="preserve"> </w:t>
      </w:r>
      <w:hyperlink r:id="rId556">
        <w:r>
          <w:rPr>
            <w:rStyle w:val="Hyperlink"/>
          </w:rPr>
          <w:t xml:space="preserve">https://plos.org/resource/how-to-store-and-manage-your-data/</w:t>
        </w:r>
      </w:hyperlink>
      <w:r>
        <w:t xml:space="preserve">.</w:t>
      </w:r>
    </w:p>
    <w:bookmarkEnd w:id="557"/>
    <w:bookmarkStart w:id="55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58"/>
    <w:bookmarkStart w:id="559" w:name="ref-medRxiv"/>
    <w:p>
      <w:pPr>
        <w:pStyle w:val="Bibliography"/>
      </w:pPr>
      <w:r>
        <w:t xml:space="preserve">“medRxiv: The Preprint Server for Health Sciences.”</w:t>
      </w:r>
      <w:r>
        <w:t xml:space="preserve"> </w:t>
      </w:r>
      <w:r>
        <w:t xml:space="preserve">n.d. Cold Spring Harbor Laboratory.</w:t>
      </w:r>
      <w:r>
        <w:t xml:space="preserve"> </w:t>
      </w:r>
      <w:hyperlink r:id="rId515">
        <w:r>
          <w:rPr>
            <w:rStyle w:val="Hyperlink"/>
          </w:rPr>
          <w:t xml:space="preserve">https://www.medrxiv.org/</w:t>
        </w:r>
      </w:hyperlink>
      <w:r>
        <w:t xml:space="preserve">.</w:t>
      </w:r>
    </w:p>
    <w:bookmarkEnd w:id="559"/>
    <w:bookmarkStart w:id="56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60">
        <w:r>
          <w:rPr>
            <w:rStyle w:val="Hyperlink"/>
          </w:rPr>
          <w:t xml:space="preserve">https://doi.org/10.1038/467775a</w:t>
        </w:r>
      </w:hyperlink>
      <w:r>
        <w:t xml:space="preserve">.</w:t>
      </w:r>
    </w:p>
    <w:bookmarkEnd w:id="561"/>
    <w:bookmarkStart w:id="56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62">
        <w:r>
          <w:rPr>
            <w:rStyle w:val="Hyperlink"/>
          </w:rPr>
          <w:t xml:space="preserve">https://doi.org/10.1038/s41562-016-0021</w:t>
        </w:r>
      </w:hyperlink>
      <w:r>
        <w:t xml:space="preserve">.</w:t>
      </w:r>
    </w:p>
    <w:bookmarkEnd w:id="563"/>
    <w:bookmarkStart w:id="56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64">
        <w:r>
          <w:rPr>
            <w:rStyle w:val="Hyperlink"/>
          </w:rPr>
          <w:t xml:space="preserve">https://doi.org/10.1038/526182a</w:t>
        </w:r>
      </w:hyperlink>
      <w:r>
        <w:t xml:space="preserve">.</w:t>
      </w:r>
    </w:p>
    <w:bookmarkEnd w:id="565"/>
    <w:bookmarkStart w:id="567" w:name="ref-osf"/>
    <w:p>
      <w:pPr>
        <w:pStyle w:val="Bibliography"/>
      </w:pPr>
      <w:r>
        <w:t xml:space="preserve">“Open Science Framework.”</w:t>
      </w:r>
      <w:r>
        <w:t xml:space="preserve"> </w:t>
      </w:r>
      <w:r>
        <w:t xml:space="preserve">n.d. Center for Open Science.</w:t>
      </w:r>
      <w:r>
        <w:t xml:space="preserve"> </w:t>
      </w:r>
      <w:hyperlink r:id="rId566">
        <w:r>
          <w:rPr>
            <w:rStyle w:val="Hyperlink"/>
          </w:rPr>
          <w:t xml:space="preserve">https://osf.io/</w:t>
        </w:r>
      </w:hyperlink>
      <w:r>
        <w:t xml:space="preserve">.</w:t>
      </w:r>
    </w:p>
    <w:bookmarkEnd w:id="567"/>
    <w:bookmarkStart w:id="569" w:name="ref-gitfixum"/>
    <w:p>
      <w:pPr>
        <w:pStyle w:val="Bibliography"/>
      </w:pPr>
      <w:r>
        <w:t xml:space="preserve">Robertson, Seth. n.d.</w:t>
      </w:r>
      <w:r>
        <w:t xml:space="preserve"> </w:t>
      </w:r>
      <w:r>
        <w:t xml:space="preserve">“On Undoing, Fixing, or Removing Commits in Git.”</w:t>
      </w:r>
      <w:r>
        <w:t xml:space="preserve"> </w:t>
      </w:r>
      <w:hyperlink r:id="rId568">
        <w:r>
          <w:rPr>
            <w:rStyle w:val="Hyperlink"/>
          </w:rPr>
          <w:t xml:space="preserve">https://sethrobertson.github.io/GitFixUm/fixup.html</w:t>
        </w:r>
      </w:hyperlink>
      <w:r>
        <w:t xml:space="preserve">.</w:t>
      </w:r>
    </w:p>
    <w:bookmarkEnd w:id="569"/>
    <w:bookmarkStart w:id="5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70">
        <w:r>
          <w:rPr>
            <w:rStyle w:val="Hyperlink"/>
          </w:rPr>
          <w:t xml:space="preserve">https://doi.org/10.1371/journal.pcbi.1003833</w:t>
        </w:r>
      </w:hyperlink>
      <w:r>
        <w:t xml:space="preserve">.</w:t>
      </w:r>
    </w:p>
    <w:bookmarkEnd w:id="571"/>
    <w:bookmarkStart w:id="5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72">
        <w:r>
          <w:rPr>
            <w:rStyle w:val="Hyperlink"/>
          </w:rPr>
          <w:t xml:space="preserve">https://doi.org/10.1038/d41586-019-02918-5</w:t>
        </w:r>
      </w:hyperlink>
      <w:r>
        <w:t xml:space="preserve">.</w:t>
      </w:r>
    </w:p>
    <w:bookmarkEnd w:id="573"/>
    <w:bookmarkStart w:id="575" w:name="ref-slurm"/>
    <w:p>
      <w:pPr>
        <w:pStyle w:val="Bibliography"/>
      </w:pPr>
      <w:r>
        <w:t xml:space="preserve">“Slurm Workload Manager: Sbatch Documentation.”</w:t>
      </w:r>
      <w:r>
        <w:t xml:space="preserve"> </w:t>
      </w:r>
      <w:r>
        <w:t xml:space="preserve">n.d. SchedMD.</w:t>
      </w:r>
      <w:r>
        <w:t xml:space="preserve"> </w:t>
      </w:r>
      <w:hyperlink r:id="rId574">
        <w:r>
          <w:rPr>
            <w:rStyle w:val="Hyperlink"/>
          </w:rPr>
          <w:t xml:space="preserve">https://slurm.schedmd.com/sbatch.html</w:t>
        </w:r>
      </w:hyperlink>
      <w:r>
        <w:t xml:space="preserve">.</w:t>
      </w:r>
    </w:p>
    <w:bookmarkEnd w:id="575"/>
    <w:bookmarkStart w:id="57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76">
        <w:r>
          <w:rPr>
            <w:rStyle w:val="Hyperlink"/>
          </w:rPr>
          <w:t xml:space="preserve">https://doi.org/10.1038/d41586-019-00067-3</w:t>
        </w:r>
      </w:hyperlink>
      <w:r>
        <w:t xml:space="preserve">.</w:t>
      </w:r>
    </w:p>
    <w:bookmarkEnd w:id="577"/>
    <w:bookmarkStart w:id="579" w:name="ref-terminator"/>
    <w:p>
      <w:pPr>
        <w:pStyle w:val="Bibliography"/>
      </w:pPr>
      <w:r>
        <w:t xml:space="preserve">“Terminator 3: Rise of the Machines.”</w:t>
      </w:r>
      <w:r>
        <w:t xml:space="preserve"> </w:t>
      </w:r>
      <w:r>
        <w:t xml:space="preserve">2003. Film.</w:t>
      </w:r>
      <w:r>
        <w:t xml:space="preserve"> </w:t>
      </w:r>
      <w:hyperlink r:id="rId578">
        <w:r>
          <w:rPr>
            <w:rStyle w:val="Hyperlink"/>
          </w:rPr>
          <w:t xml:space="preserve">https://en.wikipedia.org/wiki/Terminator_3:_Rise_of_the_Machines</w:t>
        </w:r>
      </w:hyperlink>
      <w:r>
        <w:t xml:space="preserve">.</w:t>
      </w:r>
    </w:p>
    <w:bookmarkEnd w:id="579"/>
    <w:bookmarkStart w:id="581" w:name="ref-matrix"/>
    <w:p>
      <w:pPr>
        <w:pStyle w:val="Bibliography"/>
      </w:pPr>
      <w:r>
        <w:t xml:space="preserve">“The Matrix.”</w:t>
      </w:r>
      <w:r>
        <w:t xml:space="preserve"> </w:t>
      </w:r>
      <w:r>
        <w:t xml:space="preserve">1999. Film.</w:t>
      </w:r>
      <w:r>
        <w:t xml:space="preserve"> </w:t>
      </w:r>
      <w:hyperlink r:id="rId580">
        <w:r>
          <w:rPr>
            <w:rStyle w:val="Hyperlink"/>
          </w:rPr>
          <w:t xml:space="preserve">https://en.wikipedia.org/wiki/The_Matrix</w:t>
        </w:r>
      </w:hyperlink>
      <w:r>
        <w:t xml:space="preserve">.</w:t>
      </w:r>
    </w:p>
    <w:bookmarkEnd w:id="581"/>
    <w:bookmarkStart w:id="5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82">
        <w:r>
          <w:rPr>
            <w:rStyle w:val="Hyperlink"/>
          </w:rPr>
          <w:t xml:space="preserve">https://code-review.tidyverse.org/</w:t>
        </w:r>
      </w:hyperlink>
      <w:r>
        <w:t xml:space="preserve">.</w:t>
      </w:r>
    </w:p>
    <w:bookmarkEnd w:id="583"/>
    <w:bookmarkStart w:id="5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84">
        <w:r>
          <w:rPr>
            <w:rStyle w:val="Hyperlink"/>
          </w:rPr>
          <w:t xml:space="preserve">https://doi.org/10.1038/d41586-021-03603-2</w:t>
        </w:r>
      </w:hyperlink>
      <w:r>
        <w:t xml:space="preserve">.</w:t>
      </w:r>
    </w:p>
    <w:bookmarkEnd w:id="585"/>
    <w:bookmarkStart w:id="587" w:name="ref-wargames"/>
    <w:p>
      <w:pPr>
        <w:pStyle w:val="Bibliography"/>
      </w:pPr>
      <w:r>
        <w:t xml:space="preserve">“WarGames.”</w:t>
      </w:r>
      <w:r>
        <w:t xml:space="preserve"> </w:t>
      </w:r>
      <w:r>
        <w:t xml:space="preserve">1983. Film.</w:t>
      </w:r>
      <w:r>
        <w:t xml:space="preserve"> </w:t>
      </w:r>
      <w:hyperlink r:id="rId586">
        <w:r>
          <w:rPr>
            <w:rStyle w:val="Hyperlink"/>
          </w:rPr>
          <w:t xml:space="preserve">https://en.wikipedia.org/wiki/WarGames</w:t>
        </w:r>
      </w:hyperlink>
      <w:r>
        <w:t xml:space="preserve">.</w:t>
      </w:r>
    </w:p>
    <w:bookmarkEnd w:id="587"/>
    <w:bookmarkStart w:id="5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88">
        <w:r>
          <w:rPr>
            <w:rStyle w:val="Hyperlink"/>
          </w:rPr>
          <w:t xml:space="preserve">https://adv-r.hadley.nz/</w:t>
        </w:r>
      </w:hyperlink>
      <w:r>
        <w:t xml:space="preserve">.</w:t>
      </w:r>
    </w:p>
    <w:bookmarkEnd w:id="589"/>
    <w:bookmarkStart w:id="591" w:name="ref-wickham2021shiny"/>
    <w:p>
      <w:pPr>
        <w:pStyle w:val="Bibliography"/>
      </w:pPr>
      <w:r>
        <w:t xml:space="preserve">———. 2021.</w:t>
      </w:r>
      <w:r>
        <w:t xml:space="preserve"> </w:t>
      </w:r>
      <w:r>
        <w:rPr>
          <w:i/>
          <w:iCs/>
        </w:rPr>
        <w:t xml:space="preserve">Mastering Shiny</w:t>
      </w:r>
      <w:r>
        <w:t xml:space="preserve">. O’Reilly Media.</w:t>
      </w:r>
      <w:r>
        <w:t xml:space="preserve"> </w:t>
      </w:r>
      <w:hyperlink r:id="rId590">
        <w:r>
          <w:rPr>
            <w:rStyle w:val="Hyperlink"/>
          </w:rPr>
          <w:t xml:space="preserve">https://mastering-shiny.org/</w:t>
        </w:r>
      </w:hyperlink>
      <w:r>
        <w:t xml:space="preserve">.</w:t>
      </w:r>
    </w:p>
    <w:bookmarkEnd w:id="591"/>
    <w:bookmarkStart w:id="592"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592"/>
    <w:bookmarkStart w:id="594" w:name="ref-wickham2023tidydesign"/>
    <w:p>
      <w:pPr>
        <w:pStyle w:val="Bibliography"/>
      </w:pPr>
      <w:r>
        <w:t xml:space="preserve">———. 2023b.</w:t>
      </w:r>
      <w:r>
        <w:t xml:space="preserve"> </w:t>
      </w:r>
      <w:r>
        <w:rPr>
          <w:i/>
          <w:iCs/>
        </w:rPr>
        <w:t xml:space="preserve">Tidyverse Design Guide</w:t>
      </w:r>
      <w:r>
        <w:t xml:space="preserve">.</w:t>
      </w:r>
      <w:r>
        <w:t xml:space="preserve"> </w:t>
      </w:r>
      <w:hyperlink r:id="rId593">
        <w:r>
          <w:rPr>
            <w:rStyle w:val="Hyperlink"/>
          </w:rPr>
          <w:t xml:space="preserve">https://design.tidyverse.org/</w:t>
        </w:r>
      </w:hyperlink>
      <w:r>
        <w:t xml:space="preserve">.</w:t>
      </w:r>
    </w:p>
    <w:bookmarkEnd w:id="594"/>
    <w:bookmarkStart w:id="5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95">
        <w:r>
          <w:rPr>
            <w:rStyle w:val="Hyperlink"/>
          </w:rPr>
          <w:t xml:space="preserve">https://r-pkgs.org/</w:t>
        </w:r>
      </w:hyperlink>
      <w:r>
        <w:t xml:space="preserve">.</w:t>
      </w:r>
    </w:p>
    <w:bookmarkEnd w:id="596"/>
    <w:bookmarkStart w:id="5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97">
        <w:r>
          <w:rPr>
            <w:rStyle w:val="Hyperlink"/>
          </w:rPr>
          <w:t xml:space="preserve">https://r4ds.hadley.nz/</w:t>
        </w:r>
      </w:hyperlink>
      <w:r>
        <w:t xml:space="preserve">.</w:t>
      </w:r>
    </w:p>
    <w:bookmarkEnd w:id="598"/>
    <w:bookmarkStart w:id="5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599"/>
    <w:bookmarkEnd w:id="600"/>
    <w:p>
      <w:ins w:id="2745" w:author="PR Preview" w:date="2024-01-01T00:00:00Z">
        <w:r>
          <w:br w:type="page"/>
        </w:r>
      </w:ins>
    </w:p>
    <w:bookmarkEnd w:id="601"/>
    <w:bookmarkStart w:id="618" w:name="sec-appendix-copilot-instructions"/>
    <w:p>
      <w:pPr>
        <w:pStyle w:val="Heading1"/>
      </w:pPr>
      <w:ins w:id="2746" w:author="PR Preview" w:date="2024-01-01T00:00:00Z">
        <w:r>
          <w:t xml:space="preserve">Copilot Instructions File</w:t>
        </w:r>
      </w:ins>
    </w:p>
    <w:p>
      <w:pPr>
        <w:pStyle w:val="FirstParagraph"/>
      </w:pPr>
      <w:ins w:id="2747" w:author="PR Preview" w:date="2024-01-01T00:00:00Z">
        <w:r>
          <w:t xml:space="preserve">This appendix contains the complete</w:t>
        </w:r>
      </w:ins>
      <w:ins w:id="2747" w:author="PR Preview" w:date="2024-01-01T00:00:00Z">
        <w:r>
          <w:t xml:space="preserve"> </w:t>
        </w:r>
      </w:ins>
      <w:ins w:id="2747" w:author="PR Preview" w:date="2024-01-01T00:00:00Z">
        <w:r>
          <w:rPr>
            <w:rStyle w:val="VerbatimChar"/>
          </w:rPr>
          <w:t xml:space="preserve">.github/copilot-instructions.md</w:t>
        </w:r>
      </w:ins>
      <w:ins w:id="2747" w:author="PR Preview" w:date="2024-01-01T00:00:00Z">
        <w:r>
          <w:t xml:space="preserve"> </w:t>
        </w:r>
      </w:ins>
      <w:ins w:id="2747" w:author="PR Preview" w:date="2024-01-01T00:00:00Z">
        <w:r>
          <w:t xml:space="preserve">file</w:t>
        </w:r>
      </w:ins>
      <w:ins w:id="2747" w:author="PR Preview" w:date="2024-01-01T00:00:00Z">
        <w:r>
          <w:t xml:space="preserve"> </w:t>
        </w:r>
      </w:ins>
      <w:ins w:id="2747" w:author="PR Preview" w:date="2024-01-01T00:00:00Z">
        <w:r>
          <w:t xml:space="preserve">used in this repository to guide GitHub Copilot coding agents.</w:t>
        </w:r>
      </w:ins>
    </w:p>
    <w:p>
      <w:pPr>
        <w:pStyle w:val="SourceCode"/>
      </w:pPr>
      <w:ins w:id="2748" w:author="PR Preview" w:date="2024-01-01T00:00:00Z">
        <w:r>
          <w:rPr>
            <w:rStyle w:val="FunctionTok"/>
          </w:rPr>
          <w:t xml:space="preserve"># Copilot Instructions for UCD-SeRG Lab Manual</w:t>
        </w:r>
      </w:ins>
      <w:ins w:id="2748" w:author="PR Preview" w:date="2024-01-01T00:00:00Z">
        <w:r>
          <w:br/>
        </w:r>
      </w:ins>
      <w:ins w:id="2748" w:author="PR Preview" w:date="2024-01-01T00:00:00Z">
        <w:r>
          <w:br/>
        </w:r>
      </w:ins>
      <w:ins w:id="2748" w:author="PR Preview" w:date="2024-01-01T00:00:00Z">
        <w:r>
          <w:rPr>
            <w:rStyle w:val="NormalTok"/>
          </w:rPr>
          <w:t xml:space="preserve">This file contains guidelines for GitHub Copilot and other AI assistants when working with the lab manual.</w:t>
        </w:r>
      </w:ins>
      <w:ins w:id="2748" w:author="PR Preview" w:date="2024-01-01T00:00:00Z">
        <w:r>
          <w:br/>
        </w:r>
      </w:ins>
      <w:ins w:id="2748" w:author="PR Preview" w:date="2024-01-01T00:00:00Z">
        <w:r>
          <w:br/>
        </w:r>
      </w:ins>
      <w:ins w:id="2748" w:author="PR Preview" w:date="2024-01-01T00:00:00Z">
        <w:r>
          <w:rPr>
            <w:rStyle w:val="FunctionTok"/>
          </w:rPr>
          <w:t xml:space="preserve">## Markdown and Quarto Formatting</w:t>
        </w:r>
      </w:ins>
      <w:ins w:id="2748" w:author="PR Preview" w:date="2024-01-01T00:00:00Z">
        <w:r>
          <w:br/>
        </w:r>
      </w:ins>
      <w:ins w:id="2748" w:author="PR Preview" w:date="2024-01-01T00:00:00Z">
        <w:r>
          <w:br/>
        </w:r>
      </w:ins>
      <w:ins w:id="2748" w:author="PR Preview" w:date="2024-01-01T00:00:00Z">
        <w:r>
          <w:rPr>
            <w:rStyle w:val="FunctionTok"/>
          </w:rPr>
          <w:t xml:space="preserve">### Talking about code</w:t>
        </w:r>
      </w:ins>
      <w:ins w:id="2748" w:author="PR Preview" w:date="2024-01-01T00:00:00Z">
        <w:r>
          <w:br/>
        </w:r>
      </w:ins>
      <w:ins w:id="2748" w:author="PR Preview" w:date="2024-01-01T00:00:00Z">
        <w:r>
          <w:br/>
        </w:r>
      </w:ins>
      <w:ins w:id="2748" w:author="PR Preview" w:date="2024-01-01T00:00:00Z">
        <w:r>
          <w:rPr>
            <w:rStyle w:val="NormalTok"/>
          </w:rPr>
          <w:t xml:space="preserve">When talking about code in prose sections, </w:t>
        </w:r>
      </w:ins>
      <w:ins w:id="2748" w:author="PR Preview" w:date="2024-01-01T00:00:00Z">
        <w:r>
          <w:br/>
        </w:r>
      </w:ins>
      <w:ins w:id="2748" w:author="PR Preview" w:date="2024-01-01T00:00:00Z">
        <w:r>
          <w:rPr>
            <w:rStyle w:val="NormalTok"/>
          </w:rPr>
          <w:t xml:space="preserve">use backticks to apply code formatting:</w:t>
        </w:r>
      </w:ins>
      <w:ins w:id="2748" w:author="PR Preview" w:date="2024-01-01T00:00:00Z">
        <w:r>
          <w:br/>
        </w:r>
      </w:ins>
      <w:ins w:id="2748" w:author="PR Preview" w:date="2024-01-01T00:00:00Z">
        <w:r>
          <w:rPr>
            <w:rStyle w:val="NormalTok"/>
          </w:rPr>
          <w:t xml:space="preserve">for example, </w:t>
        </w:r>
      </w:ins>
      <w:ins w:id="2748" w:author="PR Preview" w:date="2024-01-01T00:00:00Z">
        <w:r>
          <w:rPr>
            <w:rStyle w:val="InformationTok"/>
          </w:rPr>
          <w:t xml:space="preserve">`dplyr::mutate()`</w:t>
        </w:r>
      </w:ins>
      <w:ins w:id="2748" w:author="PR Preview" w:date="2024-01-01T00:00:00Z">
        <w:r>
          <w:br/>
        </w:r>
      </w:ins>
      <w:ins w:id="2748" w:author="PR Preview" w:date="2024-01-01T00:00:00Z">
        <w:r>
          <w:br/>
        </w:r>
      </w:ins>
      <w:ins w:id="2748" w:author="PR Preview" w:date="2024-01-01T00:00:00Z">
        <w:r>
          <w:rPr>
            <w:rStyle w:val="NormalTok"/>
          </w:rPr>
          <w:t xml:space="preserve">When talking about packages in prose,</w:t>
        </w:r>
      </w:ins>
      <w:ins w:id="2748" w:author="PR Preview" w:date="2024-01-01T00:00:00Z">
        <w:r>
          <w:br/>
        </w:r>
      </w:ins>
      <w:ins w:id="2748" w:author="PR Preview" w:date="2024-01-01T00:00:00Z">
        <w:r>
          <w:rPr>
            <w:rStyle w:val="NormalTok"/>
          </w:rPr>
          <w:t xml:space="preserve">use backticks and curly-braces with a hyperlink to the package website.</w:t>
        </w:r>
      </w:ins>
      <w:ins w:id="2748" w:author="PR Preview" w:date="2024-01-01T00:00:00Z">
        <w:r>
          <w:br/>
        </w:r>
      </w:ins>
      <w:ins w:id="2748" w:author="PR Preview" w:date="2024-01-01T00:00:00Z">
        <w:r>
          <w:rPr>
            <w:rStyle w:val="NormalTok"/>
          </w:rPr>
          <w:t xml:space="preserve">For example: </w:t>
        </w:r>
      </w:ins>
      <w:ins w:id="2748" w:author="PR Preview" w:date="2024-01-01T00:00:00Z">
        <w:r>
          <w:rPr>
            <w:rStyle w:val="CommentTok"/>
          </w:rPr>
          <w:t xml:space="preserve">[</w:t>
        </w:r>
      </w:ins>
      <w:ins w:id="2748" w:author="PR Preview" w:date="2024-01-01T00:00:00Z">
        <w:r>
          <w:rPr>
            <w:rStyle w:val="OtherTok"/>
          </w:rPr>
          <w:t xml:space="preserve">`{dplyr}`</w:t>
        </w:r>
      </w:ins>
      <w:ins w:id="2748" w:author="PR Preview" w:date="2024-01-01T00:00:00Z">
        <w:r>
          <w:rPr>
            <w:rStyle w:val="CommentTok"/>
          </w:rPr>
          <w:t xml:space="preserve">](https://dplyr.tidyverse.org/)</w:t>
        </w:r>
      </w:ins>
      <w:ins w:id="2748" w:author="PR Preview" w:date="2024-01-01T00:00:00Z">
        <w:r>
          <w:br/>
        </w:r>
      </w:ins>
      <w:ins w:id="2748" w:author="PR Preview" w:date="2024-01-01T00:00:00Z">
        <w:r>
          <w:br/>
        </w:r>
      </w:ins>
      <w:ins w:id="2748" w:author="PR Preview" w:date="2024-01-01T00:00:00Z">
        <w:r>
          <w:rPr>
            <w:rStyle w:val="NormalTok"/>
          </w:rPr>
          <w:t xml:space="preserve">Common package URLs:</w:t>
        </w:r>
      </w:ins>
      <w:ins w:id="2748" w:author="PR Preview" w:date="2024-01-01T00:00:00Z">
        <w:r>
          <w:br/>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`{dplyr}`</w:t>
        </w:r>
      </w:ins>
      <w:ins w:id="2748" w:author="PR Preview" w:date="2024-01-01T00:00:00Z">
        <w:r>
          <w:rPr>
            <w:rStyle w:val="CommentTok"/>
          </w:rPr>
          <w:t xml:space="preserve">](https://dplyr.tidyverse.org/)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`{ggplot2}`</w:t>
        </w:r>
      </w:ins>
      <w:ins w:id="2748" w:author="PR Preview" w:date="2024-01-01T00:00:00Z">
        <w:r>
          <w:rPr>
            <w:rStyle w:val="CommentTok"/>
          </w:rPr>
          <w:t xml:space="preserve">](https://ggplot2.tidyverse.org/)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`{tidyr}`</w:t>
        </w:r>
      </w:ins>
      <w:ins w:id="2748" w:author="PR Preview" w:date="2024-01-01T00:00:00Z">
        <w:r>
          <w:rPr>
            <w:rStyle w:val="CommentTok"/>
          </w:rPr>
          <w:t xml:space="preserve">](https://tidyr.tidyverse.org/)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`{readr}`</w:t>
        </w:r>
      </w:ins>
      <w:ins w:id="2748" w:author="PR Preview" w:date="2024-01-01T00:00:00Z">
        <w:r>
          <w:rPr>
            <w:rStyle w:val="CommentTok"/>
          </w:rPr>
          <w:t xml:space="preserve">](https://readr.tidyverse.org/)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`{purrr}`</w:t>
        </w:r>
      </w:ins>
      <w:ins w:id="2748" w:author="PR Preview" w:date="2024-01-01T00:00:00Z">
        <w:r>
          <w:rPr>
            <w:rStyle w:val="CommentTok"/>
          </w:rPr>
          <w:t xml:space="preserve">](https://purrr.tidyverse.org/)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`{tibble}`</w:t>
        </w:r>
      </w:ins>
      <w:ins w:id="2748" w:author="PR Preview" w:date="2024-01-01T00:00:00Z">
        <w:r>
          <w:rPr>
            <w:rStyle w:val="CommentTok"/>
          </w:rPr>
          <w:t xml:space="preserve">](https://tibble.tidyverse.org/)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`{stringr}`</w:t>
        </w:r>
      </w:ins>
      <w:ins w:id="2748" w:author="PR Preview" w:date="2024-01-01T00:00:00Z">
        <w:r>
          <w:rPr>
            <w:rStyle w:val="CommentTok"/>
          </w:rPr>
          <w:t xml:space="preserve">](https://stringr.tidyverse.org/)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`{forcats}`</w:t>
        </w:r>
      </w:ins>
      <w:ins w:id="2748" w:author="PR Preview" w:date="2024-01-01T00:00:00Z">
        <w:r>
          <w:rPr>
            <w:rStyle w:val="CommentTok"/>
          </w:rPr>
          <w:t xml:space="preserve">](https://forcats.tidyverse.org/)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`{styler}`</w:t>
        </w:r>
      </w:ins>
      <w:ins w:id="2748" w:author="PR Preview" w:date="2024-01-01T00:00:00Z">
        <w:r>
          <w:rPr>
            <w:rStyle w:val="CommentTok"/>
          </w:rPr>
          <w:t xml:space="preserve">](https://styler.r-lib.org/)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`{lintr}`</w:t>
        </w:r>
      </w:ins>
      <w:ins w:id="2748" w:author="PR Preview" w:date="2024-01-01T00:00:00Z">
        <w:r>
          <w:rPr>
            <w:rStyle w:val="CommentTok"/>
          </w:rPr>
          <w:t xml:space="preserve">](https://lintr.r-lib.org/)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`{roxygen2}`</w:t>
        </w:r>
      </w:ins>
      <w:ins w:id="2748" w:author="PR Preview" w:date="2024-01-01T00:00:00Z">
        <w:r>
          <w:rPr>
            <w:rStyle w:val="CommentTok"/>
          </w:rPr>
          <w:t xml:space="preserve">](https://roxygen2.r-lib.org/)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`{testthat}`</w:t>
        </w:r>
      </w:ins>
      <w:ins w:id="2748" w:author="PR Preview" w:date="2024-01-01T00:00:00Z">
        <w:r>
          <w:rPr>
            <w:rStyle w:val="CommentTok"/>
          </w:rPr>
          <w:t xml:space="preserve">](https://testthat.r-lib.org/)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`{usethis}`</w:t>
        </w:r>
      </w:ins>
      <w:ins w:id="2748" w:author="PR Preview" w:date="2024-01-01T00:00:00Z">
        <w:r>
          <w:rPr>
            <w:rStyle w:val="CommentTok"/>
          </w:rPr>
          <w:t xml:space="preserve">](https://usethis.r-lib.org/)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`{devtools}`</w:t>
        </w:r>
      </w:ins>
      <w:ins w:id="2748" w:author="PR Preview" w:date="2024-01-01T00:00:00Z">
        <w:r>
          <w:rPr>
            <w:rStyle w:val="CommentTok"/>
          </w:rPr>
          <w:t xml:space="preserve">](https://devtools.r-lib.org/)</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`{renv}`</w:t>
        </w:r>
      </w:ins>
      <w:ins w:id="2748" w:author="PR Preview" w:date="2024-01-01T00:00:00Z">
        <w:r>
          <w:rPr>
            <w:rStyle w:val="CommentTok"/>
          </w:rPr>
          <w:t xml:space="preserve">](https://rstudio.github.io/renv/)</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`{targets}`</w:t>
        </w:r>
      </w:ins>
      <w:ins w:id="2748" w:author="PR Preview" w:date="2024-01-01T00:00:00Z">
        <w:r>
          <w:rPr>
            <w:rStyle w:val="CommentTok"/>
          </w:rPr>
          <w:t xml:space="preserve">](https://docs.ropensci.org/targets/)</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`{data.table}`</w:t>
        </w:r>
      </w:ins>
      <w:ins w:id="2748" w:author="PR Preview" w:date="2024-01-01T00:00:00Z">
        <w:r>
          <w:rPr>
            <w:rStyle w:val="CommentTok"/>
          </w:rPr>
          <w:t xml:space="preserve">](https://rdatatable.gitlab.io/data.table/)</w:t>
        </w:r>
      </w:ins>
      <w:ins w:id="2748" w:author="PR Preview" w:date="2024-01-01T00:00:00Z">
        <w:r>
          <w:br/>
        </w:r>
      </w:ins>
      <w:ins w:id="2748" w:author="PR Preview" w:date="2024-01-01T00:00:00Z">
        <w:r>
          <w:rPr>
            <w:rStyle w:val="SpecialStringTok"/>
          </w:rPr>
          <w:t xml:space="preserve">- </w:t>
        </w:r>
      </w:ins>
      <w:ins w:id="2748" w:author="PR Preview" w:date="2024-01-01T00:00:00Z">
        <w:r>
          <w:rPr>
            <w:rStyle w:val="CommentTok"/>
          </w:rPr>
          <w:t xml:space="preserve">[</w:t>
        </w:r>
      </w:ins>
      <w:ins w:id="2748" w:author="PR Preview" w:date="2024-01-01T00:00:00Z">
        <w:r>
          <w:rPr>
            <w:rStyle w:val="OtherTok"/>
          </w:rPr>
          <w:t xml:space="preserve">`{assertthat}`</w:t>
        </w:r>
      </w:ins>
      <w:ins w:id="2748" w:author="PR Preview" w:date="2024-01-01T00:00:00Z">
        <w:r>
          <w:rPr>
            <w:rStyle w:val="CommentTok"/>
          </w:rPr>
          <w:t xml:space="preserve">](https://cran.r-project.org/package=assertthat)</w:t>
        </w:r>
      </w:ins>
      <w:ins w:id="2748" w:author="PR Preview" w:date="2024-01-01T00:00:00Z">
        <w:r>
          <w:br/>
        </w:r>
      </w:ins>
      <w:ins w:id="2748" w:author="PR Preview" w:date="2024-01-01T00:00:00Z">
        <w:r>
          <w:br/>
        </w:r>
      </w:ins>
      <w:ins w:id="2748" w:author="PR Preview" w:date="2024-01-01T00:00:00Z">
        <w:r>
          <w:br/>
        </w:r>
      </w:ins>
      <w:ins w:id="2748" w:author="PR Preview" w:date="2024-01-01T00:00:00Z">
        <w:r>
          <w:rPr>
            <w:rStyle w:val="FunctionTok"/>
          </w:rPr>
          <w:t xml:space="preserve">### Blank Lines Before Lists</w:t>
        </w:r>
      </w:ins>
      <w:ins w:id="2748" w:author="PR Preview" w:date="2024-01-01T00:00:00Z">
        <w:r>
          <w:br/>
        </w:r>
      </w:ins>
      <w:ins w:id="2748" w:author="PR Preview" w:date="2024-01-01T00:00:00Z">
        <w:r>
          <w:br/>
        </w:r>
      </w:ins>
      <w:ins w:id="2748" w:author="PR Preview" w:date="2024-01-01T00:00:00Z">
        <w:r>
          <w:rPr>
            <w:rStyle w:val="NormalTok"/>
          </w:rPr>
          <w:t xml:space="preserve">**ALWAYS include a blank line before bullet lists and numbered lists** in markdown and Quarto (.qmd) files.</w:t>
        </w:r>
      </w:ins>
      <w:ins w:id="2748" w:author="PR Preview" w:date="2024-01-01T00:00:00Z">
        <w:r>
          <w:br/>
        </w:r>
      </w:ins>
      <w:ins w:id="2748" w:author="PR Preview" w:date="2024-01-01T00:00:00Z">
        <w:r>
          <w:br/>
        </w:r>
      </w:ins>
      <w:ins w:id="2748" w:author="PR Preview" w:date="2024-01-01T00:00:00Z">
        <w:r>
          <w:rPr>
            <w:rStyle w:val="NormalTok"/>
          </w:rPr>
          <w:t xml:space="preserve">**Correct:**</w:t>
        </w:r>
      </w:ins>
      <w:ins w:id="2748" w:author="PR Preview" w:date="2024-01-01T00:00:00Z">
        <w:r>
          <w:br/>
        </w:r>
      </w:ins>
      <w:ins w:id="2748" w:author="PR Preview" w:date="2024-01-01T00:00:00Z">
        <w:r>
          <w:rPr>
            <w:rStyle w:val="InformationTok"/>
          </w:rPr>
          <w:t xml:space="preserve">```markdown</w:t>
        </w:r>
      </w:ins>
      <w:ins w:id="2748" w:author="PR Preview" w:date="2024-01-01T00:00:00Z">
        <w:r>
          <w:br/>
        </w:r>
      </w:ins>
      <w:ins w:id="2748" w:author="PR Preview" w:date="2024-01-01T00:00:00Z">
        <w:r>
          <w:rPr>
            <w:rStyle w:val="NormalTok"/>
          </w:rPr>
          <w:t xml:space="preserve">Here are the key points:</w:t>
        </w:r>
      </w:ins>
      <w:ins w:id="2748" w:author="PR Preview" w:date="2024-01-01T00:00:00Z">
        <w:r>
          <w:br/>
        </w:r>
      </w:ins>
      <w:ins w:id="2748" w:author="PR Preview" w:date="2024-01-01T00:00:00Z">
        <w:r>
          <w:br/>
        </w:r>
      </w:ins>
      <w:ins w:id="2748" w:author="PR Preview" w:date="2024-01-01T00:00:00Z">
        <w:r>
          <w:rPr>
            <w:rStyle w:val="SpecialStringTok"/>
          </w:rPr>
          <w:t xml:space="preserve">- </w:t>
        </w:r>
      </w:ins>
      <w:ins w:id="2748" w:author="PR Preview" w:date="2024-01-01T00:00:00Z">
        <w:r>
          <w:rPr>
            <w:rStyle w:val="NormalTok"/>
          </w:rPr>
          <w:t xml:space="preserve">First item</w:t>
        </w:r>
      </w:ins>
      <w:ins w:id="2748" w:author="PR Preview" w:date="2024-01-01T00:00:00Z">
        <w:r>
          <w:br/>
        </w:r>
      </w:ins>
      <w:ins w:id="2748" w:author="PR Preview" w:date="2024-01-01T00:00:00Z">
        <w:r>
          <w:rPr>
            <w:rStyle w:val="SpecialStringTok"/>
          </w:rPr>
          <w:t xml:space="preserve">- </w:t>
        </w:r>
      </w:ins>
      <w:ins w:id="2748" w:author="PR Preview" w:date="2024-01-01T00:00:00Z">
        <w:r>
          <w:rPr>
            <w:rStyle w:val="NormalTok"/>
          </w:rPr>
          <w:t xml:space="preserve">Second item</w:t>
        </w:r>
      </w:ins>
      <w:ins w:id="2748" w:author="PR Preview" w:date="2024-01-01T00:00:00Z">
        <w:r>
          <w:br/>
        </w:r>
      </w:ins>
      <w:ins w:id="2748" w:author="PR Preview" w:date="2024-01-01T00:00:00Z">
        <w:r>
          <w:rPr>
            <w:rStyle w:val="SpecialStringTok"/>
          </w:rPr>
          <w:t xml:space="preserve">- </w:t>
        </w:r>
      </w:ins>
      <w:ins w:id="2748" w:author="PR Preview" w:date="2024-01-01T00:00:00Z">
        <w:r>
          <w:rPr>
            <w:rStyle w:val="NormalTok"/>
          </w:rPr>
          <w:t xml:space="preserve">Third item</w:t>
        </w:r>
      </w:ins>
    </w:p>
    <w:p>
      <w:pPr>
        <w:pStyle w:val="FirstParagraph"/>
      </w:pPr>
      <w:ins w:id="2749" w:author="PR Preview" w:date="2024-01-01T00:00:00Z">
        <w:r>
          <w:rPr>
            <w:b/>
            <w:bCs/>
          </w:rPr>
          <w:t xml:space="preserve">Incorrect:</w:t>
        </w:r>
      </w:ins>
    </w:p>
    <w:p>
      <w:pPr>
        <w:pStyle w:val="SourceCode"/>
      </w:pPr>
      <w:ins w:id="2750" w:author="PR Preview" w:date="2024-01-01T00:00:00Z">
        <w:r>
          <w:rPr>
            <w:rStyle w:val="AnnotationTok"/>
          </w:rPr>
          <w:t xml:space="preserve">Here are the key points:</w:t>
        </w:r>
      </w:ins>
      <w:ins w:id="2750" w:author="PR Preview" w:date="2024-01-01T00:00:00Z">
        <w:r>
          <w:br/>
        </w:r>
      </w:ins>
      <w:ins w:id="2750" w:author="PR Preview" w:date="2024-01-01T00:00:00Z">
        <w:r>
          <w:rPr>
            <w:rStyle w:val="SpecialStringTok"/>
          </w:rPr>
          <w:t xml:space="preserve">- </w:t>
        </w:r>
      </w:ins>
      <w:ins w:id="2750" w:author="PR Preview" w:date="2024-01-01T00:00:00Z">
        <w:r>
          <w:rPr>
            <w:rStyle w:val="NormalTok"/>
          </w:rPr>
          <w:t xml:space="preserve">First item</w:t>
        </w:r>
      </w:ins>
      <w:ins w:id="2750" w:author="PR Preview" w:date="2024-01-01T00:00:00Z">
        <w:r>
          <w:br/>
        </w:r>
      </w:ins>
      <w:ins w:id="2750" w:author="PR Preview" w:date="2024-01-01T00:00:00Z">
        <w:r>
          <w:rPr>
            <w:rStyle w:val="SpecialStringTok"/>
          </w:rPr>
          <w:t xml:space="preserve">- </w:t>
        </w:r>
      </w:ins>
      <w:ins w:id="2750" w:author="PR Preview" w:date="2024-01-01T00:00:00Z">
        <w:r>
          <w:rPr>
            <w:rStyle w:val="NormalTok"/>
          </w:rPr>
          <w:t xml:space="preserve">Second item</w:t>
        </w:r>
      </w:ins>
      <w:ins w:id="2750" w:author="PR Preview" w:date="2024-01-01T00:00:00Z">
        <w:r>
          <w:br/>
        </w:r>
      </w:ins>
      <w:ins w:id="2750" w:author="PR Preview" w:date="2024-01-01T00:00:00Z">
        <w:r>
          <w:rPr>
            <w:rStyle w:val="SpecialStringTok"/>
          </w:rPr>
          <w:t xml:space="preserve">- </w:t>
        </w:r>
      </w:ins>
      <w:ins w:id="2750" w:author="PR Preview" w:date="2024-01-01T00:00:00Z">
        <w:r>
          <w:rPr>
            <w:rStyle w:val="NormalTok"/>
          </w:rPr>
          <w:t xml:space="preserve">Third item</w:t>
        </w:r>
      </w:ins>
    </w:p>
    <w:p>
      <w:pPr>
        <w:pStyle w:val="FirstParagraph"/>
      </w:pPr>
      <w:ins w:id="2751" w:author="PR Preview" w:date="2024-01-01T00:00:00Z">
        <w:r>
          <w:t xml:space="preserve">This applies to:</w:t>
        </w:r>
      </w:ins>
    </w:p>
    <w:p>
      <w:pPr>
        <w:pStyle w:val="Compact"/>
        <w:numPr>
          <w:ilvl w:val="0"/>
          <w:numId w:val="1192"/>
        </w:numPr>
      </w:pPr>
      <w:ins w:id="2752" w:author="PR Preview" w:date="2024-01-01T00:00:00Z">
        <w:r>
          <w:t xml:space="preserve">Bullet lists (starting with</w:t>
        </w:r>
      </w:ins>
      <w:ins w:id="2752" w:author="PR Preview" w:date="2024-01-01T00:00:00Z">
        <w:r>
          <w:t xml:space="preserve"> </w:t>
        </w:r>
      </w:ins>
      <w:ins w:id="2752" w:author="PR Preview" w:date="2024-01-01T00:00:00Z">
        <w:r>
          <w:rPr>
            <w:rStyle w:val="VerbatimChar"/>
          </w:rPr>
          <w:t xml:space="preserve">-</w:t>
        </w:r>
      </w:ins>
      <w:ins w:id="2752" w:author="PR Preview" w:date="2024-01-01T00:00:00Z">
        <w:r>
          <w:t xml:space="preserve"> </w:t>
        </w:r>
      </w:ins>
      <w:ins w:id="2752" w:author="PR Preview" w:date="2024-01-01T00:00:00Z">
        <w:r>
          <w:t xml:space="preserve">or</w:t>
        </w:r>
      </w:ins>
      <w:ins w:id="2752" w:author="PR Preview" w:date="2024-01-01T00:00:00Z">
        <w:r>
          <w:t xml:space="preserve"> </w:t>
        </w:r>
      </w:ins>
      <w:ins w:id="2752" w:author="PR Preview" w:date="2024-01-01T00:00:00Z">
        <w:r>
          <w:rPr>
            <w:rStyle w:val="VerbatimChar"/>
          </w:rPr>
          <w:t xml:space="preserve">*</w:t>
        </w:r>
      </w:ins>
      <w:ins w:id="2752" w:author="PR Preview" w:date="2024-01-01T00:00:00Z">
        <w:r>
          <w:t xml:space="preserve">)</w:t>
        </w:r>
      </w:ins>
    </w:p>
    <w:p>
      <w:pPr>
        <w:pStyle w:val="Compact"/>
        <w:numPr>
          <w:ilvl w:val="0"/>
          <w:numId w:val="1192"/>
        </w:numPr>
      </w:pPr>
      <w:ins w:id="2753" w:author="PR Preview" w:date="2024-01-01T00:00:00Z">
        <w:r>
          <w:t xml:space="preserve">Numbered lists (starting with</w:t>
        </w:r>
      </w:ins>
      <w:ins w:id="2753" w:author="PR Preview" w:date="2024-01-01T00:00:00Z">
        <w:r>
          <w:t xml:space="preserve"> </w:t>
        </w:r>
      </w:ins>
      <w:ins w:id="2753" w:author="PR Preview" w:date="2024-01-01T00:00:00Z">
        <w:r>
          <w:rPr>
            <w:rStyle w:val="VerbatimChar"/>
          </w:rPr>
          <w:t xml:space="preserve">1.</w:t>
        </w:r>
      </w:ins>
      <w:ins w:id="2753" w:author="PR Preview" w:date="2024-01-01T00:00:00Z">
        <w:r>
          <w:t xml:space="preserve">,</w:t>
        </w:r>
      </w:ins>
      <w:ins w:id="2753" w:author="PR Preview" w:date="2024-01-01T00:00:00Z">
        <w:r>
          <w:t xml:space="preserve"> </w:t>
        </w:r>
      </w:ins>
      <w:ins w:id="2753" w:author="PR Preview" w:date="2024-01-01T00:00:00Z">
        <w:r>
          <w:rPr>
            <w:rStyle w:val="VerbatimChar"/>
          </w:rPr>
          <w:t xml:space="preserve">2.</w:t>
        </w:r>
      </w:ins>
      <w:ins w:id="2753" w:author="PR Preview" w:date="2024-01-01T00:00:00Z">
        <w:r>
          <w:t xml:space="preserve">, etc.)</w:t>
        </w:r>
      </w:ins>
    </w:p>
    <w:p>
      <w:pPr>
        <w:pStyle w:val="Compact"/>
        <w:numPr>
          <w:ilvl w:val="0"/>
          <w:numId w:val="1192"/>
        </w:numPr>
      </w:pPr>
      <w:ins w:id="2754" w:author="PR Preview" w:date="2024-01-01T00:00:00Z">
        <w:r>
          <w:t xml:space="preserve">Lists in all .qmd files throughout the repository</w:t>
        </w:r>
      </w:ins>
    </w:p>
    <w:bookmarkStart w:id="602" w:name="line-breaks-in-plain-text-1"/>
    <w:p>
      <w:pPr>
        <w:pStyle w:val="Heading3"/>
      </w:pPr>
      <w:ins w:id="2755" w:author="PR Preview" w:date="2024-01-01T00:00:00Z">
        <w:r>
          <w:t xml:space="preserve">Line Breaks in Plain Text</w:t>
        </w:r>
      </w:ins>
    </w:p>
    <w:p>
      <w:pPr>
        <w:pStyle w:val="FirstParagraph"/>
      </w:pPr>
      <w:ins w:id="2756" w:author="PR Preview" w:date="2024-01-01T00:00:00Z">
        <w:r>
          <w:rPr>
            <w:b/>
            <w:bCs/>
          </w:rPr>
          <w:t xml:space="preserve">ALWAYS line-break at the ends of sentences and long phrases in plain-text paragraphs in .qmd files</w:t>
        </w:r>
      </w:ins>
      <w:ins w:id="2756" w:author="PR Preview" w:date="2024-01-01T00:00:00Z">
        <w:r>
          <w:t xml:space="preserve"> </w:t>
        </w:r>
      </w:ins>
      <w:ins w:id="2756" w:author="PR Preview" w:date="2024-01-01T00:00:00Z">
        <w:r>
          <w:t xml:space="preserve">to avoid long lines.</w:t>
        </w:r>
      </w:ins>
    </w:p>
    <w:p>
      <w:pPr>
        <w:pStyle w:val="BodyText"/>
      </w:pPr>
      <w:ins w:id="2757" w:author="PR Preview" w:date="2024-01-01T00:00:00Z">
        <w:r>
          <w:rPr>
            <w:b/>
            <w:bCs/>
          </w:rPr>
          <w:t xml:space="preserve">Correct:</w:t>
        </w:r>
      </w:ins>
    </w:p>
    <w:p>
      <w:pPr>
        <w:pStyle w:val="SourceCode"/>
      </w:pPr>
      <w:ins w:id="2758" w:author="PR Preview" w:date="2024-01-01T00:00:00Z">
        <w:r>
          <w:rPr>
            <w:rStyle w:val="NormalTok"/>
          </w:rPr>
          <w:t xml:space="preserve">When talking about code in prose sections,</w:t>
        </w:r>
      </w:ins>
      <w:ins w:id="2758" w:author="PR Preview" w:date="2024-01-01T00:00:00Z">
        <w:r>
          <w:br/>
        </w:r>
      </w:ins>
      <w:ins w:id="2758" w:author="PR Preview" w:date="2024-01-01T00:00:00Z">
        <w:r>
          <w:rPr>
            <w:rStyle w:val="NormalTok"/>
          </w:rPr>
          <w:t xml:space="preserve">use backticks to apply code formatting.</w:t>
        </w:r>
      </w:ins>
      <w:ins w:id="2758" w:author="PR Preview" w:date="2024-01-01T00:00:00Z">
        <w:r>
          <w:br/>
        </w:r>
      </w:ins>
      <w:ins w:id="2758" w:author="PR Preview" w:date="2024-01-01T00:00:00Z">
        <w:r>
          <w:rPr>
            <w:rStyle w:val="NormalTok"/>
          </w:rPr>
          <w:t xml:space="preserve">This helps maintain readability in source files</w:t>
        </w:r>
      </w:ins>
      <w:ins w:id="2758" w:author="PR Preview" w:date="2024-01-01T00:00:00Z">
        <w:r>
          <w:br/>
        </w:r>
      </w:ins>
      <w:ins w:id="2758" w:author="PR Preview" w:date="2024-01-01T00:00:00Z">
        <w:r>
          <w:rPr>
            <w:rStyle w:val="NormalTok"/>
          </w:rPr>
          <w:t xml:space="preserve">and makes diffs easier to review.</w:t>
        </w:r>
      </w:ins>
    </w:p>
    <w:p>
      <w:pPr>
        <w:pStyle w:val="FirstParagraph"/>
      </w:pPr>
      <w:ins w:id="2759" w:author="PR Preview" w:date="2024-01-01T00:00:00Z">
        <w:r>
          <w:rPr>
            <w:b/>
            <w:bCs/>
          </w:rPr>
          <w:t xml:space="preserve">Incorrect:</w:t>
        </w:r>
      </w:ins>
    </w:p>
    <w:p>
      <w:pPr>
        <w:pStyle w:val="SourceCode"/>
      </w:pPr>
      <w:ins w:id="2760" w:author="PR Preview" w:date="2024-01-01T00:00:00Z">
        <w:r>
          <w:rPr>
            <w:rStyle w:val="NormalTok"/>
          </w:rPr>
          <w:t xml:space="preserve">When talking about code in prose sections, use backticks to apply code formatting. This helps maintain readability in source files and makes diffs easier to review.</w:t>
        </w:r>
      </w:ins>
    </w:p>
    <w:p>
      <w:pPr>
        <w:pStyle w:val="FirstParagraph"/>
      </w:pPr>
      <w:ins w:id="2761" w:author="PR Preview" w:date="2024-01-01T00:00:00Z">
        <w:r>
          <w:rPr>
            <w:b/>
            <w:bCs/>
          </w:rPr>
          <w:t xml:space="preserve">Benefits:</w:t>
        </w:r>
      </w:ins>
    </w:p>
    <w:p>
      <w:pPr>
        <w:pStyle w:val="Compact"/>
        <w:numPr>
          <w:ilvl w:val="0"/>
          <w:numId w:val="1193"/>
        </w:numPr>
      </w:pPr>
      <w:ins w:id="2762" w:author="PR Preview" w:date="2024-01-01T00:00:00Z">
        <w:r>
          <w:t xml:space="preserve">Improves readability of source .qmd files</w:t>
        </w:r>
      </w:ins>
    </w:p>
    <w:p>
      <w:pPr>
        <w:pStyle w:val="Compact"/>
        <w:numPr>
          <w:ilvl w:val="0"/>
          <w:numId w:val="1193"/>
        </w:numPr>
      </w:pPr>
      <w:ins w:id="2763" w:author="PR Preview" w:date="2024-01-01T00:00:00Z">
        <w:r>
          <w:t xml:space="preserve">Makes git diffs clearer and easier to review</w:t>
        </w:r>
      </w:ins>
    </w:p>
    <w:p>
      <w:pPr>
        <w:pStyle w:val="Compact"/>
        <w:numPr>
          <w:ilvl w:val="0"/>
          <w:numId w:val="1193"/>
        </w:numPr>
      </w:pPr>
      <w:ins w:id="2764" w:author="PR Preview" w:date="2024-01-01T00:00:00Z">
        <w:r>
          <w:t xml:space="preserve">Helps identify specific changes in version control</w:t>
        </w:r>
      </w:ins>
    </w:p>
    <w:p>
      <w:pPr>
        <w:pStyle w:val="Compact"/>
        <w:numPr>
          <w:ilvl w:val="0"/>
          <w:numId w:val="1193"/>
        </w:numPr>
      </w:pPr>
      <w:ins w:id="2765" w:author="PR Preview" w:date="2024-01-01T00:00:00Z">
        <w:r>
          <w:t xml:space="preserve">Prevents horizontal scrolling when editing</w:t>
        </w:r>
      </w:ins>
    </w:p>
    <w:p>
      <w:pPr>
        <w:pStyle w:val="Compact"/>
        <w:numPr>
          <w:ilvl w:val="0"/>
          <w:numId w:val="1193"/>
        </w:numPr>
      </w:pPr>
      <w:ins w:id="2766" w:author="PR Preview" w:date="2024-01-01T00:00:00Z">
        <w:r>
          <w:t xml:space="preserve">Follows semantic line breaks best practice</w:t>
        </w:r>
      </w:ins>
    </w:p>
    <w:p>
      <w:pPr>
        <w:pStyle w:val="FirstParagraph"/>
      </w:pPr>
      <w:ins w:id="2767" w:author="PR Preview" w:date="2024-01-01T00:00:00Z">
        <w:r>
          <w:rPr>
            <w:b/>
            <w:bCs/>
          </w:rPr>
          <w:t xml:space="preserve">Guidelines:</w:t>
        </w:r>
      </w:ins>
    </w:p>
    <w:p>
      <w:pPr>
        <w:pStyle w:val="Compact"/>
        <w:numPr>
          <w:ilvl w:val="0"/>
          <w:numId w:val="1194"/>
        </w:numPr>
      </w:pPr>
      <w:ins w:id="2768" w:author="PR Preview" w:date="2024-01-01T00:00:00Z">
        <w:r>
          <w:t xml:space="preserve">Break after complete sentences (at periods)</w:t>
        </w:r>
      </w:ins>
    </w:p>
    <w:p>
      <w:pPr>
        <w:pStyle w:val="Compact"/>
        <w:numPr>
          <w:ilvl w:val="0"/>
          <w:numId w:val="1194"/>
        </w:numPr>
      </w:pPr>
      <w:ins w:id="2769" w:author="PR Preview" w:date="2024-01-01T00:00:00Z">
        <w:r>
          <w:t xml:space="preserve">Break after long phrases or clauses (at commas or conjunctions)</w:t>
        </w:r>
      </w:ins>
    </w:p>
    <w:p>
      <w:pPr>
        <w:pStyle w:val="Compact"/>
        <w:numPr>
          <w:ilvl w:val="0"/>
          <w:numId w:val="1194"/>
        </w:numPr>
      </w:pPr>
      <w:ins w:id="2770" w:author="PR Preview" w:date="2024-01-01T00:00:00Z">
        <w:r>
          <w:t xml:space="preserve">Break after approximately 60-80 characters when appropriate</w:t>
        </w:r>
      </w:ins>
    </w:p>
    <w:p>
      <w:pPr>
        <w:pStyle w:val="Compact"/>
        <w:numPr>
          <w:ilvl w:val="0"/>
          <w:numId w:val="1194"/>
        </w:numPr>
      </w:pPr>
      <w:ins w:id="2771" w:author="PR Preview" w:date="2024-01-01T00:00:00Z">
        <w:r>
          <w:t xml:space="preserve">Keep related short phrases together on one line</w:t>
        </w:r>
      </w:ins>
    </w:p>
    <w:p>
      <w:pPr>
        <w:pStyle w:val="Compact"/>
        <w:numPr>
          <w:ilvl w:val="0"/>
          <w:numId w:val="1194"/>
        </w:numPr>
      </w:pPr>
      <w:ins w:id="2772" w:author="PR Preview" w:date="2024-01-01T00:00:00Z">
        <w:r>
          <w:t xml:space="preserve">Don’t break in the middle of inline code, links, or formatting</w:t>
        </w:r>
      </w:ins>
    </w:p>
    <w:bookmarkEnd w:id="602"/>
    <w:bookmarkStart w:id="603" w:name="why-this-matters-1"/>
    <w:p>
      <w:pPr>
        <w:pStyle w:val="Heading3"/>
      </w:pPr>
      <w:ins w:id="2773" w:author="PR Preview" w:date="2024-01-01T00:00:00Z">
        <w:r>
          <w:t xml:space="preserve">Why This Matters</w:t>
        </w:r>
      </w:ins>
    </w:p>
    <w:p>
      <w:pPr>
        <w:pStyle w:val="Compact"/>
        <w:numPr>
          <w:ilvl w:val="0"/>
          <w:numId w:val="1195"/>
        </w:numPr>
      </w:pPr>
      <w:ins w:id="2774" w:author="PR Preview" w:date="2024-01-01T00:00:00Z">
        <w:r>
          <w:t xml:space="preserve">Ensures consistent markdown rendering across different platforms</w:t>
        </w:r>
      </w:ins>
    </w:p>
    <w:p>
      <w:pPr>
        <w:pStyle w:val="Compact"/>
        <w:numPr>
          <w:ilvl w:val="0"/>
          <w:numId w:val="1195"/>
        </w:numPr>
      </w:pPr>
      <w:ins w:id="2775" w:author="PR Preview" w:date="2024-01-01T00:00:00Z">
        <w:r>
          <w:t xml:space="preserve">Improves readability in both source and rendered forms</w:t>
        </w:r>
      </w:ins>
    </w:p>
    <w:p>
      <w:pPr>
        <w:pStyle w:val="Compact"/>
        <w:numPr>
          <w:ilvl w:val="0"/>
          <w:numId w:val="1195"/>
        </w:numPr>
      </w:pPr>
      <w:ins w:id="2776" w:author="PR Preview" w:date="2024-01-01T00:00:00Z">
        <w:r>
          <w:t xml:space="preserve">Prevents rendering issues in Quarto books</w:t>
        </w:r>
      </w:ins>
    </w:p>
    <w:p>
      <w:pPr>
        <w:pStyle w:val="Compact"/>
        <w:numPr>
          <w:ilvl w:val="0"/>
          <w:numId w:val="1195"/>
        </w:numPr>
      </w:pPr>
      <w:ins w:id="2777" w:author="PR Preview" w:date="2024-01-01T00:00:00Z">
        <w:r>
          <w:t xml:space="preserve">Follows markdown best practices</w:t>
        </w:r>
      </w:ins>
    </w:p>
    <w:bookmarkEnd w:id="603"/>
    <w:bookmarkStart w:id="604" w:name="Xd4986e1a742ed1129d87d73b372e6b26a344ded"/>
    <w:p>
      <w:pPr>
        <w:pStyle w:val="Heading3"/>
      </w:pPr>
      <w:ins w:id="2778" w:author="PR Preview" w:date="2024-01-01T00:00:00Z">
        <w:r>
          <w:t xml:space="preserve">Cross-References for Figures and Tables</w:t>
        </w:r>
      </w:ins>
    </w:p>
    <w:p>
      <w:pPr>
        <w:pStyle w:val="FirstParagraph"/>
      </w:pPr>
      <w:ins w:id="2779" w:author="PR Preview" w:date="2024-01-01T00:00:00Z">
        <w:r>
          <w:rPr>
            <w:b/>
            <w:bCs/>
          </w:rPr>
          <w:t xml:space="preserve">ALWAYS use Quarto’s cross-reference system for figures, tables, and other captioned content.</w:t>
        </w:r>
      </w:ins>
      <w:ins w:id="2779" w:author="PR Preview" w:date="2024-01-01T00:00:00Z">
        <w:r>
          <w:t xml:space="preserve"> </w:t>
        </w:r>
      </w:ins>
      <w:ins w:id="2779" w:author="PR Preview" w:date="2024-01-01T00:00:00Z">
        <w:r>
          <w:t xml:space="preserve">See</w:t>
        </w:r>
      </w:ins>
      <w:ins w:id="2779" w:author="PR Preview" w:date="2024-01-01T00:00:00Z">
        <w:r>
          <w:t xml:space="preserve"> </w:t>
        </w:r>
      </w:ins>
      <w:hyperlink r:id="rId288">
        <w:r>
          <w:rPr>
            <w:rStyle w:val="Hyperlink"/>
          </w:rPr>
          <w:t xml:space="preserve">Quarto Cross-References documentation</w:t>
        </w:r>
      </w:hyperlink>
      <w:ins w:id="2779" w:author="PR Preview" w:date="2024-01-01T00:00:00Z">
        <w:r>
          <w:t xml:space="preserve"> </w:t>
        </w:r>
      </w:ins>
      <w:ins w:id="2779" w:author="PR Preview" w:date="2024-01-01T00:00:00Z">
        <w:r>
          <w:t xml:space="preserve">for complete details.</w:t>
        </w:r>
      </w:ins>
    </w:p>
    <w:p>
      <w:pPr>
        <w:pStyle w:val="BodyText"/>
      </w:pPr>
      <w:ins w:id="2780" w:author="PR Preview" w:date="2024-01-01T00:00:00Z">
        <w:r>
          <w:rPr>
            <w:b/>
            <w:bCs/>
          </w:rPr>
          <w:t xml:space="preserve">Required label prefixes:</w:t>
        </w:r>
      </w:ins>
    </w:p>
    <w:p>
      <w:pPr>
        <w:pStyle w:val="Compact"/>
        <w:numPr>
          <w:ilvl w:val="0"/>
          <w:numId w:val="1196"/>
        </w:numPr>
      </w:pPr>
      <w:ins w:id="2781" w:author="PR Preview" w:date="2024-01-01T00:00:00Z">
        <w:r>
          <w:t xml:space="preserve">Figures:</w:t>
        </w:r>
      </w:ins>
      <w:ins w:id="2781" w:author="PR Preview" w:date="2024-01-01T00:00:00Z">
        <w:r>
          <w:t xml:space="preserve"> </w:t>
        </w:r>
      </w:ins>
      <w:ins w:id="2781" w:author="PR Preview" w:date="2024-01-01T00:00:00Z">
        <w:r>
          <w:rPr>
            <w:rStyle w:val="VerbatimChar"/>
          </w:rPr>
          <w:t xml:space="preserve">#fig-</w:t>
        </w:r>
      </w:ins>
      <w:ins w:id="2781" w:author="PR Preview" w:date="2024-01-01T00:00:00Z">
        <w:r>
          <w:t xml:space="preserve"> </w:t>
        </w:r>
      </w:ins>
      <w:ins w:id="2781" w:author="PR Preview" w:date="2024-01-01T00:00:00Z">
        <w:r>
          <w:t xml:space="preserve">(e.g.,</w:t>
        </w:r>
      </w:ins>
      <w:ins w:id="2781" w:author="PR Preview" w:date="2024-01-01T00:00:00Z">
        <w:r>
          <w:t xml:space="preserve"> </w:t>
        </w:r>
      </w:ins>
      <w:ins w:id="2781" w:author="PR Preview" w:date="2024-01-01T00:00:00Z">
        <w:r>
          <w:rPr>
            <w:rStyle w:val="VerbatimChar"/>
          </w:rPr>
          <w:t xml:space="preserve">#fig-data-masking</w:t>
        </w:r>
      </w:ins>
      <w:ins w:id="2781" w:author="PR Preview" w:date="2024-01-01T00:00:00Z">
        <w:r>
          <w:t xml:space="preserve">,</w:t>
        </w:r>
      </w:ins>
      <w:ins w:id="2781" w:author="PR Preview" w:date="2024-01-01T00:00:00Z">
        <w:r>
          <w:t xml:space="preserve"> </w:t>
        </w:r>
      </w:ins>
      <w:ins w:id="2781" w:author="PR Preview" w:date="2024-01-01T00:00:00Z">
        <w:r>
          <w:rPr>
            <w:rStyle w:val="VerbatimChar"/>
          </w:rPr>
          <w:t xml:space="preserve">#fig-workflow-diagram</w:t>
        </w:r>
      </w:ins>
      <w:ins w:id="2781" w:author="PR Preview" w:date="2024-01-01T00:00:00Z">
        <w:r>
          <w:t xml:space="preserve">)</w:t>
        </w:r>
      </w:ins>
    </w:p>
    <w:p>
      <w:pPr>
        <w:pStyle w:val="Compact"/>
        <w:numPr>
          <w:ilvl w:val="0"/>
          <w:numId w:val="1196"/>
        </w:numPr>
      </w:pPr>
      <w:ins w:id="2782" w:author="PR Preview" w:date="2024-01-01T00:00:00Z">
        <w:r>
          <w:t xml:space="preserve">Tables:</w:t>
        </w:r>
      </w:ins>
      <w:ins w:id="2782" w:author="PR Preview" w:date="2024-01-01T00:00:00Z">
        <w:r>
          <w:t xml:space="preserve"> </w:t>
        </w:r>
      </w:ins>
      <w:ins w:id="2782" w:author="PR Preview" w:date="2024-01-01T00:00:00Z">
        <w:r>
          <w:rPr>
            <w:rStyle w:val="VerbatimChar"/>
          </w:rPr>
          <w:t xml:space="preserve">#tbl-</w:t>
        </w:r>
      </w:ins>
      <w:ins w:id="2782" w:author="PR Preview" w:date="2024-01-01T00:00:00Z">
        <w:r>
          <w:t xml:space="preserve"> </w:t>
        </w:r>
      </w:ins>
      <w:ins w:id="2782" w:author="PR Preview" w:date="2024-01-01T00:00:00Z">
        <w:r>
          <w:t xml:space="preserve">(e.g.,</w:t>
        </w:r>
      </w:ins>
      <w:ins w:id="2782" w:author="PR Preview" w:date="2024-01-01T00:00:00Z">
        <w:r>
          <w:t xml:space="preserve"> </w:t>
        </w:r>
      </w:ins>
      <w:ins w:id="2782" w:author="PR Preview" w:date="2024-01-01T00:00:00Z">
        <w:r>
          <w:rPr>
            <w:rStyle w:val="VerbatimChar"/>
          </w:rPr>
          <w:t xml:space="preserve">#tbl-git-commands</w:t>
        </w:r>
      </w:ins>
      <w:ins w:id="2782" w:author="PR Preview" w:date="2024-01-01T00:00:00Z">
        <w:r>
          <w:t xml:space="preserve">,</w:t>
        </w:r>
      </w:ins>
      <w:ins w:id="2782" w:author="PR Preview" w:date="2024-01-01T00:00:00Z">
        <w:r>
          <w:t xml:space="preserve"> </w:t>
        </w:r>
      </w:ins>
      <w:ins w:id="2782" w:author="PR Preview" w:date="2024-01-01T00:00:00Z">
        <w:r>
          <w:rPr>
            <w:rStyle w:val="VerbatimChar"/>
          </w:rPr>
          <w:t xml:space="preserve">#tbl-summary-stats</w:t>
        </w:r>
      </w:ins>
      <w:ins w:id="2782" w:author="PR Preview" w:date="2024-01-01T00:00:00Z">
        <w:r>
          <w:t xml:space="preserve">)</w:t>
        </w:r>
      </w:ins>
    </w:p>
    <w:p>
      <w:pPr>
        <w:pStyle w:val="Compact"/>
        <w:numPr>
          <w:ilvl w:val="0"/>
          <w:numId w:val="1196"/>
        </w:numPr>
      </w:pPr>
      <w:ins w:id="2783" w:author="PR Preview" w:date="2024-01-01T00:00:00Z">
        <w:r>
          <w:t xml:space="preserve">Equations:</w:t>
        </w:r>
      </w:ins>
      <w:ins w:id="2783" w:author="PR Preview" w:date="2024-01-01T00:00:00Z">
        <w:r>
          <w:t xml:space="preserve"> </w:t>
        </w:r>
      </w:ins>
      <w:ins w:id="2783" w:author="PR Preview" w:date="2024-01-01T00:00:00Z">
        <w:r>
          <w:rPr>
            <w:rStyle w:val="VerbatimChar"/>
          </w:rPr>
          <w:t xml:space="preserve">#eq-</w:t>
        </w:r>
      </w:ins>
      <w:ins w:id="2783" w:author="PR Preview" w:date="2024-01-01T00:00:00Z">
        <w:r>
          <w:t xml:space="preserve"> </w:t>
        </w:r>
      </w:ins>
      <w:ins w:id="2783" w:author="PR Preview" w:date="2024-01-01T00:00:00Z">
        <w:r>
          <w:t xml:space="preserve">(e.g.,</w:t>
        </w:r>
      </w:ins>
      <w:ins w:id="2783" w:author="PR Preview" w:date="2024-01-01T00:00:00Z">
        <w:r>
          <w:t xml:space="preserve"> </w:t>
        </w:r>
      </w:ins>
      <w:ins w:id="2783" w:author="PR Preview" w:date="2024-01-01T00:00:00Z">
        <w:r>
          <w:rPr>
            <w:rStyle w:val="VerbatimChar"/>
          </w:rPr>
          <w:t xml:space="preserve">#eq-regression-model</w:t>
        </w:r>
      </w:ins>
      <w:ins w:id="2783" w:author="PR Preview" w:date="2024-01-01T00:00:00Z">
        <w:r>
          <w:t xml:space="preserve">)</w:t>
        </w:r>
      </w:ins>
    </w:p>
    <w:p>
      <w:pPr>
        <w:pStyle w:val="Compact"/>
        <w:numPr>
          <w:ilvl w:val="0"/>
          <w:numId w:val="1196"/>
        </w:numPr>
      </w:pPr>
      <w:ins w:id="2784" w:author="PR Preview" w:date="2024-01-01T00:00:00Z">
        <w:r>
          <w:t xml:space="preserve">Sections:</w:t>
        </w:r>
      </w:ins>
      <w:ins w:id="2784" w:author="PR Preview" w:date="2024-01-01T00:00:00Z">
        <w:r>
          <w:t xml:space="preserve"> </w:t>
        </w:r>
      </w:ins>
      <w:ins w:id="2784" w:author="PR Preview" w:date="2024-01-01T00:00:00Z">
        <w:r>
          <w:rPr>
            <w:rStyle w:val="VerbatimChar"/>
          </w:rPr>
          <w:t xml:space="preserve">#sec-</w:t>
        </w:r>
      </w:ins>
      <w:ins w:id="2784" w:author="PR Preview" w:date="2024-01-01T00:00:00Z">
        <w:r>
          <w:t xml:space="preserve"> </w:t>
        </w:r>
      </w:ins>
      <w:ins w:id="2784" w:author="PR Preview" w:date="2024-01-01T00:00:00Z">
        <w:r>
          <w:t xml:space="preserve">(e.g.,</w:t>
        </w:r>
      </w:ins>
      <w:ins w:id="2784" w:author="PR Preview" w:date="2024-01-01T00:00:00Z">
        <w:r>
          <w:t xml:space="preserve"> </w:t>
        </w:r>
      </w:ins>
      <w:ins w:id="2784" w:author="PR Preview" w:date="2024-01-01T00:00:00Z">
        <w:r>
          <w:rPr>
            <w:rStyle w:val="VerbatimChar"/>
          </w:rPr>
          <w:t xml:space="preserve">#sec-introduction</w:t>
        </w:r>
      </w:ins>
      <w:ins w:id="2784" w:author="PR Preview" w:date="2024-01-01T00:00:00Z">
        <w:r>
          <w:t xml:space="preserve">) - already in use throughout manual</w:t>
        </w:r>
      </w:ins>
    </w:p>
    <w:p>
      <w:pPr>
        <w:pStyle w:val="Compact"/>
        <w:numPr>
          <w:ilvl w:val="0"/>
          <w:numId w:val="1196"/>
        </w:numPr>
      </w:pPr>
      <w:ins w:id="2785" w:author="PR Preview" w:date="2024-01-01T00:00:00Z">
        <w:r>
          <w:t xml:space="preserve">Theorems:</w:t>
        </w:r>
      </w:ins>
      <w:ins w:id="2785" w:author="PR Preview" w:date="2024-01-01T00:00:00Z">
        <w:r>
          <w:t xml:space="preserve"> </w:t>
        </w:r>
      </w:ins>
      <w:ins w:id="2785" w:author="PR Preview" w:date="2024-01-01T00:00:00Z">
        <w:r>
          <w:rPr>
            <w:rStyle w:val="VerbatimChar"/>
          </w:rPr>
          <w:t xml:space="preserve">#thm-</w:t>
        </w:r>
      </w:ins>
      <w:ins w:id="2785" w:author="PR Preview" w:date="2024-01-01T00:00:00Z">
        <w:r>
          <w:t xml:space="preserve"> </w:t>
        </w:r>
      </w:ins>
      <w:ins w:id="2785" w:author="PR Preview" w:date="2024-01-01T00:00:00Z">
        <w:r>
          <w:t xml:space="preserve">(e.g.,</w:t>
        </w:r>
      </w:ins>
      <w:ins w:id="2785" w:author="PR Preview" w:date="2024-01-01T00:00:00Z">
        <w:r>
          <w:t xml:space="preserve"> </w:t>
        </w:r>
      </w:ins>
      <w:ins w:id="2785" w:author="PR Preview" w:date="2024-01-01T00:00:00Z">
        <w:r>
          <w:rPr>
            <w:rStyle w:val="VerbatimChar"/>
          </w:rPr>
          <w:t xml:space="preserve">#thm-central-limit</w:t>
        </w:r>
      </w:ins>
      <w:ins w:id="2785" w:author="PR Preview" w:date="2024-01-01T00:00:00Z">
        <w:r>
          <w:t xml:space="preserve">)</w:t>
        </w:r>
      </w:ins>
    </w:p>
    <w:p>
      <w:pPr>
        <w:pStyle w:val="Compact"/>
        <w:numPr>
          <w:ilvl w:val="0"/>
          <w:numId w:val="1196"/>
        </w:numPr>
      </w:pPr>
      <w:ins w:id="2786" w:author="PR Preview" w:date="2024-01-01T00:00:00Z">
        <w:r>
          <w:t xml:space="preserve">Lemmas:</w:t>
        </w:r>
      </w:ins>
      <w:ins w:id="2786" w:author="PR Preview" w:date="2024-01-01T00:00:00Z">
        <w:r>
          <w:t xml:space="preserve"> </w:t>
        </w:r>
      </w:ins>
      <w:ins w:id="2786" w:author="PR Preview" w:date="2024-01-01T00:00:00Z">
        <w:r>
          <w:rPr>
            <w:rStyle w:val="VerbatimChar"/>
          </w:rPr>
          <w:t xml:space="preserve">#lem-</w:t>
        </w:r>
      </w:ins>
      <w:ins w:id="2786" w:author="PR Preview" w:date="2024-01-01T00:00:00Z">
        <w:r>
          <w:t xml:space="preserve"> </w:t>
        </w:r>
      </w:ins>
      <w:ins w:id="2786" w:author="PR Preview" w:date="2024-01-01T00:00:00Z">
        <w:r>
          <w:t xml:space="preserve">(e.g.,</w:t>
        </w:r>
      </w:ins>
      <w:ins w:id="2786" w:author="PR Preview" w:date="2024-01-01T00:00:00Z">
        <w:r>
          <w:t xml:space="preserve"> </w:t>
        </w:r>
      </w:ins>
      <w:ins w:id="2786" w:author="PR Preview" w:date="2024-01-01T00:00:00Z">
        <w:r>
          <w:rPr>
            <w:rStyle w:val="VerbatimChar"/>
          </w:rPr>
          <w:t xml:space="preserve">#lem-auxiliary-result</w:t>
        </w:r>
      </w:ins>
      <w:ins w:id="2786" w:author="PR Preview" w:date="2024-01-01T00:00:00Z">
        <w:r>
          <w:t xml:space="preserve">)</w:t>
        </w:r>
      </w:ins>
    </w:p>
    <w:p>
      <w:pPr>
        <w:pStyle w:val="Compact"/>
        <w:numPr>
          <w:ilvl w:val="0"/>
          <w:numId w:val="1196"/>
        </w:numPr>
      </w:pPr>
      <w:ins w:id="2787" w:author="PR Preview" w:date="2024-01-01T00:00:00Z">
        <w:r>
          <w:t xml:space="preserve">Corollaries:</w:t>
        </w:r>
      </w:ins>
      <w:ins w:id="2787" w:author="PR Preview" w:date="2024-01-01T00:00:00Z">
        <w:r>
          <w:t xml:space="preserve"> </w:t>
        </w:r>
      </w:ins>
      <w:ins w:id="2787" w:author="PR Preview" w:date="2024-01-01T00:00:00Z">
        <w:r>
          <w:rPr>
            <w:rStyle w:val="VerbatimChar"/>
          </w:rPr>
          <w:t xml:space="preserve">#cor-</w:t>
        </w:r>
      </w:ins>
      <w:ins w:id="2787" w:author="PR Preview" w:date="2024-01-01T00:00:00Z">
        <w:r>
          <w:t xml:space="preserve"> </w:t>
        </w:r>
      </w:ins>
      <w:ins w:id="2787" w:author="PR Preview" w:date="2024-01-01T00:00:00Z">
        <w:r>
          <w:t xml:space="preserve">(e.g.,</w:t>
        </w:r>
      </w:ins>
      <w:ins w:id="2787" w:author="PR Preview" w:date="2024-01-01T00:00:00Z">
        <w:r>
          <w:t xml:space="preserve"> </w:t>
        </w:r>
      </w:ins>
      <w:ins w:id="2787" w:author="PR Preview" w:date="2024-01-01T00:00:00Z">
        <w:r>
          <w:rPr>
            <w:rStyle w:val="VerbatimChar"/>
          </w:rPr>
          <w:t xml:space="preserve">#cor-special-case</w:t>
        </w:r>
      </w:ins>
      <w:ins w:id="2787" w:author="PR Preview" w:date="2024-01-01T00:00:00Z">
        <w:r>
          <w:t xml:space="preserve">)</w:t>
        </w:r>
      </w:ins>
    </w:p>
    <w:p>
      <w:pPr>
        <w:pStyle w:val="Compact"/>
        <w:numPr>
          <w:ilvl w:val="0"/>
          <w:numId w:val="1196"/>
        </w:numPr>
      </w:pPr>
      <w:ins w:id="2788" w:author="PR Preview" w:date="2024-01-01T00:00:00Z">
        <w:r>
          <w:t xml:space="preserve">Propositions:</w:t>
        </w:r>
      </w:ins>
      <w:ins w:id="2788" w:author="PR Preview" w:date="2024-01-01T00:00:00Z">
        <w:r>
          <w:t xml:space="preserve"> </w:t>
        </w:r>
      </w:ins>
      <w:ins w:id="2788" w:author="PR Preview" w:date="2024-01-01T00:00:00Z">
        <w:r>
          <w:rPr>
            <w:rStyle w:val="VerbatimChar"/>
          </w:rPr>
          <w:t xml:space="preserve">#prp-</w:t>
        </w:r>
      </w:ins>
      <w:ins w:id="2788" w:author="PR Preview" w:date="2024-01-01T00:00:00Z">
        <w:r>
          <w:t xml:space="preserve"> </w:t>
        </w:r>
      </w:ins>
      <w:ins w:id="2788" w:author="PR Preview" w:date="2024-01-01T00:00:00Z">
        <w:r>
          <w:t xml:space="preserve">(e.g.,</w:t>
        </w:r>
      </w:ins>
      <w:ins w:id="2788" w:author="PR Preview" w:date="2024-01-01T00:00:00Z">
        <w:r>
          <w:t xml:space="preserve"> </w:t>
        </w:r>
      </w:ins>
      <w:ins w:id="2788" w:author="PR Preview" w:date="2024-01-01T00:00:00Z">
        <w:r>
          <w:rPr>
            <w:rStyle w:val="VerbatimChar"/>
          </w:rPr>
          <w:t xml:space="preserve">#prp-main-result</w:t>
        </w:r>
      </w:ins>
      <w:ins w:id="2788" w:author="PR Preview" w:date="2024-01-01T00:00:00Z">
        <w:r>
          <w:t xml:space="preserve">)</w:t>
        </w:r>
      </w:ins>
    </w:p>
    <w:p>
      <w:pPr>
        <w:pStyle w:val="Compact"/>
        <w:numPr>
          <w:ilvl w:val="0"/>
          <w:numId w:val="1196"/>
        </w:numPr>
      </w:pPr>
      <w:ins w:id="2789" w:author="PR Preview" w:date="2024-01-01T00:00:00Z">
        <w:r>
          <w:t xml:space="preserve">Examples:</w:t>
        </w:r>
      </w:ins>
      <w:ins w:id="2789" w:author="PR Preview" w:date="2024-01-01T00:00:00Z">
        <w:r>
          <w:t xml:space="preserve"> </w:t>
        </w:r>
      </w:ins>
      <w:ins w:id="2789" w:author="PR Preview" w:date="2024-01-01T00:00:00Z">
        <w:r>
          <w:rPr>
            <w:rStyle w:val="VerbatimChar"/>
          </w:rPr>
          <w:t xml:space="preserve">#exm-</w:t>
        </w:r>
      </w:ins>
      <w:ins w:id="2789" w:author="PR Preview" w:date="2024-01-01T00:00:00Z">
        <w:r>
          <w:t xml:space="preserve"> </w:t>
        </w:r>
      </w:ins>
      <w:ins w:id="2789" w:author="PR Preview" w:date="2024-01-01T00:00:00Z">
        <w:r>
          <w:t xml:space="preserve">(e.g.,</w:t>
        </w:r>
      </w:ins>
      <w:ins w:id="2789" w:author="PR Preview" w:date="2024-01-01T00:00:00Z">
        <w:r>
          <w:t xml:space="preserve"> </w:t>
        </w:r>
      </w:ins>
      <w:ins w:id="2789" w:author="PR Preview" w:date="2024-01-01T00:00:00Z">
        <w:r>
          <w:rPr>
            <w:rStyle w:val="VerbatimChar"/>
          </w:rPr>
          <w:t xml:space="preserve">#exm-simple-case</w:t>
        </w:r>
      </w:ins>
      <w:ins w:id="2789" w:author="PR Preview" w:date="2024-01-01T00:00:00Z">
        <w:r>
          <w:t xml:space="preserve">)</w:t>
        </w:r>
      </w:ins>
    </w:p>
    <w:p>
      <w:pPr>
        <w:pStyle w:val="Compact"/>
        <w:numPr>
          <w:ilvl w:val="0"/>
          <w:numId w:val="1196"/>
        </w:numPr>
      </w:pPr>
      <w:ins w:id="2790" w:author="PR Preview" w:date="2024-01-01T00:00:00Z">
        <w:r>
          <w:t xml:space="preserve">Exercises:</w:t>
        </w:r>
      </w:ins>
      <w:ins w:id="2790" w:author="PR Preview" w:date="2024-01-01T00:00:00Z">
        <w:r>
          <w:t xml:space="preserve"> </w:t>
        </w:r>
      </w:ins>
      <w:ins w:id="2790" w:author="PR Preview" w:date="2024-01-01T00:00:00Z">
        <w:r>
          <w:rPr>
            <w:rStyle w:val="VerbatimChar"/>
          </w:rPr>
          <w:t xml:space="preserve">#exr-</w:t>
        </w:r>
      </w:ins>
      <w:ins w:id="2790" w:author="PR Preview" w:date="2024-01-01T00:00:00Z">
        <w:r>
          <w:t xml:space="preserve"> </w:t>
        </w:r>
      </w:ins>
      <w:ins w:id="2790" w:author="PR Preview" w:date="2024-01-01T00:00:00Z">
        <w:r>
          <w:t xml:space="preserve">(e.g.,</w:t>
        </w:r>
      </w:ins>
      <w:ins w:id="2790" w:author="PR Preview" w:date="2024-01-01T00:00:00Z">
        <w:r>
          <w:t xml:space="preserve"> </w:t>
        </w:r>
      </w:ins>
      <w:ins w:id="2790" w:author="PR Preview" w:date="2024-01-01T00:00:00Z">
        <w:r>
          <w:rPr>
            <w:rStyle w:val="VerbatimChar"/>
          </w:rPr>
          <w:t xml:space="preserve">#exr-practice-problem</w:t>
        </w:r>
      </w:ins>
      <w:ins w:id="2790" w:author="PR Preview" w:date="2024-01-01T00:00:00Z">
        <w:r>
          <w:t xml:space="preserve">)</w:t>
        </w:r>
      </w:ins>
    </w:p>
    <w:p>
      <w:pPr>
        <w:pStyle w:val="FirstParagraph"/>
      </w:pPr>
      <w:ins w:id="2791" w:author="PR Preview" w:date="2024-01-01T00:00:00Z">
        <w:r>
          <w:rPr>
            <w:b/>
            <w:bCs/>
          </w:rPr>
          <w:t xml:space="preserve">For figures (images):</w:t>
        </w:r>
      </w:ins>
    </w:p>
    <w:p>
      <w:pPr>
        <w:pStyle w:val="SourceCode"/>
      </w:pPr>
      <w:ins w:id="2792" w:author="PR Preview" w:date="2024-01-01T00:00:00Z">
        <w:r>
          <w:rPr>
            <w:rStyle w:val="AlertTok"/>
          </w:rPr>
          <w:t xml:space="preserve">![Caption text](path/to/image.png)</w:t>
        </w:r>
      </w:ins>
      <w:ins w:id="2792" w:author="PR Preview" w:date="2024-01-01T00:00:00Z">
        <w:r>
          <w:rPr>
            <w:rStyle w:val="NormalTok"/>
          </w:rPr>
          <w:t xml:space="preserve">{#fig-label}</w:t>
        </w:r>
      </w:ins>
    </w:p>
    <w:p>
      <w:pPr>
        <w:pStyle w:val="FirstParagraph"/>
      </w:pPr>
      <w:ins w:id="2793" w:author="PR Preview" w:date="2024-01-01T00:00:00Z">
        <w:r>
          <w:rPr>
            <w:b/>
            <w:bCs/>
          </w:rPr>
          <w:t xml:space="preserve">For tables (markdown tables):</w:t>
        </w:r>
      </w:ins>
    </w:p>
    <w:p>
      <w:pPr>
        <w:pStyle w:val="SourceCode"/>
      </w:pPr>
      <w:ins w:id="2794" w:author="PR Preview" w:date="2024-01-01T00:00:00Z">
        <w:r>
          <w:rPr>
            <w:rStyle w:val="PreprocessorTok"/>
          </w:rPr>
          <w:t xml:space="preserve">|</w:t>
        </w:r>
      </w:ins>
      <w:ins w:id="2794" w:author="PR Preview" w:date="2024-01-01T00:00:00Z">
        <w:r>
          <w:rPr>
            <w:rStyle w:val="NormalTok"/>
          </w:rPr>
          <w:t xml:space="preserve"> Column 1 </w:t>
        </w:r>
      </w:ins>
      <w:ins w:id="2794" w:author="PR Preview" w:date="2024-01-01T00:00:00Z">
        <w:r>
          <w:rPr>
            <w:rStyle w:val="PreprocessorTok"/>
          </w:rPr>
          <w:t xml:space="preserve">|</w:t>
        </w:r>
      </w:ins>
      <w:ins w:id="2794" w:author="PR Preview" w:date="2024-01-01T00:00:00Z">
        <w:r>
          <w:rPr>
            <w:rStyle w:val="NormalTok"/>
          </w:rPr>
          <w:t xml:space="preserve"> Column 2 </w:t>
        </w:r>
      </w:ins>
      <w:ins w:id="2794" w:author="PR Preview" w:date="2024-01-01T00:00:00Z">
        <w:r>
          <w:rPr>
            <w:rStyle w:val="PreprocessorTok"/>
          </w:rPr>
          <w:t xml:space="preserve">|</w:t>
        </w:r>
      </w:ins>
      <w:ins w:id="2794" w:author="PR Preview" w:date="2024-01-01T00:00:00Z">
        <w:r>
          <w:br/>
        </w:r>
      </w:ins>
      <w:ins w:id="2794" w:author="PR Preview" w:date="2024-01-01T00:00:00Z">
        <w:r>
          <w:rPr>
            <w:rStyle w:val="PreprocessorTok"/>
          </w:rPr>
          <w:t xml:space="preserve">|----------|----------|</w:t>
        </w:r>
      </w:ins>
      <w:ins w:id="2794" w:author="PR Preview" w:date="2024-01-01T00:00:00Z">
        <w:r>
          <w:br/>
        </w:r>
      </w:ins>
      <w:ins w:id="2794" w:author="PR Preview" w:date="2024-01-01T00:00:00Z">
        <w:r>
          <w:rPr>
            <w:rStyle w:val="PreprocessorTok"/>
          </w:rPr>
          <w:t xml:space="preserve">|</w:t>
        </w:r>
      </w:ins>
      <w:ins w:id="2794" w:author="PR Preview" w:date="2024-01-01T00:00:00Z">
        <w:r>
          <w:rPr>
            <w:rStyle w:val="NormalTok"/>
          </w:rPr>
          <w:t xml:space="preserve"> Data     </w:t>
        </w:r>
      </w:ins>
      <w:ins w:id="2794" w:author="PR Preview" w:date="2024-01-01T00:00:00Z">
        <w:r>
          <w:rPr>
            <w:rStyle w:val="PreprocessorTok"/>
          </w:rPr>
          <w:t xml:space="preserve">|</w:t>
        </w:r>
      </w:ins>
      <w:ins w:id="2794" w:author="PR Preview" w:date="2024-01-01T00:00:00Z">
        <w:r>
          <w:rPr>
            <w:rStyle w:val="NormalTok"/>
          </w:rPr>
          <w:t xml:space="preserve"> Data     </w:t>
        </w:r>
      </w:ins>
      <w:ins w:id="2794" w:author="PR Preview" w:date="2024-01-01T00:00:00Z">
        <w:r>
          <w:rPr>
            <w:rStyle w:val="PreprocessorTok"/>
          </w:rPr>
          <w:t xml:space="preserve">|</w:t>
        </w:r>
      </w:ins>
      <w:ins w:id="2794" w:author="PR Preview" w:date="2024-01-01T00:00:00Z">
        <w:r>
          <w:br/>
        </w:r>
      </w:ins>
      <w:ins w:id="2794" w:author="PR Preview" w:date="2024-01-01T00:00:00Z">
        <w:r>
          <w:br/>
        </w:r>
      </w:ins>
      <w:ins w:id="2794" w:author="PR Preview" w:date="2024-01-01T00:00:00Z">
        <w:r>
          <w:rPr>
            <w:rStyle w:val="NormalTok"/>
          </w:rPr>
          <w:t xml:space="preserve">: Caption text {#tbl-label}</w:t>
        </w:r>
      </w:ins>
    </w:p>
    <w:p>
      <w:pPr>
        <w:pStyle w:val="FirstParagraph"/>
      </w:pPr>
      <w:ins w:id="2795" w:author="PR Preview" w:date="2024-01-01T00:00:00Z">
        <w:r>
          <w:rPr>
            <w:b/>
            <w:bCs/>
          </w:rPr>
          <w:t xml:space="preserve">For code-generated figures:</w:t>
        </w:r>
      </w:ins>
    </w:p>
    <w:p>
      <w:pPr>
        <w:pStyle w:val="SourceCode"/>
      </w:pPr>
      <w:ins w:id="2796" w:author="PR Preview" w:date="2024-01-01T00:00:00Z">
        <w:r>
          <w:rPr>
            <w:rStyle w:val="InformationTok"/>
          </w:rPr>
          <w:t xml:space="preserve">```{r}</w:t>
        </w:r>
      </w:ins>
      <w:ins w:id="2796" w:author="PR Preview" w:date="2024-01-01T00:00:00Z">
        <w:r>
          <w:br/>
        </w:r>
      </w:ins>
      <w:ins w:id="2796" w:author="PR Preview" w:date="2024-01-01T00:00:00Z">
        <w:r>
          <w:rPr>
            <w:rStyle w:val="CommentTok"/>
          </w:rPr>
          <w:t xml:space="preserve">#| label: fig-plot-name</w:t>
        </w:r>
      </w:ins>
      <w:ins w:id="2796" w:author="PR Preview" w:date="2024-01-01T00:00:00Z">
        <w:r>
          <w:br/>
        </w:r>
      </w:ins>
      <w:ins w:id="2796" w:author="PR Preview" w:date="2024-01-01T00:00:00Z">
        <w:r>
          <w:rPr>
            <w:rStyle w:val="CommentTok"/>
          </w:rPr>
          <w:t xml:space="preserve">#| fig-cap: "Caption text"</w:t>
        </w:r>
      </w:ins>
      <w:ins w:id="2796" w:author="PR Preview" w:date="2024-01-01T00:00:00Z">
        <w:r>
          <w:br/>
        </w:r>
      </w:ins>
      <w:ins w:id="2796" w:author="PR Preview" w:date="2024-01-01T00:00:00Z">
        <w:r>
          <w:br/>
        </w:r>
      </w:ins>
      <w:ins w:id="2796" w:author="PR Preview" w:date="2024-01-01T00:00:00Z">
        <w:r>
          <w:rPr>
            <w:rStyle w:val="CommentTok"/>
          </w:rPr>
          <w:t xml:space="preserve"># R code to generate plot</w:t>
        </w:r>
      </w:ins>
      <w:ins w:id="2796" w:author="PR Preview" w:date="2024-01-01T00:00:00Z">
        <w:r>
          <w:br/>
        </w:r>
      </w:ins>
      <w:ins w:id="2796" w:author="PR Preview" w:date="2024-01-01T00:00:00Z">
        <w:r>
          <w:rPr>
            <w:rStyle w:val="InformationTok"/>
          </w:rPr>
          <w:t xml:space="preserve">```</w:t>
        </w:r>
      </w:ins>
    </w:p>
    <w:p>
      <w:pPr>
        <w:pStyle w:val="FirstParagraph"/>
      </w:pPr>
      <w:ins w:id="2797" w:author="PR Preview" w:date="2024-01-01T00:00:00Z">
        <w:r>
          <w:rPr>
            <w:b/>
            <w:bCs/>
          </w:rPr>
          <w:t xml:space="preserve">For code-generated tables:</w:t>
        </w:r>
      </w:ins>
    </w:p>
    <w:p>
      <w:pPr>
        <w:pStyle w:val="SourceCode"/>
      </w:pPr>
      <w:ins w:id="2798" w:author="PR Preview" w:date="2024-01-01T00:00:00Z">
        <w:r>
          <w:rPr>
            <w:rStyle w:val="InformationTok"/>
          </w:rPr>
          <w:t xml:space="preserve">```{r}</w:t>
        </w:r>
      </w:ins>
      <w:ins w:id="2798" w:author="PR Preview" w:date="2024-01-01T00:00:00Z">
        <w:r>
          <w:br/>
        </w:r>
      </w:ins>
      <w:ins w:id="2798" w:author="PR Preview" w:date="2024-01-01T00:00:00Z">
        <w:r>
          <w:rPr>
            <w:rStyle w:val="CommentTok"/>
          </w:rPr>
          <w:t xml:space="preserve">#| label: tbl-table-name</w:t>
        </w:r>
      </w:ins>
      <w:ins w:id="2798" w:author="PR Preview" w:date="2024-01-01T00:00:00Z">
        <w:r>
          <w:br/>
        </w:r>
      </w:ins>
      <w:ins w:id="2798" w:author="PR Preview" w:date="2024-01-01T00:00:00Z">
        <w:r>
          <w:rPr>
            <w:rStyle w:val="CommentTok"/>
          </w:rPr>
          <w:t xml:space="preserve">#| tbl-cap: "Caption text"</w:t>
        </w:r>
      </w:ins>
      <w:ins w:id="2798" w:author="PR Preview" w:date="2024-01-01T00:00:00Z">
        <w:r>
          <w:br/>
        </w:r>
      </w:ins>
      <w:ins w:id="2798" w:author="PR Preview" w:date="2024-01-01T00:00:00Z">
        <w:r>
          <w:br/>
        </w:r>
      </w:ins>
      <w:ins w:id="2798" w:author="PR Preview" w:date="2024-01-01T00:00:00Z">
        <w:r>
          <w:rPr>
            <w:rStyle w:val="CommentTok"/>
          </w:rPr>
          <w:t xml:space="preserve"># R code to generate table</w:t>
        </w:r>
      </w:ins>
      <w:ins w:id="2798" w:author="PR Preview" w:date="2024-01-01T00:00:00Z">
        <w:r>
          <w:br/>
        </w:r>
      </w:ins>
      <w:ins w:id="2798" w:author="PR Preview" w:date="2024-01-01T00:00:00Z">
        <w:r>
          <w:rPr>
            <w:rStyle w:val="InformationTok"/>
          </w:rPr>
          <w:t xml:space="preserve">```</w:t>
        </w:r>
      </w:ins>
    </w:p>
    <w:p>
      <w:pPr>
        <w:pStyle w:val="FirstParagraph"/>
      </w:pPr>
      <w:ins w:id="2799" w:author="PR Preview" w:date="2024-01-01T00:00:00Z">
        <w:r>
          <w:rPr>
            <w:b/>
            <w:bCs/>
          </w:rPr>
          <w:t xml:space="preserve">Referencing in text:</w:t>
        </w:r>
      </w:ins>
    </w:p>
    <w:p>
      <w:pPr>
        <w:pStyle w:val="Compact"/>
        <w:numPr>
          <w:ilvl w:val="0"/>
          <w:numId w:val="1197"/>
        </w:numPr>
      </w:pPr>
      <w:ins w:id="2800" w:author="PR Preview" w:date="2024-01-01T00:00:00Z">
        <w:r>
          <w:t xml:space="preserve">Figures:</w:t>
        </w:r>
      </w:ins>
      <w:ins w:id="2800" w:author="PR Preview" w:date="2024-01-01T00:00:00Z">
        <w:r>
          <w:t xml:space="preserve"> </w:t>
        </w:r>
      </w:ins>
      <w:ins w:id="2800" w:author="PR Preview" w:date="2024-01-01T00:00:00Z">
        <w:r>
          <w:rPr>
            <w:rStyle w:val="VerbatimChar"/>
          </w:rPr>
          <w:t xml:space="preserve">@fig-label</w:t>
        </w:r>
      </w:ins>
      <w:ins w:id="2800" w:author="PR Preview" w:date="2024-01-01T00:00:00Z">
        <w:r>
          <w:t xml:space="preserve"> </w:t>
        </w:r>
      </w:ins>
      <w:ins w:id="2800" w:author="PR Preview" w:date="2024-01-01T00:00:00Z">
        <w:r>
          <w:t xml:space="preserve">produces</w:t>
        </w:r>
      </w:ins>
      <w:ins w:id="2800" w:author="PR Preview" w:date="2024-01-01T00:00:00Z">
        <w:r>
          <w:t xml:space="preserve"> </w:t>
        </w:r>
      </w:ins>
      <w:ins w:id="2800" w:author="PR Preview" w:date="2024-01-01T00:00:00Z">
        <w:r>
          <w:t xml:space="preserve">“Figure X”</w:t>
        </w:r>
      </w:ins>
    </w:p>
    <w:p>
      <w:pPr>
        <w:pStyle w:val="Compact"/>
        <w:numPr>
          <w:ilvl w:val="0"/>
          <w:numId w:val="1197"/>
        </w:numPr>
      </w:pPr>
      <w:ins w:id="2801" w:author="PR Preview" w:date="2024-01-01T00:00:00Z">
        <w:r>
          <w:t xml:space="preserve">Tables:</w:t>
        </w:r>
      </w:ins>
      <w:ins w:id="2801" w:author="PR Preview" w:date="2024-01-01T00:00:00Z">
        <w:r>
          <w:t xml:space="preserve"> </w:t>
        </w:r>
      </w:ins>
      <w:ins w:id="2801" w:author="PR Preview" w:date="2024-01-01T00:00:00Z">
        <w:r>
          <w:rPr>
            <w:rStyle w:val="VerbatimChar"/>
          </w:rPr>
          <w:t xml:space="preserve">@tbl-label</w:t>
        </w:r>
      </w:ins>
      <w:ins w:id="2801" w:author="PR Preview" w:date="2024-01-01T00:00:00Z">
        <w:r>
          <w:t xml:space="preserve"> </w:t>
        </w:r>
      </w:ins>
      <w:ins w:id="2801" w:author="PR Preview" w:date="2024-01-01T00:00:00Z">
        <w:r>
          <w:t xml:space="preserve">produces</w:t>
        </w:r>
      </w:ins>
      <w:ins w:id="2801" w:author="PR Preview" w:date="2024-01-01T00:00:00Z">
        <w:r>
          <w:t xml:space="preserve"> </w:t>
        </w:r>
      </w:ins>
      <w:ins w:id="2801" w:author="PR Preview" w:date="2024-01-01T00:00:00Z">
        <w:r>
          <w:t xml:space="preserve">“Table X”</w:t>
        </w:r>
      </w:ins>
    </w:p>
    <w:p>
      <w:pPr>
        <w:pStyle w:val="Compact"/>
        <w:numPr>
          <w:ilvl w:val="0"/>
          <w:numId w:val="1197"/>
        </w:numPr>
      </w:pPr>
      <w:ins w:id="2802" w:author="PR Preview" w:date="2024-01-01T00:00:00Z">
        <w:r>
          <w:t xml:space="preserve">Equations:</w:t>
        </w:r>
      </w:ins>
      <w:ins w:id="2802" w:author="PR Preview" w:date="2024-01-01T00:00:00Z">
        <w:r>
          <w:t xml:space="preserve"> </w:t>
        </w:r>
      </w:ins>
      <w:ins w:id="2802" w:author="PR Preview" w:date="2024-01-01T00:00:00Z">
        <w:r>
          <w:rPr>
            <w:rStyle w:val="VerbatimChar"/>
          </w:rPr>
          <w:t xml:space="preserve">@eq-label</w:t>
        </w:r>
      </w:ins>
      <w:ins w:id="2802" w:author="PR Preview" w:date="2024-01-01T00:00:00Z">
        <w:r>
          <w:t xml:space="preserve"> </w:t>
        </w:r>
      </w:ins>
      <w:ins w:id="2802" w:author="PR Preview" w:date="2024-01-01T00:00:00Z">
        <w:r>
          <w:t xml:space="preserve">produces</w:t>
        </w:r>
      </w:ins>
      <w:ins w:id="2802" w:author="PR Preview" w:date="2024-01-01T00:00:00Z">
        <w:r>
          <w:t xml:space="preserve"> </w:t>
        </w:r>
      </w:ins>
      <w:ins w:id="2802" w:author="PR Preview" w:date="2024-01-01T00:00:00Z">
        <w:r>
          <w:t xml:space="preserve">“Equation X”</w:t>
        </w:r>
      </w:ins>
    </w:p>
    <w:p>
      <w:pPr>
        <w:pStyle w:val="Compact"/>
        <w:numPr>
          <w:ilvl w:val="0"/>
          <w:numId w:val="1197"/>
        </w:numPr>
      </w:pPr>
      <w:ins w:id="2803" w:author="PR Preview" w:date="2024-01-01T00:00:00Z">
        <w:r>
          <w:t xml:space="preserve">Sections:</w:t>
        </w:r>
      </w:ins>
      <w:ins w:id="2803" w:author="PR Preview" w:date="2024-01-01T00:00:00Z">
        <w:r>
          <w:t xml:space="preserve"> </w:t>
        </w:r>
      </w:ins>
      <w:ins w:id="2803" w:author="PR Preview" w:date="2024-01-01T00:00:00Z">
        <w:r>
          <w:rPr>
            <w:rStyle w:val="VerbatimChar"/>
          </w:rPr>
          <w:t xml:space="preserve">@sec-label</w:t>
        </w:r>
      </w:ins>
      <w:ins w:id="2803" w:author="PR Preview" w:date="2024-01-01T00:00:00Z">
        <w:r>
          <w:t xml:space="preserve"> </w:t>
        </w:r>
      </w:ins>
      <w:ins w:id="2803" w:author="PR Preview" w:date="2024-01-01T00:00:00Z">
        <w:r>
          <w:t xml:space="preserve">produces</w:t>
        </w:r>
      </w:ins>
      <w:ins w:id="2803" w:author="PR Preview" w:date="2024-01-01T00:00:00Z">
        <w:r>
          <w:t xml:space="preserve"> </w:t>
        </w:r>
      </w:ins>
      <w:ins w:id="2803" w:author="PR Preview" w:date="2024-01-01T00:00:00Z">
        <w:r>
          <w:t xml:space="preserve">“Section X”</w:t>
        </w:r>
      </w:ins>
    </w:p>
    <w:p>
      <w:pPr>
        <w:pStyle w:val="FirstParagraph"/>
      </w:pPr>
      <w:ins w:id="2804" w:author="PR Preview" w:date="2024-01-01T00:00:00Z">
        <w:r>
          <w:rPr>
            <w:b/>
            <w:bCs/>
          </w:rPr>
          <w:t xml:space="preserve">Benefits:</w:t>
        </w:r>
      </w:ins>
    </w:p>
    <w:p>
      <w:pPr>
        <w:pStyle w:val="Compact"/>
        <w:numPr>
          <w:ilvl w:val="0"/>
          <w:numId w:val="1198"/>
        </w:numPr>
      </w:pPr>
      <w:ins w:id="2805" w:author="PR Preview" w:date="2024-01-01T00:00:00Z">
        <w:r>
          <w:t xml:space="preserve">Automatic numbering of figures, tables, and equations</w:t>
        </w:r>
      </w:ins>
    </w:p>
    <w:p>
      <w:pPr>
        <w:pStyle w:val="Compact"/>
        <w:numPr>
          <w:ilvl w:val="0"/>
          <w:numId w:val="1198"/>
        </w:numPr>
      </w:pPr>
      <w:ins w:id="2806" w:author="PR Preview" w:date="2024-01-01T00:00:00Z">
        <w:r>
          <w:t xml:space="preserve">Automatic updates when content is reordered</w:t>
        </w:r>
      </w:ins>
    </w:p>
    <w:p>
      <w:pPr>
        <w:pStyle w:val="Compact"/>
        <w:numPr>
          <w:ilvl w:val="0"/>
          <w:numId w:val="1198"/>
        </w:numPr>
      </w:pPr>
      <w:ins w:id="2807" w:author="PR Preview" w:date="2024-01-01T00:00:00Z">
        <w:r>
          <w:t xml:space="preserve">Clickable cross-references in HTML and PDF output</w:t>
        </w:r>
      </w:ins>
    </w:p>
    <w:p>
      <w:pPr>
        <w:pStyle w:val="Compact"/>
        <w:numPr>
          <w:ilvl w:val="0"/>
          <w:numId w:val="1198"/>
        </w:numPr>
      </w:pPr>
      <w:ins w:id="2808" w:author="PR Preview" w:date="2024-01-01T00:00:00Z">
        <w:r>
          <w:t xml:space="preserve">Consistent formatting across all output formats</w:t>
        </w:r>
      </w:ins>
    </w:p>
    <w:p>
      <w:pPr>
        <w:pStyle w:val="Compact"/>
        <w:numPr>
          <w:ilvl w:val="0"/>
          <w:numId w:val="1198"/>
        </w:numPr>
      </w:pPr>
      <w:ins w:id="2809" w:author="PR Preview" w:date="2024-01-01T00:00:00Z">
        <w:r>
          <w:t xml:space="preserve">Better accessibility for screen readers</w:t>
        </w:r>
      </w:ins>
    </w:p>
    <w:bookmarkEnd w:id="604"/>
    <w:bookmarkStart w:id="605" w:name="r-code-style-1"/>
    <w:p>
      <w:pPr>
        <w:pStyle w:val="Heading2"/>
      </w:pPr>
      <w:ins w:id="2810" w:author="PR Preview" w:date="2024-01-01T00:00:00Z">
        <w:r>
          <w:t xml:space="preserve">R Code Style</w:t>
        </w:r>
      </w:ins>
    </w:p>
    <w:p>
      <w:pPr>
        <w:pStyle w:val="Compact"/>
        <w:numPr>
          <w:ilvl w:val="0"/>
          <w:numId w:val="1199"/>
        </w:numPr>
      </w:pPr>
      <w:ins w:id="2811" w:author="PR Preview" w:date="2024-01-01T00:00:00Z">
        <w:r>
          <w:t xml:space="preserve">Follow the tidyverse style guide: https://style.tidyverse.org</w:t>
        </w:r>
      </w:ins>
    </w:p>
    <w:p>
      <w:pPr>
        <w:pStyle w:val="Compact"/>
        <w:numPr>
          <w:ilvl w:val="0"/>
          <w:numId w:val="1199"/>
        </w:numPr>
      </w:pPr>
      <w:ins w:id="2812" w:author="PR Preview" w:date="2024-01-01T00:00:00Z">
        <w:r>
          <w:t xml:space="preserve">Use native pipe</w:t>
        </w:r>
      </w:ins>
      <w:ins w:id="2812" w:author="PR Preview" w:date="2024-01-01T00:00:00Z">
        <w:r>
          <w:t xml:space="preserve"> </w:t>
        </w:r>
      </w:ins>
      <w:ins w:id="2812" w:author="PR Preview" w:date="2024-01-01T00:00:00Z">
        <w:r>
          <w:rPr>
            <w:rStyle w:val="VerbatimChar"/>
          </w:rPr>
          <w:t xml:space="preserve">|&gt;</w:t>
        </w:r>
      </w:ins>
      <w:ins w:id="2812" w:author="PR Preview" w:date="2024-01-01T00:00:00Z">
        <w:r>
          <w:t xml:space="preserve"> </w:t>
        </w:r>
      </w:ins>
      <w:ins w:id="2812" w:author="PR Preview" w:date="2024-01-01T00:00:00Z">
        <w:r>
          <w:t xml:space="preserve">instead of</w:t>
        </w:r>
      </w:ins>
      <w:ins w:id="2812" w:author="PR Preview" w:date="2024-01-01T00:00:00Z">
        <w:r>
          <w:t xml:space="preserve"> </w:t>
        </w:r>
      </w:ins>
      <w:ins w:id="2812" w:author="PR Preview" w:date="2024-01-01T00:00:00Z">
        <w:r>
          <w:rPr>
            <w:rStyle w:val="VerbatimChar"/>
          </w:rPr>
          <w:t xml:space="preserve">%&gt;%</w:t>
        </w:r>
      </w:ins>
    </w:p>
    <w:p>
      <w:pPr>
        <w:pStyle w:val="Compact"/>
        <w:numPr>
          <w:ilvl w:val="0"/>
          <w:numId w:val="1199"/>
        </w:numPr>
      </w:pPr>
      <w:ins w:id="2813" w:author="PR Preview" w:date="2024-01-01T00:00:00Z">
        <w:r>
          <w:t xml:space="preserve">Use</w:t>
        </w:r>
      </w:ins>
      <w:ins w:id="2813" w:author="PR Preview" w:date="2024-01-01T00:00:00Z">
        <w:r>
          <w:t xml:space="preserve"> </w:t>
        </w:r>
      </w:ins>
      <w:ins w:id="2813" w:author="PR Preview" w:date="2024-01-01T00:00:00Z">
        <w:r>
          <w:rPr>
            <w:rStyle w:val="VerbatimChar"/>
          </w:rPr>
          <w:t xml:space="preserve">snake_case</w:t>
        </w:r>
      </w:ins>
      <w:ins w:id="2813" w:author="PR Preview" w:date="2024-01-01T00:00:00Z">
        <w:r>
          <w:t xml:space="preserve"> </w:t>
        </w:r>
      </w:ins>
      <w:ins w:id="2813" w:author="PR Preview" w:date="2024-01-01T00:00:00Z">
        <w:r>
          <w:t xml:space="preserve">for variable and function names</w:t>
        </w:r>
      </w:ins>
    </w:p>
    <w:p>
      <w:pPr>
        <w:pStyle w:val="Compact"/>
        <w:numPr>
          <w:ilvl w:val="0"/>
          <w:numId w:val="1199"/>
        </w:numPr>
      </w:pPr>
      <w:ins w:id="2814" w:author="PR Preview" w:date="2024-01-01T00:00:00Z">
        <w:r>
          <w:t xml:space="preserve">Use</w:t>
        </w:r>
      </w:ins>
      <w:ins w:id="2814" w:author="PR Preview" w:date="2024-01-01T00:00:00Z">
        <w:r>
          <w:t xml:space="preserve"> </w:t>
        </w:r>
      </w:ins>
      <w:ins w:id="2814" w:author="PR Preview" w:date="2024-01-01T00:00:00Z">
        <w:r>
          <w:rPr>
            <w:rStyle w:val="VerbatimChar"/>
          </w:rPr>
          <w:t xml:space="preserve">.qmd</w:t>
        </w:r>
      </w:ins>
      <w:ins w:id="2814" w:author="PR Preview" w:date="2024-01-01T00:00:00Z">
        <w:r>
          <w:t xml:space="preserve"> </w:t>
        </w:r>
      </w:ins>
      <w:ins w:id="2814" w:author="PR Preview" w:date="2024-01-01T00:00:00Z">
        <w:r>
          <w:t xml:space="preserve">files exclusively (not</w:t>
        </w:r>
      </w:ins>
      <w:ins w:id="2814" w:author="PR Preview" w:date="2024-01-01T00:00:00Z">
        <w:r>
          <w:t xml:space="preserve"> </w:t>
        </w:r>
      </w:ins>
      <w:ins w:id="2814" w:author="PR Preview" w:date="2024-01-01T00:00:00Z">
        <w:r>
          <w:rPr>
            <w:rStyle w:val="VerbatimChar"/>
          </w:rPr>
          <w:t xml:space="preserve">.Rmd</w:t>
        </w:r>
      </w:ins>
      <w:ins w:id="2814" w:author="PR Preview" w:date="2024-01-01T00:00:00Z">
        <w:r>
          <w:t xml:space="preserve">)</w:t>
        </w:r>
      </w:ins>
    </w:p>
    <w:p>
      <w:pPr>
        <w:pStyle w:val="Compact"/>
        <w:numPr>
          <w:ilvl w:val="0"/>
          <w:numId w:val="1199"/>
        </w:numPr>
      </w:pPr>
      <w:ins w:id="2815" w:author="PR Preview" w:date="2024-01-01T00:00:00Z">
        <w:r>
          <w:t xml:space="preserve">All R projects should use R package structure</w:t>
        </w:r>
      </w:ins>
    </w:p>
    <w:bookmarkEnd w:id="605"/>
    <w:bookmarkStart w:id="615" w:name="file-organization-1"/>
    <w:p>
      <w:pPr>
        <w:pStyle w:val="Heading2"/>
      </w:pPr>
      <w:ins w:id="2816" w:author="PR Preview" w:date="2024-01-01T00:00:00Z">
        <w:r>
          <w:t xml:space="preserve">File Organization</w:t>
        </w:r>
      </w:ins>
    </w:p>
    <w:bookmarkStart w:id="614" w:name="X5c3add9e6e28c983f2b38bed5b7d54dcf4ae3f6"/>
    <w:p>
      <w:pPr>
        <w:pStyle w:val="Heading3"/>
      </w:pPr>
      <w:ins w:id="2817" w:author="PR Preview" w:date="2024-01-01T00:00:00Z">
        <w:r>
          <w:t xml:space="preserve">Using Quarto Includes for Modular Content</w:t>
        </w:r>
      </w:ins>
    </w:p>
    <w:p>
      <w:pPr>
        <w:pStyle w:val="FirstParagraph"/>
      </w:pPr>
      <w:ins w:id="2818" w:author="PR Preview" w:date="2024-01-01T00:00:00Z">
        <w:r>
          <w:rPr>
            <w:b/>
            <w:bCs/>
          </w:rPr>
          <w:t xml:space="preserve">All chapters should use Quarto includes to decompose content into separate files.</w:t>
        </w:r>
      </w:ins>
      <w:ins w:id="2818" w:author="PR Preview" w:date="2024-01-01T00:00:00Z">
        <w:r>
          <w:t xml:space="preserve"> </w:t>
        </w:r>
      </w:ins>
      <w:ins w:id="2818" w:author="PR Preview" w:date="2024-01-01T00:00:00Z">
        <w:r>
          <w:t xml:space="preserve">This modular approach provides significant benefits for version control, collaboration, and content management.</w:t>
        </w:r>
      </w:ins>
    </w:p>
    <w:bookmarkStart w:id="606" w:name="why-use-includes-1"/>
    <w:p>
      <w:pPr>
        <w:pStyle w:val="Heading4"/>
      </w:pPr>
      <w:ins w:id="2819" w:author="PR Preview" w:date="2024-01-01T00:00:00Z">
        <w:r>
          <w:t xml:space="preserve">Why Use Includes?</w:t>
        </w:r>
      </w:ins>
    </w:p>
    <w:p>
      <w:pPr>
        <w:numPr>
          <w:ilvl w:val="0"/>
          <w:numId w:val="1200"/>
        </w:numPr>
      </w:pPr>
      <w:ins w:id="2820" w:author="PR Preview" w:date="2024-01-01T00:00:00Z">
        <w:r>
          <w:rPr>
            <w:b/>
            <w:bCs/>
          </w:rPr>
          <w:t xml:space="preserve">Better Git History</w:t>
        </w:r>
      </w:ins>
      <w:ins w:id="2820" w:author="PR Preview" w:date="2024-01-01T00:00:00Z">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ins>
    </w:p>
    <w:p>
      <w:pPr>
        <w:numPr>
          <w:ilvl w:val="0"/>
          <w:numId w:val="1200"/>
        </w:numPr>
      </w:pPr>
      <w:ins w:id="2821" w:author="PR Preview" w:date="2024-01-01T00:00:00Z">
        <w:r>
          <w:rPr>
            <w:b/>
            <w:bCs/>
          </w:rPr>
          <w:t xml:space="preserve">Easier Code Review</w:t>
        </w:r>
      </w:ins>
      <w:ins w:id="2821" w:author="PR Preview" w:date="2024-01-01T00:00:00Z">
        <w:r>
          <w:t xml:space="preserve">: Reviewers can see exactly what changed—either the organization (main file) or the content (include file)—without having to parse through large diffs.</w:t>
        </w:r>
      </w:ins>
    </w:p>
    <w:p>
      <w:pPr>
        <w:numPr>
          <w:ilvl w:val="0"/>
          <w:numId w:val="1200"/>
        </w:numPr>
      </w:pPr>
      <w:ins w:id="2822" w:author="PR Preview" w:date="2024-01-01T00:00:00Z">
        <w:r>
          <w:rPr>
            <w:b/>
            <w:bCs/>
          </w:rPr>
          <w:t xml:space="preserve">Modular Maintenance</w:t>
        </w:r>
      </w:ins>
      <w:ins w:id="2822" w:author="PR Preview" w:date="2024-01-01T00:00:00Z">
        <w:r>
          <w:t xml:space="preserve">: Each section lives in its own file, making it easier to:</w:t>
        </w:r>
      </w:ins>
    </w:p>
    <w:p>
      <w:pPr>
        <w:pStyle w:val="Compact"/>
        <w:numPr>
          <w:ilvl w:val="1"/>
          <w:numId w:val="1201"/>
        </w:numPr>
      </w:pPr>
      <w:ins w:id="2823" w:author="PR Preview" w:date="2024-01-01T00:00:00Z">
        <w:r>
          <w:t xml:space="preserve">Find and edit specific content</w:t>
        </w:r>
      </w:ins>
    </w:p>
    <w:p>
      <w:pPr>
        <w:pStyle w:val="Compact"/>
        <w:numPr>
          <w:ilvl w:val="1"/>
          <w:numId w:val="1201"/>
        </w:numPr>
      </w:pPr>
      <w:ins w:id="2824" w:author="PR Preview" w:date="2024-01-01T00:00:00Z">
        <w:r>
          <w:t xml:space="preserve">Reuse sections across chapters if needed</w:t>
        </w:r>
      </w:ins>
    </w:p>
    <w:p>
      <w:pPr>
        <w:pStyle w:val="Compact"/>
        <w:numPr>
          <w:ilvl w:val="1"/>
          <w:numId w:val="1201"/>
        </w:numPr>
      </w:pPr>
      <w:ins w:id="2825" w:author="PR Preview" w:date="2024-01-01T00:00:00Z">
        <w:r>
          <w:t xml:space="preserve">Work on different sections simultaneously without merge conflicts</w:t>
        </w:r>
      </w:ins>
    </w:p>
    <w:p>
      <w:pPr>
        <w:pStyle w:val="Compact"/>
        <w:numPr>
          <w:ilvl w:val="1"/>
          <w:numId w:val="1201"/>
        </w:numPr>
      </w:pPr>
      <w:ins w:id="2826" w:author="PR Preview" w:date="2024-01-01T00:00:00Z">
        <w:r>
          <w:t xml:space="preserve">Test and preview individual sections</w:t>
        </w:r>
      </w:ins>
    </w:p>
    <w:p>
      <w:pPr>
        <w:numPr>
          <w:ilvl w:val="0"/>
          <w:numId w:val="1200"/>
        </w:numPr>
      </w:pPr>
      <w:ins w:id="2827" w:author="PR Preview" w:date="2024-01-01T00:00:00Z">
        <w:r>
          <w:rPr>
            <w:b/>
            <w:bCs/>
          </w:rPr>
          <w:t xml:space="preserve">Clear Structure</w:t>
        </w:r>
      </w:ins>
      <w:ins w:id="2827" w:author="PR Preview" w:date="2024-01-01T00:00:00Z">
        <w:r>
          <w:t xml:space="preserve">: The main chapter file becomes a table of contents showing the organization at a glance.</w:t>
        </w:r>
      </w:ins>
    </w:p>
    <w:bookmarkEnd w:id="606"/>
    <w:bookmarkStart w:id="607" w:name="structure-pattern-1"/>
    <w:p>
      <w:pPr>
        <w:pStyle w:val="Heading4"/>
      </w:pPr>
      <w:ins w:id="2828" w:author="PR Preview" w:date="2024-01-01T00:00:00Z">
        <w:r>
          <w:t xml:space="preserve">Structure Pattern</w:t>
        </w:r>
      </w:ins>
    </w:p>
    <w:p>
      <w:pPr>
        <w:pStyle w:val="FirstParagraph"/>
      </w:pPr>
      <w:ins w:id="2829" w:author="PR Preview" w:date="2024-01-01T00:00:00Z">
        <w:r>
          <w:rPr>
            <w:b/>
            <w:bCs/>
          </w:rPr>
          <w:t xml:space="preserve">Main chapter file</w:t>
        </w:r>
      </w:ins>
      <w:ins w:id="2829" w:author="PR Preview" w:date="2024-01-01T00:00:00Z">
        <w:r>
          <w:t xml:space="preserve"> </w:t>
        </w:r>
      </w:ins>
      <w:ins w:id="2829" w:author="PR Preview" w:date="2024-01-01T00:00:00Z">
        <w:r>
          <w:t xml:space="preserve">(e.g.,</w:t>
        </w:r>
      </w:ins>
      <w:ins w:id="2829" w:author="PR Preview" w:date="2024-01-01T00:00:00Z">
        <w:r>
          <w:t xml:space="preserve"> </w:t>
        </w:r>
      </w:ins>
      <w:ins w:id="2829" w:author="PR Preview" w:date="2024-01-01T00:00:00Z">
        <w:r>
          <w:rPr>
            <w:rStyle w:val="VerbatimChar"/>
          </w:rPr>
          <w:t xml:space="preserve">05-coding-practices.qmd</w:t>
        </w:r>
      </w:ins>
      <w:ins w:id="2829" w:author="PR Preview" w:date="2024-01-01T00:00:00Z">
        <w:r>
          <w:t xml:space="preserve">):</w:t>
        </w:r>
      </w:ins>
    </w:p>
    <w:p>
      <w:pPr>
        <w:pStyle w:val="Compact"/>
        <w:numPr>
          <w:ilvl w:val="0"/>
          <w:numId w:val="1202"/>
        </w:numPr>
      </w:pPr>
      <w:ins w:id="2830" w:author="PR Preview" w:date="2024-01-01T00:00:00Z">
        <w:r>
          <w:t xml:space="preserve">Contains the chapter title and introduction</w:t>
        </w:r>
      </w:ins>
    </w:p>
    <w:p>
      <w:pPr>
        <w:pStyle w:val="Compact"/>
        <w:numPr>
          <w:ilvl w:val="0"/>
          <w:numId w:val="1202"/>
        </w:numPr>
      </w:pPr>
      <w:ins w:id="2831" w:author="PR Preview" w:date="2024-01-01T00:00:00Z">
        <w:r>
          <w:t xml:space="preserve">Contains section headings (##, ###, etc.)</w:t>
        </w:r>
      </w:ins>
    </w:p>
    <w:p>
      <w:pPr>
        <w:pStyle w:val="Compact"/>
        <w:numPr>
          <w:ilvl w:val="0"/>
          <w:numId w:val="1202"/>
        </w:numPr>
      </w:pPr>
      <w:ins w:id="2832" w:author="PR Preview" w:date="2024-01-01T00:00:00Z">
        <w:r>
          <w:t xml:space="preserve">Uses the</w:t>
        </w:r>
      </w:ins>
      <w:ins w:id="2832" w:author="PR Preview" w:date="2024-01-01T00:00:00Z">
        <w:r>
          <w:t xml:space="preserve"> </w:t>
        </w:r>
      </w:ins>
      <w:ins w:id="2832" w:author="PR Preview" w:date="2024-01-01T00:00:00Z">
        <w:r>
          <w:rPr>
            <w:rStyle w:val="VerbatimChar"/>
          </w:rPr>
          <w:t xml:space="preserve">include</w:t>
        </w:r>
      </w:ins>
      <w:ins w:id="2832" w:author="PR Preview" w:date="2024-01-01T00:00:00Z">
        <w:r>
          <w:t xml:space="preserve"> </w:t>
        </w:r>
      </w:ins>
      <w:ins w:id="2832" w:author="PR Preview" w:date="2024-01-01T00:00:00Z">
        <w:r>
          <w:t xml:space="preserve">shortcode to pull in content</w:t>
        </w:r>
      </w:ins>
      <w:ins w:id="2832" w:author="PR Preview" w:date="2024-01-01T00:00:00Z">
        <w:r>
          <w:t xml:space="preserve"> </w:t>
        </w:r>
      </w:ins>
      <w:ins w:id="2832" w:author="PR Preview" w:date="2024-01-01T00:00:00Z">
        <w:r>
          <w:t xml:space="preserve">(see</w:t>
        </w:r>
      </w:ins>
      <w:ins w:id="2832" w:author="PR Preview" w:date="2024-01-01T00:00:00Z">
        <w:r>
          <w:t xml:space="preserve"> </w:t>
        </w:r>
      </w:ins>
      <w:hyperlink r:id="rId290">
        <w:r>
          <w:rPr>
            <w:rStyle w:val="Hyperlink"/>
          </w:rPr>
          <w:t xml:space="preserve">https://quarto.org/docs/authoring/includes.html</w:t>
        </w:r>
      </w:hyperlink>
      <w:ins w:id="2832" w:author="PR Preview" w:date="2024-01-01T00:00:00Z">
        <w:r>
          <w:t xml:space="preserve"> </w:t>
        </w:r>
      </w:ins>
      <w:ins w:id="2832" w:author="PR Preview" w:date="2024-01-01T00:00:00Z">
        <w:r>
          <w:t xml:space="preserve">for details)</w:t>
        </w:r>
      </w:ins>
    </w:p>
    <w:p>
      <w:pPr>
        <w:pStyle w:val="Compact"/>
        <w:numPr>
          <w:ilvl w:val="0"/>
          <w:numId w:val="1202"/>
        </w:numPr>
      </w:pPr>
      <w:ins w:id="2833" w:author="PR Preview" w:date="2024-01-01T00:00:00Z">
        <w:r>
          <w:t xml:space="preserve">Shows the organization/outline of the chapter</w:t>
        </w:r>
      </w:ins>
    </w:p>
    <w:p>
      <w:pPr>
        <w:pStyle w:val="FirstParagraph"/>
      </w:pPr>
      <w:ins w:id="2834" w:author="PR Preview" w:date="2024-01-01T00:00:00Z">
        <w:r>
          <w:rPr>
            <w:b/>
            <w:bCs/>
          </w:rPr>
          <w:t xml:space="preserve">Include files</w:t>
        </w:r>
      </w:ins>
      <w:ins w:id="2834" w:author="PR Preview" w:date="2024-01-01T00:00:00Z">
        <w:r>
          <w:t xml:space="preserve"> </w:t>
        </w:r>
      </w:ins>
      <w:ins w:id="2834" w:author="PR Preview" w:date="2024-01-01T00:00:00Z">
        <w:r>
          <w:t xml:space="preserve">(e.g.,</w:t>
        </w:r>
      </w:ins>
      <w:ins w:id="2834" w:author="PR Preview" w:date="2024-01-01T00:00:00Z">
        <w:r>
          <w:t xml:space="preserve"> </w:t>
        </w:r>
      </w:ins>
      <w:ins w:id="2834" w:author="PR Preview" w:date="2024-01-01T00:00:00Z">
        <w:r>
          <w:rPr>
            <w:rStyle w:val="VerbatimChar"/>
          </w:rPr>
          <w:t xml:space="preserve">05-coding-practices/lab-protocols-for-code-and-data.qmd</w:t>
        </w:r>
      </w:ins>
      <w:ins w:id="2834" w:author="PR Preview" w:date="2024-01-01T00:00:00Z">
        <w:r>
          <w:t xml:space="preserve">):</w:t>
        </w:r>
      </w:ins>
    </w:p>
    <w:p>
      <w:pPr>
        <w:pStyle w:val="Compact"/>
        <w:numPr>
          <w:ilvl w:val="0"/>
          <w:numId w:val="1203"/>
        </w:numPr>
      </w:pPr>
      <w:ins w:id="2835" w:author="PR Preview" w:date="2024-01-01T00:00:00Z">
        <w:r>
          <w:t xml:space="preserve">Stored in a subdirectory matching the chapter name</w:t>
        </w:r>
      </w:ins>
    </w:p>
    <w:p>
      <w:pPr>
        <w:pStyle w:val="Compact"/>
        <w:numPr>
          <w:ilvl w:val="0"/>
          <w:numId w:val="1203"/>
        </w:numPr>
      </w:pPr>
      <w:ins w:id="2836" w:author="PR Preview" w:date="2024-01-01T00:00:00Z">
        <w:r>
          <w:t xml:space="preserve">Contains only the content for that section (no heading)</w:t>
        </w:r>
      </w:ins>
    </w:p>
    <w:p>
      <w:pPr>
        <w:pStyle w:val="Compact"/>
        <w:numPr>
          <w:ilvl w:val="0"/>
          <w:numId w:val="1203"/>
        </w:numPr>
      </w:pPr>
      <w:ins w:id="2837" w:author="PR Preview" w:date="2024-01-01T00:00:00Z">
        <w:r>
          <w:t xml:space="preserve">The heading stays in the main chapter file</w:t>
        </w:r>
      </w:ins>
    </w:p>
    <w:p>
      <w:pPr>
        <w:pStyle w:val="Compact"/>
        <w:numPr>
          <w:ilvl w:val="0"/>
          <w:numId w:val="1203"/>
        </w:numPr>
      </w:pPr>
      <w:ins w:id="2838" w:author="PR Preview" w:date="2024-01-01T00:00:00Z">
        <w:r>
          <w:t xml:space="preserve">Named descriptively using kebab-case</w:t>
        </w:r>
      </w:ins>
    </w:p>
    <w:bookmarkEnd w:id="607"/>
    <w:bookmarkStart w:id="608" w:name="required-pattern-1"/>
    <w:p>
      <w:pPr>
        <w:pStyle w:val="Heading4"/>
      </w:pPr>
      <w:ins w:id="2839" w:author="PR Preview" w:date="2024-01-01T00:00:00Z">
        <w:r>
          <w:t xml:space="preserve">Required Pattern</w:t>
        </w:r>
      </w:ins>
    </w:p>
    <w:p>
      <w:pPr>
        <w:pStyle w:val="FirstParagraph"/>
      </w:pPr>
      <w:ins w:id="2840" w:author="PR Preview" w:date="2024-01-01T00:00:00Z">
        <w:r>
          <w:rPr>
            <w:b/>
            <w:bCs/>
          </w:rPr>
          <w:t xml:space="preserve">Always follow this pattern:</w:t>
        </w:r>
      </w:ins>
    </w:p>
    <w:p>
      <w:pPr>
        <w:pStyle w:val="SourceCode"/>
      </w:pPr>
      <w:ins w:id="2841" w:author="PR Preview" w:date="2024-01-01T00:00:00Z">
        <w:r>
          <w:rPr>
            <w:rStyle w:val="FunctionTok"/>
          </w:rPr>
          <w:t xml:space="preserve">## Section Heading</w:t>
        </w:r>
      </w:ins>
      <w:ins w:id="2841" w:author="PR Preview" w:date="2024-01-01T00:00:00Z">
        <w:r>
          <w:br/>
        </w:r>
      </w:ins>
      <w:ins w:id="2841" w:author="PR Preview" w:date="2024-01-01T00:00:00Z">
        <w:r>
          <w:br/>
        </w:r>
      </w:ins>
      <w:ins w:id="2841" w:author="PR Preview" w:date="2024-01-01T00:00:00Z">
        <w:r>
          <w:rPr>
            <w:rStyle w:val="NormalTok"/>
          </w:rPr>
          <w:t xml:space="preserve">{{&lt; include folder/section-name.qmd &gt;}}</w:t>
        </w:r>
      </w:ins>
      <w:ins w:id="2841" w:author="PR Preview" w:date="2024-01-01T00:00:00Z">
        <w:r>
          <w:br/>
        </w:r>
      </w:ins>
    </w:p>
    <w:p>
      <w:pPr>
        <w:pStyle w:val="FirstParagraph"/>
      </w:pPr>
      <w:ins w:id="2842" w:author="PR Preview" w:date="2024-01-01T00:00:00Z">
        <w:r>
          <w:rPr>
            <w:b/>
            <w:bCs/>
          </w:rPr>
          <w:t xml:space="preserve">Correct example:</w:t>
        </w:r>
      </w:ins>
    </w:p>
    <w:p>
      <w:pPr>
        <w:pStyle w:val="SourceCode"/>
      </w:pPr>
      <w:ins w:id="2843" w:author="PR Preview" w:date="2024-01-01T00:00:00Z">
        <w:r>
          <w:rPr>
            <w:rStyle w:val="FunctionTok"/>
          </w:rPr>
          <w:t xml:space="preserve">## Section heading</w:t>
        </w:r>
      </w:ins>
      <w:ins w:id="2843" w:author="PR Preview" w:date="2024-01-01T00:00:00Z">
        <w:r>
          <w:br/>
        </w:r>
      </w:ins>
      <w:ins w:id="2843" w:author="PR Preview" w:date="2024-01-01T00:00:00Z">
        <w:r>
          <w:br/>
        </w:r>
      </w:ins>
      <w:ins w:id="2843" w:author="PR Preview" w:date="2024-01-01T00:00:00Z">
        <w:r>
          <w:rPr>
            <w:rStyle w:val="NormalTok"/>
          </w:rPr>
          <w:t xml:space="preserve">{{&lt; include folder/section-name.qmd &gt;}}</w:t>
        </w:r>
      </w:ins>
      <w:ins w:id="2843" w:author="PR Preview" w:date="2024-01-01T00:00:00Z">
        <w:r>
          <w:br/>
        </w:r>
      </w:ins>
    </w:p>
    <w:p>
      <w:pPr>
        <w:pStyle w:val="FirstParagraph"/>
      </w:pPr>
      <w:ins w:id="2844" w:author="PR Preview" w:date="2024-01-01T00:00:00Z">
        <w:r>
          <w:rPr>
            <w:b/>
            <w:bCs/>
          </w:rPr>
          <w:t xml:space="preserve">Incorrect (don’t do this):</w:t>
        </w:r>
      </w:ins>
    </w:p>
    <w:p>
      <w:pPr>
        <w:pStyle w:val="SourceCode"/>
      </w:pPr>
      <w:ins w:id="2845" w:author="PR Preview" w:date="2024-01-01T00:00:00Z">
        <w:r>
          <w:rPr>
            <w:rStyle w:val="NormalTok"/>
          </w:rPr>
          <w:t xml:space="preserve">{{&lt; include folder/section-name.qmd &gt;}}</w:t>
        </w:r>
      </w:ins>
      <w:ins w:id="2845" w:author="PR Preview" w:date="2024-01-01T00:00:00Z">
        <w:r>
          <w:br/>
        </w:r>
      </w:ins>
    </w:p>
    <w:p>
      <w:pPr>
        <w:pStyle w:val="FirstParagraph"/>
      </w:pPr>
      <w:ins w:id="2846" w:author="PR Preview" w:date="2024-01-01T00:00:00Z">
        <w:r>
          <w:t xml:space="preserve">The heading must be in the main file, followed by a blank line, then the include statement.</w:t>
        </w:r>
      </w:ins>
    </w:p>
    <w:bookmarkEnd w:id="608"/>
    <w:bookmarkStart w:id="609" w:name="file-naming-conventions-1"/>
    <w:p>
      <w:pPr>
        <w:pStyle w:val="Heading4"/>
      </w:pPr>
      <w:ins w:id="2847" w:author="PR Preview" w:date="2024-01-01T00:00:00Z">
        <w:r>
          <w:t xml:space="preserve">File Naming Conventions</w:t>
        </w:r>
      </w:ins>
    </w:p>
    <w:p>
      <w:pPr>
        <w:pStyle w:val="Compact"/>
        <w:numPr>
          <w:ilvl w:val="0"/>
          <w:numId w:val="1204"/>
        </w:numPr>
      </w:pPr>
      <w:ins w:id="2848" w:author="PR Preview" w:date="2024-01-01T00:00:00Z">
        <w:r>
          <w:t xml:space="preserve">Main chapter files:</w:t>
        </w:r>
      </w:ins>
      <w:ins w:id="2848" w:author="PR Preview" w:date="2024-01-01T00:00:00Z">
        <w:r>
          <w:t xml:space="preserve"> </w:t>
        </w:r>
      </w:ins>
      <w:ins w:id="2848" w:author="PR Preview" w:date="2024-01-01T00:00:00Z">
        <w:r>
          <w:rPr>
            <w:rStyle w:val="VerbatimChar"/>
          </w:rPr>
          <w:t xml:space="preserve">##-chapter-name.qmd</w:t>
        </w:r>
      </w:ins>
      <w:ins w:id="2848" w:author="PR Preview" w:date="2024-01-01T00:00:00Z">
        <w:r>
          <w:t xml:space="preserve"> </w:t>
        </w:r>
      </w:ins>
      <w:ins w:id="2848" w:author="PR Preview" w:date="2024-01-01T00:00:00Z">
        <w:r>
          <w:t xml:space="preserve">(e.g.,</w:t>
        </w:r>
      </w:ins>
      <w:ins w:id="2848" w:author="PR Preview" w:date="2024-01-01T00:00:00Z">
        <w:r>
          <w:t xml:space="preserve"> </w:t>
        </w:r>
      </w:ins>
      <w:ins w:id="2848" w:author="PR Preview" w:date="2024-01-01T00:00:00Z">
        <w:r>
          <w:rPr>
            <w:rStyle w:val="VerbatimChar"/>
          </w:rPr>
          <w:t xml:space="preserve">05-coding-practices.qmd</w:t>
        </w:r>
      </w:ins>
      <w:ins w:id="2848" w:author="PR Preview" w:date="2024-01-01T00:00:00Z">
        <w:r>
          <w:t xml:space="preserve">)</w:t>
        </w:r>
      </w:ins>
    </w:p>
    <w:p>
      <w:pPr>
        <w:pStyle w:val="Compact"/>
        <w:numPr>
          <w:ilvl w:val="0"/>
          <w:numId w:val="1204"/>
        </w:numPr>
      </w:pPr>
      <w:ins w:id="2849" w:author="PR Preview" w:date="2024-01-01T00:00:00Z">
        <w:r>
          <w:t xml:space="preserve">Subdirectory:</w:t>
        </w:r>
      </w:ins>
      <w:ins w:id="2849" w:author="PR Preview" w:date="2024-01-01T00:00:00Z">
        <w:r>
          <w:t xml:space="preserve"> </w:t>
        </w:r>
      </w:ins>
      <w:ins w:id="2849" w:author="PR Preview" w:date="2024-01-01T00:00:00Z">
        <w:r>
          <w:rPr>
            <w:rStyle w:val="VerbatimChar"/>
          </w:rPr>
          <w:t xml:space="preserve">##-chapter-name/</w:t>
        </w:r>
      </w:ins>
      <w:ins w:id="2849" w:author="PR Preview" w:date="2024-01-01T00:00:00Z">
        <w:r>
          <w:t xml:space="preserve"> </w:t>
        </w:r>
      </w:ins>
      <w:ins w:id="2849" w:author="PR Preview" w:date="2024-01-01T00:00:00Z">
        <w:r>
          <w:t xml:space="preserve">(matches the main file name)</w:t>
        </w:r>
      </w:ins>
    </w:p>
    <w:p>
      <w:pPr>
        <w:pStyle w:val="Compact"/>
        <w:numPr>
          <w:ilvl w:val="0"/>
          <w:numId w:val="1204"/>
        </w:numPr>
      </w:pPr>
      <w:ins w:id="2850" w:author="PR Preview" w:date="2024-01-01T00:00:00Z">
        <w:r>
          <w:t xml:space="preserve">Include files:</w:t>
        </w:r>
      </w:ins>
      <w:ins w:id="2850" w:author="PR Preview" w:date="2024-01-01T00:00:00Z">
        <w:r>
          <w:t xml:space="preserve"> </w:t>
        </w:r>
      </w:ins>
      <w:ins w:id="2850" w:author="PR Preview" w:date="2024-01-01T00:00:00Z">
        <w:r>
          <w:rPr>
            <w:rStyle w:val="VerbatimChar"/>
          </w:rPr>
          <w:t xml:space="preserve">descriptive-section-name.qmd</w:t>
        </w:r>
      </w:ins>
      <w:ins w:id="2850" w:author="PR Preview" w:date="2024-01-01T00:00:00Z">
        <w:r>
          <w:t xml:space="preserve"> </w:t>
        </w:r>
      </w:ins>
      <w:ins w:id="2850" w:author="PR Preview" w:date="2024-01-01T00:00:00Z">
        <w:r>
          <w:t xml:space="preserve">using kebab-case</w:t>
        </w:r>
      </w:ins>
    </w:p>
    <w:p>
      <w:pPr>
        <w:pStyle w:val="Compact"/>
        <w:numPr>
          <w:ilvl w:val="0"/>
          <w:numId w:val="1204"/>
        </w:numPr>
      </w:pPr>
      <w:ins w:id="2851" w:author="PR Preview" w:date="2024-01-01T00:00:00Z">
        <w:r>
          <w:t xml:space="preserve">Use descriptive names that clearly indicate the content</w:t>
        </w:r>
      </w:ins>
    </w:p>
    <w:p>
      <w:pPr>
        <w:pStyle w:val="Compact"/>
        <w:numPr>
          <w:ilvl w:val="0"/>
          <w:numId w:val="1204"/>
        </w:numPr>
      </w:pPr>
      <w:ins w:id="2852" w:author="PR Preview" w:date="2024-01-01T00:00:00Z">
        <w:r>
          <w:t xml:space="preserve">Prefix with underscore</w:t>
        </w:r>
      </w:ins>
      <w:ins w:id="2852" w:author="PR Preview" w:date="2024-01-01T00:00:00Z">
        <w:r>
          <w:t xml:space="preserve"> </w:t>
        </w:r>
      </w:ins>
      <w:ins w:id="2852" w:author="PR Preview" w:date="2024-01-01T00:00:00Z">
        <w:r>
          <w:rPr>
            <w:rStyle w:val="VerbatimChar"/>
          </w:rPr>
          <w:t xml:space="preserve">_</w:t>
        </w:r>
      </w:ins>
      <w:ins w:id="2852" w:author="PR Preview" w:date="2024-01-01T00:00:00Z">
        <w:r>
          <w:t xml:space="preserve"> </w:t>
        </w:r>
      </w:ins>
      <w:ins w:id="2852" w:author="PR Preview" w:date="2024-01-01T00:00:00Z">
        <w:r>
          <w:t xml:space="preserve">for partial/helper files not directly included (e.g.,</w:t>
        </w:r>
      </w:ins>
      <w:ins w:id="2852" w:author="PR Preview" w:date="2024-01-01T00:00:00Z">
        <w:r>
          <w:t xml:space="preserve"> </w:t>
        </w:r>
      </w:ins>
      <w:ins w:id="2852" w:author="PR Preview" w:date="2024-01-01T00:00:00Z">
        <w:r>
          <w:rPr>
            <w:rStyle w:val="VerbatimChar"/>
          </w:rPr>
          <w:t xml:space="preserve">_lintr-summary.qmd</w:t>
        </w:r>
      </w:ins>
      <w:ins w:id="2852" w:author="PR Preview" w:date="2024-01-01T00:00:00Z">
        <w:r>
          <w:t xml:space="preserve">)</w:t>
        </w:r>
      </w:ins>
    </w:p>
    <w:bookmarkEnd w:id="609"/>
    <w:bookmarkStart w:id="610" w:name="git-history-benefits-example-1"/>
    <w:p>
      <w:pPr>
        <w:pStyle w:val="Heading4"/>
      </w:pPr>
      <w:ins w:id="2853" w:author="PR Preview" w:date="2024-01-01T00:00:00Z">
        <w:r>
          <w:t xml:space="preserve">Git History Benefits Example</w:t>
        </w:r>
      </w:ins>
    </w:p>
    <w:p>
      <w:pPr>
        <w:pStyle w:val="FirstParagraph"/>
      </w:pPr>
      <w:ins w:id="2854" w:author="PR Preview" w:date="2024-01-01T00:00:00Z">
        <w:r>
          <w:rPr>
            <w:b/>
            <w:bCs/>
          </w:rPr>
          <w:t xml:space="preserve">When reordering sections:</w:t>
        </w:r>
      </w:ins>
    </w:p>
    <w:p>
      <w:pPr>
        <w:pStyle w:val="SourceCode"/>
      </w:pPr>
      <w:ins w:id="2855" w:author="PR Preview" w:date="2024-01-01T00:00:00Z">
        <w:r>
          <w:rPr>
            <w:rStyle w:val="StringTok"/>
          </w:rPr>
          <w:t xml:space="preserve">-## Object naming</w:t>
        </w:r>
      </w:ins>
      <w:ins w:id="2855" w:author="PR Preview" w:date="2024-01-01T00:00:00Z">
        <w:r>
          <w:br/>
        </w:r>
      </w:ins>
      <w:ins w:id="2855" w:author="PR Preview" w:date="2024-01-01T00:00:00Z">
        <w:r>
          <w:rPr>
            <w:rStyle w:val="VariableTok"/>
          </w:rPr>
          <w:t xml:space="preserve">+## Function calls</w:t>
        </w:r>
      </w:ins>
      <w:ins w:id="2855" w:author="PR Preview" w:date="2024-01-01T00:00:00Z">
        <w:r>
          <w:br/>
        </w:r>
      </w:ins>
      <w:ins w:id="2855" w:author="PR Preview" w:date="2024-01-01T00:00:00Z">
        <w:r>
          <w:rPr>
            <w:rStyle w:val="NormalTok"/>
          </w:rPr>
          <w:t xml:space="preserve"> </w:t>
        </w:r>
      </w:ins>
      <w:ins w:id="2855" w:author="PR Preview" w:date="2024-01-01T00:00:00Z">
        <w:r>
          <w:br/>
        </w:r>
      </w:ins>
      <w:ins w:id="2855" w:author="PR Preview" w:date="2024-01-01T00:00:00Z">
        <w:r>
          <w:rPr>
            <w:rStyle w:val="StringTok"/>
          </w:rPr>
          <w:t xml:space="preserve">-{{&lt; include demo-folder/section-name.qmd &gt;}}</w:t>
        </w:r>
      </w:ins>
      <w:ins w:id="2855" w:author="PR Preview" w:date="2024-01-01T00:00:00Z">
        <w:r>
          <w:br/>
        </w:r>
      </w:ins>
      <w:ins w:id="2855" w:author="PR Preview" w:date="2024-01-01T00:00:00Z">
        <w:r>
          <w:rPr>
            <w:rStyle w:val="VariableTok"/>
          </w:rPr>
          <w:t xml:space="preserve">+{{&lt; include demo-folder/section-2.qmd &gt;}}</w:t>
        </w:r>
      </w:ins>
      <w:ins w:id="2855" w:author="PR Preview" w:date="2024-01-01T00:00:00Z">
        <w:r>
          <w:br/>
        </w:r>
      </w:ins>
      <w:ins w:id="2855" w:author="PR Preview" w:date="2024-01-01T00:00:00Z">
        <w:r>
          <w:rPr>
            <w:rStyle w:val="NormalTok"/>
          </w:rPr>
          <w:t xml:space="preserve"> </w:t>
        </w:r>
      </w:ins>
      <w:ins w:id="2855" w:author="PR Preview" w:date="2024-01-01T00:00:00Z">
        <w:r>
          <w:br/>
        </w:r>
      </w:ins>
      <w:ins w:id="2855" w:author="PR Preview" w:date="2024-01-01T00:00:00Z">
        <w:r>
          <w:rPr>
            <w:rStyle w:val="StringTok"/>
          </w:rPr>
          <w:t xml:space="preserve">-## Function calls</w:t>
        </w:r>
      </w:ins>
      <w:ins w:id="2855" w:author="PR Preview" w:date="2024-01-01T00:00:00Z">
        <w:r>
          <w:br/>
        </w:r>
      </w:ins>
      <w:ins w:id="2855" w:author="PR Preview" w:date="2024-01-01T00:00:00Z">
        <w:r>
          <w:rPr>
            <w:rStyle w:val="VariableTok"/>
          </w:rPr>
          <w:t xml:space="preserve">+## Object naming</w:t>
        </w:r>
      </w:ins>
      <w:ins w:id="2855" w:author="PR Preview" w:date="2024-01-01T00:00:00Z">
        <w:r>
          <w:br/>
        </w:r>
      </w:ins>
      <w:ins w:id="2855" w:author="PR Preview" w:date="2024-01-01T00:00:00Z">
        <w:r>
          <w:rPr>
            <w:rStyle w:val="NormalTok"/>
          </w:rPr>
          <w:t xml:space="preserve"> </w:t>
        </w:r>
      </w:ins>
      <w:ins w:id="2855" w:author="PR Preview" w:date="2024-01-01T00:00:00Z">
        <w:r>
          <w:br/>
        </w:r>
      </w:ins>
      <w:ins w:id="2855" w:author="PR Preview" w:date="2024-01-01T00:00:00Z">
        <w:r>
          <w:rPr>
            <w:rStyle w:val="StringTok"/>
          </w:rPr>
          <w:t xml:space="preserve">-{{&lt; include demo-folder/section-2.qmd &gt;}}</w:t>
        </w:r>
      </w:ins>
      <w:ins w:id="2855" w:author="PR Preview" w:date="2024-01-01T00:00:00Z">
        <w:r>
          <w:br/>
        </w:r>
      </w:ins>
      <w:ins w:id="2855" w:author="PR Preview" w:date="2024-01-01T00:00:00Z">
        <w:r>
          <w:rPr>
            <w:rStyle w:val="VariableTok"/>
          </w:rPr>
          <w:t xml:space="preserve">+{{&lt; include demo-folder/section-name.qmd &gt;}}</w:t>
        </w:r>
      </w:ins>
    </w:p>
    <w:p>
      <w:pPr>
        <w:pStyle w:val="FirstParagraph"/>
      </w:pPr>
      <w:ins w:id="2856" w:author="PR Preview" w:date="2024-01-01T00:00:00Z">
        <w:r>
          <w:t xml:space="preserve">This diff clearly shows a reordering (swapping two sections) with no content changes—only the main chapter file changes.</w:t>
        </w:r>
      </w:ins>
    </w:p>
    <w:p>
      <w:pPr>
        <w:pStyle w:val="BodyText"/>
      </w:pPr>
      <w:ins w:id="2857" w:author="PR Preview" w:date="2024-01-01T00:00:00Z">
        <w:r>
          <w:rPr>
            <w:b/>
            <w:bCs/>
          </w:rPr>
          <w:t xml:space="preserve">When editing content:</w:t>
        </w:r>
      </w:ins>
      <w:ins w:id="2857" w:author="PR Preview" w:date="2024-01-01T00:00:00Z">
        <w:r>
          <w:t xml:space="preserve"> </w:t>
        </w:r>
      </w:ins>
      <w:ins w:id="2857" w:author="PR Preview" w:date="2024-01-01T00:00:00Z">
        <w:r>
          <w:t xml:space="preserve">Only the specific include file (e.g.,</w:t>
        </w:r>
      </w:ins>
      <w:ins w:id="2857" w:author="PR Preview" w:date="2024-01-01T00:00:00Z">
        <w:r>
          <w:t xml:space="preserve"> </w:t>
        </w:r>
      </w:ins>
      <w:ins w:id="2857" w:author="PR Preview" w:date="2024-01-01T00:00:00Z">
        <w:r>
          <w:rPr>
            <w:rStyle w:val="VerbatimChar"/>
          </w:rPr>
          <w:t xml:space="preserve">05-coding-practices/function-calls.qmd</w:t>
        </w:r>
      </w:ins>
      <w:ins w:id="2857" w:author="PR Preview" w:date="2024-01-01T00:00:00Z">
        <w:r>
          <w:t xml:space="preserve">) appears in the git diff, making it easy to review the actual content changes without distraction.</w:t>
        </w:r>
      </w:ins>
    </w:p>
    <w:bookmarkEnd w:id="610"/>
    <w:bookmarkStart w:id="611" w:name="when-to-create-a-new-include-file-1"/>
    <w:p>
      <w:pPr>
        <w:pStyle w:val="Heading4"/>
      </w:pPr>
      <w:ins w:id="2858" w:author="PR Preview" w:date="2024-01-01T00:00:00Z">
        <w:r>
          <w:t xml:space="preserve">When to Create a New Include File</w:t>
        </w:r>
      </w:ins>
    </w:p>
    <w:p>
      <w:pPr>
        <w:pStyle w:val="FirstParagraph"/>
      </w:pPr>
      <w:ins w:id="2859" w:author="PR Preview" w:date="2024-01-01T00:00:00Z">
        <w:r>
          <w:t xml:space="preserve">Create a new include file when:</w:t>
        </w:r>
      </w:ins>
    </w:p>
    <w:p>
      <w:pPr>
        <w:pStyle w:val="Compact"/>
        <w:numPr>
          <w:ilvl w:val="0"/>
          <w:numId w:val="1205"/>
        </w:numPr>
      </w:pPr>
      <w:ins w:id="2860" w:author="PR Preview" w:date="2024-01-01T00:00:00Z">
        <w:r>
          <w:t xml:space="preserve">Adding a new section to a chapter</w:t>
        </w:r>
      </w:ins>
    </w:p>
    <w:p>
      <w:pPr>
        <w:pStyle w:val="Compact"/>
        <w:numPr>
          <w:ilvl w:val="0"/>
          <w:numId w:val="1205"/>
        </w:numPr>
      </w:pPr>
      <w:ins w:id="2861" w:author="PR Preview" w:date="2024-01-01T00:00:00Z">
        <w:r>
          <w:t xml:space="preserve">A section becomes long enough to benefit from being in its own file (&gt;20-30 lines)</w:t>
        </w:r>
      </w:ins>
    </w:p>
    <w:p>
      <w:pPr>
        <w:pStyle w:val="Compact"/>
        <w:numPr>
          <w:ilvl w:val="0"/>
          <w:numId w:val="1205"/>
        </w:numPr>
      </w:pPr>
      <w:ins w:id="2862" w:author="PR Preview" w:date="2024-01-01T00:00:00Z">
        <w:r>
          <w:t xml:space="preserve">Content might be reused elsewhere</w:t>
        </w:r>
      </w:ins>
    </w:p>
    <w:p>
      <w:pPr>
        <w:pStyle w:val="Compact"/>
        <w:numPr>
          <w:ilvl w:val="0"/>
          <w:numId w:val="1205"/>
        </w:numPr>
      </w:pPr>
      <w:ins w:id="2863" w:author="PR Preview" w:date="2024-01-01T00:00:00Z">
        <w:r>
          <w:t xml:space="preserve">You want to work on a section independently</w:t>
        </w:r>
      </w:ins>
    </w:p>
    <w:bookmarkEnd w:id="611"/>
    <w:bookmarkStart w:id="612" w:name="migration-strategy-1"/>
    <w:p>
      <w:pPr>
        <w:pStyle w:val="Heading4"/>
      </w:pPr>
      <w:ins w:id="2864" w:author="PR Preview" w:date="2024-01-01T00:00:00Z">
        <w:r>
          <w:t xml:space="preserve">Migration Strategy</w:t>
        </w:r>
      </w:ins>
    </w:p>
    <w:p>
      <w:pPr>
        <w:pStyle w:val="FirstParagraph"/>
      </w:pPr>
      <w:ins w:id="2865" w:author="PR Preview" w:date="2024-01-01T00:00:00Z">
        <w:r>
          <w:t xml:space="preserve">When working with chapters that don’t yet use includes:</w:t>
        </w:r>
      </w:ins>
    </w:p>
    <w:p>
      <w:pPr>
        <w:pStyle w:val="Compact"/>
        <w:numPr>
          <w:ilvl w:val="0"/>
          <w:numId w:val="1206"/>
        </w:numPr>
      </w:pPr>
      <w:ins w:id="2866" w:author="PR Preview" w:date="2024-01-01T00:00:00Z">
        <w:r>
          <w:t xml:space="preserve">Create a subdirectory matching the chapter name</w:t>
        </w:r>
      </w:ins>
    </w:p>
    <w:p>
      <w:pPr>
        <w:pStyle w:val="Compact"/>
        <w:numPr>
          <w:ilvl w:val="0"/>
          <w:numId w:val="1206"/>
        </w:numPr>
      </w:pPr>
      <w:ins w:id="2867" w:author="PR Preview" w:date="2024-01-01T00:00:00Z">
        <w:r>
          <w:t xml:space="preserve">Extract each section into its own include file</w:t>
        </w:r>
      </w:ins>
    </w:p>
    <w:p>
      <w:pPr>
        <w:pStyle w:val="Compact"/>
        <w:numPr>
          <w:ilvl w:val="0"/>
          <w:numId w:val="1206"/>
        </w:numPr>
      </w:pPr>
      <w:ins w:id="2868" w:author="PR Preview" w:date="2024-01-01T00:00:00Z">
        <w:r>
          <w:t xml:space="preserve">Update the main chapter file to use includes</w:t>
        </w:r>
      </w:ins>
    </w:p>
    <w:p>
      <w:pPr>
        <w:pStyle w:val="Compact"/>
        <w:numPr>
          <w:ilvl w:val="0"/>
          <w:numId w:val="1206"/>
        </w:numPr>
      </w:pPr>
      <w:ins w:id="2869" w:author="PR Preview" w:date="2024-01-01T00:00:00Z">
        <w:r>
          <w:t xml:space="preserve">Keep headings in the main file</w:t>
        </w:r>
      </w:ins>
    </w:p>
    <w:p>
      <w:pPr>
        <w:pStyle w:val="Compact"/>
        <w:numPr>
          <w:ilvl w:val="0"/>
          <w:numId w:val="1206"/>
        </w:numPr>
      </w:pPr>
      <w:ins w:id="2870" w:author="PR Preview" w:date="2024-01-01T00:00:00Z">
        <w:r>
          <w:t xml:space="preserve">Ensure blank lines before include statements</w:t>
        </w:r>
      </w:ins>
    </w:p>
    <w:p>
      <w:pPr>
        <w:pStyle w:val="Compact"/>
        <w:numPr>
          <w:ilvl w:val="0"/>
          <w:numId w:val="1206"/>
        </w:numPr>
      </w:pPr>
      <w:ins w:id="2871" w:author="PR Preview" w:date="2024-01-01T00:00:00Z">
        <w:r>
          <w:t xml:space="preserve">Test that rendering still works correctly</w:t>
        </w:r>
      </w:ins>
    </w:p>
    <w:bookmarkEnd w:id="612"/>
    <w:bookmarkStart w:id="613" w:name="X052cd5df6fdb26eb3adc5ca6e578e5af9b081f6"/>
    <w:p>
      <w:pPr>
        <w:pStyle w:val="Heading4"/>
      </w:pPr>
      <w:ins w:id="2872" w:author="PR Preview" w:date="2024-01-01T00:00:00Z">
        <w:r>
          <w:t xml:space="preserve">Using Includes for Code Examples and Reusable Content</w:t>
        </w:r>
      </w:ins>
    </w:p>
    <w:p>
      <w:pPr>
        <w:pStyle w:val="FirstParagraph"/>
      </w:pPr>
      <w:ins w:id="2873" w:author="PR Preview" w:date="2024-01-01T00:00:00Z">
        <w:r>
          <w:rPr>
            <w:b/>
            <w:bCs/>
          </w:rPr>
          <w:t xml:space="preserve">Prefer using Quarto’s include shortcode over copy-pasting content whenever feasible.</w:t>
        </w:r>
      </w:ins>
      <w:ins w:id="2873" w:author="PR Preview" w:date="2024-01-01T00:00:00Z">
        <w:r>
          <w:t xml:space="preserve"> </w:t>
        </w:r>
      </w:ins>
      <w:ins w:id="2873" w:author="PR Preview" w:date="2024-01-01T00:00:00Z">
        <w:r>
          <w:t xml:space="preserve">This applies to code examples, configuration files, and any content that exists elsewhere in the repository.</w:t>
        </w:r>
      </w:ins>
    </w:p>
    <w:p>
      <w:pPr>
        <w:pStyle w:val="BodyText"/>
      </w:pPr>
      <w:ins w:id="2874" w:author="PR Preview" w:date="2024-01-01T00:00:00Z">
        <w:r>
          <w:rPr>
            <w:b/>
            <w:bCs/>
          </w:rPr>
          <w:t xml:space="preserve">Benefits:</w:t>
        </w:r>
      </w:ins>
    </w:p>
    <w:p>
      <w:pPr>
        <w:pStyle w:val="Compact"/>
        <w:numPr>
          <w:ilvl w:val="0"/>
          <w:numId w:val="1207"/>
        </w:numPr>
      </w:pPr>
      <w:ins w:id="2875" w:author="PR Preview" w:date="2024-01-01T00:00:00Z">
        <w:r>
          <w:t xml:space="preserve">Single source of truth: Changes to the original file automatically propagate</w:t>
        </w:r>
      </w:ins>
    </w:p>
    <w:p>
      <w:pPr>
        <w:pStyle w:val="Compact"/>
        <w:numPr>
          <w:ilvl w:val="0"/>
          <w:numId w:val="1207"/>
        </w:numPr>
      </w:pPr>
      <w:ins w:id="2876" w:author="PR Preview" w:date="2024-01-01T00:00:00Z">
        <w:r>
          <w:t xml:space="preserve">Reduces maintenance burden and sync issues</w:t>
        </w:r>
      </w:ins>
    </w:p>
    <w:p>
      <w:pPr>
        <w:pStyle w:val="Compact"/>
        <w:numPr>
          <w:ilvl w:val="0"/>
          <w:numId w:val="1207"/>
        </w:numPr>
      </w:pPr>
      <w:ins w:id="2877" w:author="PR Preview" w:date="2024-01-01T00:00:00Z">
        <w:r>
          <w:t xml:space="preserve">Ensures examples stay current and accurate</w:t>
        </w:r>
      </w:ins>
    </w:p>
    <w:p>
      <w:pPr>
        <w:pStyle w:val="Compact"/>
        <w:numPr>
          <w:ilvl w:val="0"/>
          <w:numId w:val="1207"/>
        </w:numPr>
      </w:pPr>
      <w:ins w:id="2878" w:author="PR Preview" w:date="2024-01-01T00:00:00Z">
        <w:r>
          <w:t xml:space="preserve">Better git history (changes appear in one place)</w:t>
        </w:r>
      </w:ins>
    </w:p>
    <w:p>
      <w:pPr>
        <w:pStyle w:val="FirstParagraph"/>
      </w:pPr>
      <w:ins w:id="2879" w:author="PR Preview" w:date="2024-01-01T00:00:00Z">
        <w:r>
          <w:rPr>
            <w:b/>
            <w:bCs/>
          </w:rPr>
          <w:t xml:space="preserve">For including code files:</w:t>
        </w:r>
      </w:ins>
    </w:p>
    <w:p>
      <w:pPr>
        <w:pStyle w:val="BodyText"/>
      </w:pPr>
      <w:ins w:id="2880" w:author="PR Preview" w:date="2024-01-01T00:00:00Z">
        <w:r>
          <w:t xml:space="preserve">Use the include shortcode inside a code fence with the appropriate language.</w:t>
        </w:r>
      </w:ins>
      <w:ins w:id="2880" w:author="PR Preview" w:date="2024-01-01T00:00:00Z">
        <w:r>
          <w:t xml:space="preserve"> </w:t>
        </w:r>
      </w:ins>
      <w:ins w:id="2880" w:author="PR Preview" w:date="2024-01-01T00:00:00Z">
        <w:r>
          <w:t xml:space="preserve">For example, to include a YAML workflow file:</w:t>
        </w:r>
      </w:ins>
    </w:p>
    <w:p>
      <w:pPr>
        <w:pStyle w:val="SourceCode"/>
      </w:pPr>
      <w:ins w:id="2881" w:author="PR Preview" w:date="2024-01-01T00:00:00Z">
        <w:r>
          <w:rPr>
            <w:rStyle w:val="InformationTok"/>
          </w:rPr>
          <w:t xml:space="preserve">```{.yaml filename="demo-folder/yml.yml"}</w:t>
        </w:r>
      </w:ins>
      <w:ins w:id="2881" w:author="PR Preview" w:date="2024-01-01T00:00:00Z">
        <w:r>
          <w:br/>
        </w:r>
      </w:ins>
      <w:ins w:id="2881" w:author="PR Preview" w:date="2024-01-01T00:00:00Z">
        <w:r>
          <w:rPr>
            <w:rStyle w:val="KeywordTok"/>
          </w:rPr>
          <w:t xml:space="preserve">{</w:t>
        </w:r>
      </w:ins>
      <w:ins w:id="2881" w:author="PR Preview" w:date="2024-01-01T00:00:00Z">
        <w:r>
          <w:rPr>
            <w:rStyle w:val="AttributeTok"/>
          </w:rPr>
          <w:t xml:space="preserve">{&lt; include demo-folder/yml.yml &gt;</w:t>
        </w:r>
      </w:ins>
      <w:ins w:id="2881" w:author="PR Preview" w:date="2024-01-01T00:00:00Z">
        <w:r>
          <w:rPr>
            <w:rStyle w:val="KeywordTok"/>
          </w:rPr>
          <w:t xml:space="preserve">}</w:t>
        </w:r>
      </w:ins>
      <w:ins w:id="2881" w:author="PR Preview" w:date="2024-01-01T00:00:00Z">
        <w:r>
          <w:rPr>
            <w:rStyle w:val="NormalTok"/>
          </w:rPr>
          <w:t xml:space="preserve">}</w:t>
        </w:r>
      </w:ins>
      <w:ins w:id="2881" w:author="PR Preview" w:date="2024-01-01T00:00:00Z">
        <w:r>
          <w:br/>
        </w:r>
      </w:ins>
      <w:ins w:id="2881" w:author="PR Preview" w:date="2024-01-01T00:00:00Z">
        <w:r>
          <w:br/>
        </w:r>
      </w:ins>
      <w:ins w:id="2881" w:author="PR Preview" w:date="2024-01-01T00:00:00Z">
        <w:r>
          <w:br/>
        </w:r>
      </w:ins>
      <w:ins w:id="2881" w:author="PR Preview" w:date="2024-01-01T00:00:00Z">
        <w:r>
          <w:rPr>
            <w:rStyle w:val="InformationTok"/>
          </w:rPr>
          <w:t xml:space="preserve">```</w:t>
        </w:r>
      </w:ins>
    </w:p>
    <w:p>
      <w:pPr>
        <w:pStyle w:val="FirstParagraph"/>
      </w:pPr>
      <w:ins w:id="2882" w:author="PR Preview" w:date="2024-01-01T00:00:00Z">
        <w:r>
          <w:t xml:space="preserve">When you need to show the include shortcode syntax itself in documentation</w:t>
        </w:r>
      </w:ins>
      <w:ins w:id="2882" w:author="PR Preview" w:date="2024-01-01T00:00:00Z">
        <w:r>
          <w:t xml:space="preserve"> </w:t>
        </w:r>
      </w:ins>
      <w:ins w:id="2882" w:author="PR Preview" w:date="2024-01-01T00:00:00Z">
        <w:r>
          <w:t xml:space="preserve">(without it being processed),</w:t>
        </w:r>
      </w:ins>
      <w:ins w:id="2882" w:author="PR Preview" w:date="2024-01-01T00:00:00Z">
        <w:r>
          <w:t xml:space="preserve"> </w:t>
        </w:r>
      </w:ins>
      <w:ins w:id="2882" w:author="PR Preview" w:date="2024-01-01T00:00:00Z">
        <w:r>
          <w:t xml:space="preserve">add an extra pair of curly braces:</w:t>
        </w:r>
      </w:ins>
      <w:ins w:id="2882" w:author="PR Preview" w:date="2024-01-01T00:00:00Z">
        <w:r>
          <w:t xml:space="preserve"> </w:t>
        </w:r>
      </w:ins>
      <w:ins w:id="2882" w:author="PR Preview" w:date="2024-01-01T00:00:00Z">
        <w:r>
          <w:rPr>
            <w:rStyle w:val="VerbatimChar"/>
          </w:rPr>
          <w:t xml:space="preserve">{{&lt; include path/to/file &gt;}}</w:t>
        </w:r>
      </w:ins>
      <w:ins w:id="2882" w:author="PR Preview" w:date="2024-01-01T00:00:00Z">
        <w:r>
          <w:t xml:space="preserve">.</w:t>
        </w:r>
      </w:ins>
      <w:ins w:id="2882" w:author="PR Preview" w:date="2024-01-01T00:00:00Z">
        <w:r>
          <w:t xml:space="preserve"> </w:t>
        </w:r>
      </w:ins>
      <w:ins w:id="2882" w:author="PR Preview" w:date="2024-01-01T00:00:00Z">
        <w:r>
          <w:t xml:space="preserve">This prevents Quarto from recognizing it as a shortcode,</w:t>
        </w:r>
      </w:ins>
      <w:ins w:id="2882" w:author="PR Preview" w:date="2024-01-01T00:00:00Z">
        <w:r>
          <w:t xml:space="preserve"> </w:t>
        </w:r>
      </w:ins>
      <w:ins w:id="2882" w:author="PR Preview" w:date="2024-01-01T00:00:00Z">
        <w:r>
          <w:t xml:space="preserve">allowing the literal syntax to appear in the rendered output.</w:t>
        </w:r>
      </w:ins>
    </w:p>
    <w:p>
      <w:pPr>
        <w:pStyle w:val="BodyText"/>
      </w:pPr>
      <w:ins w:id="2883" w:author="PR Preview" w:date="2024-01-01T00:00:00Z">
        <w:r>
          <w:rPr>
            <w:b/>
            <w:bCs/>
          </w:rPr>
          <w:t xml:space="preserve">When to copy-paste instead:</w:t>
        </w:r>
      </w:ins>
    </w:p>
    <w:p>
      <w:pPr>
        <w:pStyle w:val="BodyText"/>
      </w:pPr>
      <w:ins w:id="2884" w:author="PR Preview" w:date="2024-01-01T00:00:00Z">
        <w:r>
          <w:t xml:space="preserve">Only copy-paste when:</w:t>
        </w:r>
      </w:ins>
    </w:p>
    <w:p>
      <w:pPr>
        <w:pStyle w:val="Compact"/>
        <w:numPr>
          <w:ilvl w:val="0"/>
          <w:numId w:val="1208"/>
        </w:numPr>
      </w:pPr>
      <w:ins w:id="2885" w:author="PR Preview" w:date="2024-01-01T00:00:00Z">
        <w:r>
          <w:t xml:space="preserve">The content is a simplified example that doesn’t exist elsewhere</w:t>
        </w:r>
      </w:ins>
    </w:p>
    <w:p>
      <w:pPr>
        <w:pStyle w:val="Compact"/>
        <w:numPr>
          <w:ilvl w:val="0"/>
          <w:numId w:val="1208"/>
        </w:numPr>
      </w:pPr>
      <w:ins w:id="2886" w:author="PR Preview" w:date="2024-01-01T00:00:00Z">
        <w:r>
          <w:t xml:space="preserve">You need to show a partial excerpt with modifications</w:t>
        </w:r>
      </w:ins>
    </w:p>
    <w:p>
      <w:pPr>
        <w:pStyle w:val="Compact"/>
        <w:numPr>
          <w:ilvl w:val="0"/>
          <w:numId w:val="1208"/>
        </w:numPr>
      </w:pPr>
      <w:ins w:id="2887" w:author="PR Preview" w:date="2024-01-01T00:00:00Z">
        <w:r>
          <w:t xml:space="preserve">The source file contains content that shouldn’t be fully shown</w:t>
        </w:r>
      </w:ins>
    </w:p>
    <w:p>
      <w:pPr>
        <w:pStyle w:val="Compact"/>
        <w:numPr>
          <w:ilvl w:val="0"/>
          <w:numId w:val="1208"/>
        </w:numPr>
      </w:pPr>
      <w:ins w:id="2888" w:author="PR Preview" w:date="2024-01-01T00:00:00Z">
        <w:r>
          <w:t xml:space="preserve">You need to demonstrate different variations of similar code</w:t>
        </w:r>
      </w:ins>
    </w:p>
    <w:p>
      <w:pPr>
        <w:pStyle w:val="FirstParagraph"/>
      </w:pPr>
      <w:ins w:id="2889" w:author="PR Preview" w:date="2024-01-01T00:00:00Z">
        <w:r>
          <w:rPr>
            <w:b/>
            <w:bCs/>
          </w:rPr>
          <w:t xml:space="preserve">File naming for included code:</w:t>
        </w:r>
      </w:ins>
    </w:p>
    <w:p>
      <w:pPr>
        <w:pStyle w:val="Compact"/>
        <w:numPr>
          <w:ilvl w:val="0"/>
          <w:numId w:val="1209"/>
        </w:numPr>
      </w:pPr>
      <w:ins w:id="2890" w:author="PR Preview" w:date="2024-01-01T00:00:00Z">
        <w:r>
          <w:t xml:space="preserve">Prefix standalone code files with</w:t>
        </w:r>
      </w:ins>
      <w:ins w:id="2890" w:author="PR Preview" w:date="2024-01-01T00:00:00Z">
        <w:r>
          <w:t xml:space="preserve"> </w:t>
        </w:r>
      </w:ins>
      <w:ins w:id="2890" w:author="PR Preview" w:date="2024-01-01T00:00:00Z">
        <w:r>
          <w:rPr>
            <w:rStyle w:val="VerbatimChar"/>
          </w:rPr>
          <w:t xml:space="preserve">_</w:t>
        </w:r>
      </w:ins>
      <w:ins w:id="2890" w:author="PR Preview" w:date="2024-01-01T00:00:00Z">
        <w:r>
          <w:t xml:space="preserve"> </w:t>
        </w:r>
      </w:ins>
      <w:ins w:id="2890" w:author="PR Preview" w:date="2024-01-01T00:00:00Z">
        <w:r>
          <w:t xml:space="preserve">so Quarto doesn’t try to render them (e.g.,</w:t>
        </w:r>
      </w:ins>
      <w:ins w:id="2890" w:author="PR Preview" w:date="2024-01-01T00:00:00Z">
        <w:r>
          <w:t xml:space="preserve"> </w:t>
        </w:r>
      </w:ins>
      <w:ins w:id="2890" w:author="PR Preview" w:date="2024-01-01T00:00:00Z">
        <w:r>
          <w:rPr>
            <w:rStyle w:val="VerbatimChar"/>
          </w:rPr>
          <w:t xml:space="preserve">_helper-functions.R</w:t>
        </w:r>
      </w:ins>
      <w:ins w:id="2890" w:author="PR Preview" w:date="2024-01-01T00:00:00Z">
        <w:r>
          <w:t xml:space="preserve">)</w:t>
        </w:r>
      </w:ins>
    </w:p>
    <w:p>
      <w:pPr>
        <w:pStyle w:val="Compact"/>
        <w:numPr>
          <w:ilvl w:val="0"/>
          <w:numId w:val="1209"/>
        </w:numPr>
      </w:pPr>
      <w:ins w:id="2891" w:author="PR Preview" w:date="2024-01-01T00:00:00Z">
        <w:r>
          <w:t xml:space="preserve">Use descriptive names that indicate the purpose</w:t>
        </w:r>
      </w:ins>
    </w:p>
    <w:p>
      <w:pPr>
        <w:pStyle w:val="Compact"/>
        <w:numPr>
          <w:ilvl w:val="0"/>
          <w:numId w:val="1209"/>
        </w:numPr>
      </w:pPr>
      <w:ins w:id="2892" w:author="PR Preview" w:date="2024-01-01T00:00:00Z">
        <w:r>
          <w:t xml:space="preserve">Keep included files in appropriate subdirectories</w:t>
        </w:r>
      </w:ins>
    </w:p>
    <w:bookmarkEnd w:id="613"/>
    <w:bookmarkEnd w:id="614"/>
    <w:bookmarkEnd w:id="615"/>
    <w:bookmarkStart w:id="616" w:name="working-with-docx-files-1"/>
    <w:p>
      <w:pPr>
        <w:pStyle w:val="Heading2"/>
      </w:pPr>
      <w:ins w:id="2893" w:author="PR Preview" w:date="2024-01-01T00:00:00Z">
        <w:r>
          <w:t xml:space="preserve">Working with DOCX Files</w:t>
        </w:r>
      </w:ins>
    </w:p>
    <w:p>
      <w:pPr>
        <w:pStyle w:val="FirstParagraph"/>
      </w:pPr>
      <w:ins w:id="2894" w:author="PR Preview" w:date="2024-01-01T00:00:00Z">
        <w:r>
          <w:t xml:space="preserve">GitHub Copilot can read and process Microsoft Word (.docx) files, which is useful for translating edits made in Word back to Quarto format.</w:t>
        </w:r>
      </w:ins>
    </w:p>
    <w:p>
      <w:pPr>
        <w:pStyle w:val="BodyText"/>
      </w:pPr>
      <w:ins w:id="2895" w:author="PR Preview" w:date="2024-01-01T00:00:00Z">
        <w:r>
          <w:t xml:space="preserve">When working with DOCX files:</w:t>
        </w:r>
      </w:ins>
    </w:p>
    <w:p>
      <w:pPr>
        <w:pStyle w:val="Compact"/>
        <w:numPr>
          <w:ilvl w:val="0"/>
          <w:numId w:val="1210"/>
        </w:numPr>
      </w:pPr>
      <w:ins w:id="2896" w:author="PR Preview" w:date="2024-01-01T00:00:00Z">
        <w:r>
          <w:rPr>
            <w:b/>
            <w:bCs/>
          </w:rPr>
          <w:t xml:space="preserve">Always examine tracked changes</w:t>
        </w:r>
      </w:ins>
      <w:ins w:id="2896" w:author="PR Preview" w:date="2024-01-01T00:00:00Z">
        <w:r>
          <w:t xml:space="preserve">: Use the</w:t>
        </w:r>
      </w:ins>
      <w:ins w:id="2896" w:author="PR Preview" w:date="2024-01-01T00:00:00Z">
        <w:r>
          <w:t xml:space="preserve"> </w:t>
        </w:r>
      </w:ins>
      <w:ins w:id="2896" w:author="PR Preview" w:date="2024-01-01T00:00:00Z">
        <w:r>
          <w:rPr>
            <w:rStyle w:val="VerbatimChar"/>
          </w:rPr>
          <w:t xml:space="preserve">view</w:t>
        </w:r>
      </w:ins>
      <w:ins w:id="2896" w:author="PR Preview" w:date="2024-01-01T00:00:00Z">
        <w:r>
          <w:t xml:space="preserve"> </w:t>
        </w:r>
      </w:ins>
      <w:ins w:id="2896" w:author="PR Preview" w:date="2024-01-01T00:00:00Z">
        <w:r>
          <w:t xml:space="preserve">tool to read DOCX files and pay special attention to any tracked changes (insertions, deletions, formatting changes)</w:t>
        </w:r>
      </w:ins>
    </w:p>
    <w:p>
      <w:pPr>
        <w:pStyle w:val="Compact"/>
        <w:numPr>
          <w:ilvl w:val="0"/>
          <w:numId w:val="1210"/>
        </w:numPr>
      </w:pPr>
      <w:ins w:id="2897" w:author="PR Preview" w:date="2024-01-01T00:00:00Z">
        <w:r>
          <w:rPr>
            <w:b/>
            <w:bCs/>
          </w:rPr>
          <w:t xml:space="preserve">Review comments</w:t>
        </w:r>
      </w:ins>
      <w:ins w:id="2897" w:author="PR Preview" w:date="2024-01-01T00:00:00Z">
        <w:r>
          <w:t xml:space="preserve">: Look for and address any comments in the DOCX file that may provide context or instructions for edits</w:t>
        </w:r>
      </w:ins>
    </w:p>
    <w:p>
      <w:pPr>
        <w:pStyle w:val="Compact"/>
        <w:numPr>
          <w:ilvl w:val="0"/>
          <w:numId w:val="1210"/>
        </w:numPr>
      </w:pPr>
      <w:ins w:id="2898" w:author="PR Preview" w:date="2024-01-01T00:00:00Z">
        <w:r>
          <w:rPr>
            <w:b/>
            <w:bCs/>
          </w:rPr>
          <w:t xml:space="preserve">Translate edits to Quarto</w:t>
        </w:r>
      </w:ins>
      <w:ins w:id="2898" w:author="PR Preview" w:date="2024-01-01T00:00:00Z">
        <w:r>
          <w:t xml:space="preserve">: When edits have been made in a DOCX file, apply the equivalent changes to the corresponding</w:t>
        </w:r>
      </w:ins>
      <w:ins w:id="2898" w:author="PR Preview" w:date="2024-01-01T00:00:00Z">
        <w:r>
          <w:t xml:space="preserve"> </w:t>
        </w:r>
      </w:ins>
      <w:ins w:id="2898" w:author="PR Preview" w:date="2024-01-01T00:00:00Z">
        <w:r>
          <w:rPr>
            <w:rStyle w:val="VerbatimChar"/>
          </w:rPr>
          <w:t xml:space="preserve">.qmd</w:t>
        </w:r>
      </w:ins>
      <w:ins w:id="2898" w:author="PR Preview" w:date="2024-01-01T00:00:00Z">
        <w:r>
          <w:t xml:space="preserve"> </w:t>
        </w:r>
      </w:ins>
      <w:ins w:id="2898" w:author="PR Preview" w:date="2024-01-01T00:00:00Z">
        <w:r>
          <w:t xml:space="preserve">files</w:t>
        </w:r>
      </w:ins>
    </w:p>
    <w:p>
      <w:pPr>
        <w:pStyle w:val="Compact"/>
        <w:numPr>
          <w:ilvl w:val="0"/>
          <w:numId w:val="1210"/>
        </w:numPr>
      </w:pPr>
      <w:ins w:id="2899" w:author="PR Preview" w:date="2024-01-01T00:00:00Z">
        <w:r>
          <w:rPr>
            <w:b/>
            <w:bCs/>
          </w:rPr>
          <w:t xml:space="preserve">Preserve formatting</w:t>
        </w:r>
      </w:ins>
      <w:ins w:id="2899" w:author="PR Preview" w:date="2024-01-01T00:00:00Z">
        <w:r>
          <w:t xml:space="preserve">: Ensure that formatting, citations, and cross-references are properly converted to Quarto/markdown syntax</w:t>
        </w:r>
      </w:ins>
    </w:p>
    <w:p>
      <w:pPr>
        <w:pStyle w:val="Compact"/>
        <w:numPr>
          <w:ilvl w:val="0"/>
          <w:numId w:val="1210"/>
        </w:numPr>
      </w:pPr>
      <w:ins w:id="2900" w:author="PR Preview" w:date="2024-01-01T00:00:00Z">
        <w:r>
          <w:rPr>
            <w:b/>
            <w:bCs/>
          </w:rPr>
          <w:t xml:space="preserve">Verify completeness</w:t>
        </w:r>
      </w:ins>
      <w:ins w:id="2900" w:author="PR Preview" w:date="2024-01-01T00:00:00Z">
        <w:r>
          <w:t xml:space="preserve">: Check that all edits, including those in tracked changes and comments, have been addressed</w:t>
        </w:r>
      </w:ins>
    </w:p>
    <w:p>
      <w:pPr>
        <w:pStyle w:val="FirstParagraph"/>
      </w:pPr>
      <w:ins w:id="2901" w:author="PR Preview" w:date="2024-01-01T00:00:00Z">
        <w:r>
          <w:t xml:space="preserve">This workflow enables a hybrid editing process where collaborators can make edits in familiar Word format, and Copilot can translate those edits back to the Quarto source files.</w:t>
        </w:r>
      </w:ins>
    </w:p>
    <w:bookmarkEnd w:id="616"/>
    <w:bookmarkStart w:id="617" w:name="additional-guidelines-1"/>
    <w:p>
      <w:pPr>
        <w:pStyle w:val="Heading2"/>
      </w:pPr>
      <w:ins w:id="2902" w:author="PR Preview" w:date="2024-01-01T00:00:00Z">
        <w:r>
          <w:t xml:space="preserve">Additional Guidelines</w:t>
        </w:r>
      </w:ins>
    </w:p>
    <w:p>
      <w:pPr>
        <w:pStyle w:val="Compact"/>
        <w:numPr>
          <w:ilvl w:val="0"/>
          <w:numId w:val="1211"/>
        </w:numPr>
      </w:pPr>
      <w:ins w:id="2903" w:author="PR Preview" w:date="2024-01-01T00:00:00Z">
        <w:r>
          <w:t xml:space="preserve">Maintain consistency with existing code style</w:t>
        </w:r>
      </w:ins>
    </w:p>
    <w:p>
      <w:pPr>
        <w:pStyle w:val="Compact"/>
        <w:numPr>
          <w:ilvl w:val="0"/>
          <w:numId w:val="1211"/>
        </w:numPr>
      </w:pPr>
      <w:ins w:id="2904" w:author="PR Preview" w:date="2024-01-01T00:00:00Z">
        <w:r>
          <w:t xml:space="preserve">Preserve all existing content when refactoring</w:t>
        </w:r>
      </w:ins>
    </w:p>
    <w:p>
      <w:pPr>
        <w:pStyle w:val="Compact"/>
        <w:numPr>
          <w:ilvl w:val="0"/>
          <w:numId w:val="1211"/>
        </w:numPr>
      </w:pPr>
      <w:ins w:id="2905" w:author="PR Preview" w:date="2024-01-01T00:00:00Z">
        <w:r>
          <w:t xml:space="preserve">Add blank lines before all lists</w:t>
        </w:r>
      </w:ins>
    </w:p>
    <w:p>
      <w:pPr>
        <w:pStyle w:val="Compact"/>
        <w:numPr>
          <w:ilvl w:val="0"/>
          <w:numId w:val="1211"/>
        </w:numPr>
      </w:pPr>
      <w:ins w:id="2906" w:author="PR Preview" w:date="2024-01-01T00:00:00Z">
        <w:r>
          <w:t xml:space="preserve">Follow the lab’s R package development workflow (as described throughout this repo)</w:t>
        </w:r>
      </w:ins>
    </w:p>
    <w:p>
      <w:pPr>
        <w:pStyle w:val="SourceCode"/>
      </w:pPr>
      <w:ins w:id="2907" w:author="PR Preview" w:date="2024-01-01T00:00:00Z">
        <w:r>
          <w:br/>
        </w:r>
      </w:ins>
      <w:ins w:id="2907" w:author="PR Preview" w:date="2024-01-01T00:00:00Z">
        <w:r>
          <w:rPr>
            <w:rStyle w:val="VerbatimChar"/>
          </w:rPr>
          <w:t xml:space="preserve">:::</w:t>
        </w:r>
      </w:ins>
      <w:ins w:id="2907" w:author="PR Preview" w:date="2024-01-01T00:00:00Z">
        <w:r>
          <w:br/>
        </w:r>
      </w:ins>
      <w:ins w:id="2907" w:author="PR Preview" w:date="2024-01-01T00:00:00Z">
        <w:r>
          <w:br/>
        </w:r>
      </w:ins>
      <w:ins w:id="2907" w:author="PR Preview" w:date="2024-01-01T00:00:00Z">
        <w:r>
          <w:br/>
        </w:r>
      </w:ins>
      <w:ins w:id="2907" w:author="PR Preview" w:date="2024-01-01T00:00:00Z">
        <w:r>
          <w:rPr>
            <w:rStyle w:val="VerbatimChar"/>
          </w:rPr>
          <w:t xml:space="preserve">`&lt;!-- quarto-file-metadata: eyJyZXNvdXJjZURpciI6Ii4ifQ== --&gt;`{=html}</w:t>
        </w:r>
      </w:ins>
      <w:ins w:id="2907" w:author="PR Preview" w:date="2024-01-01T00:00:00Z">
        <w:r>
          <w:br/>
        </w:r>
      </w:ins>
      <w:ins w:id="2907" w:author="PR Preview" w:date="2024-01-01T00:00:00Z">
        <w:r>
          <w:br/>
        </w:r>
      </w:ins>
      <w:ins w:id="2907" w:author="PR Preview" w:date="2024-01-01T00:00:00Z">
        <w:r>
          <w:rPr>
            <w:rStyle w:val="VerbatimChar"/>
          </w:rPr>
          <w:t xml:space="preserve">```{=html}</w:t>
        </w:r>
      </w:ins>
      <w:ins w:id="2907" w:author="PR Preview" w:date="2024-01-01T00:00:00Z">
        <w:r>
          <w:br/>
        </w:r>
      </w:ins>
      <w:ins w:id="2907" w:author="PR Preview" w:date="2024-01-01T00:00:00Z">
        <w:r>
          <w:rPr>
            <w:rStyle w:val="VerbatimChar"/>
          </w:rPr>
          <w:t xml:space="preserve">&lt;!-- quarto-file-metadata: eyJyZXNvdXJjZURpciI6Ii4iLCJib29rSXRlbVR5cGUiOiJjaGFwdGVyIiwiYm9va0l0ZW1OdW1iZXIiOm51bGwsImJvb2tJdGVtRmlsZSI6ImFwcGVuZGl4LWNvcGlsb3Qtc2V0dXAtc3RlcHMucW1kIiwiYm9va0l0ZW1EZXB0aCI6MX0= --&gt;</w:t>
        </w:r>
      </w:ins>
    </w:p>
    <w:p>
      <w:ins w:id="2908" w:author="PR Preview" w:date="2024-01-01T00:00:00Z">
        <w:r>
          <w:br w:type="page"/>
        </w:r>
      </w:ins>
    </w:p>
    <w:bookmarkEnd w:id="617"/>
    <w:bookmarkEnd w:id="618"/>
    <w:bookmarkStart w:id="619" w:name="sec-appendix-copilot-setup-steps"/>
    <w:p>
      <w:pPr>
        <w:pStyle w:val="Heading1"/>
      </w:pPr>
      <w:ins w:id="2909" w:author="PR Preview" w:date="2024-01-01T00:00:00Z">
        <w:r>
          <w:t xml:space="preserve">Copilot Setup Steps File</w:t>
        </w:r>
      </w:ins>
    </w:p>
    <w:p>
      <w:pPr>
        <w:pStyle w:val="FirstParagraph"/>
      </w:pPr>
      <w:ins w:id="2910" w:author="PR Preview" w:date="2024-01-01T00:00:00Z">
        <w:r>
          <w:t xml:space="preserve">This appendix contains the complete</w:t>
        </w:r>
      </w:ins>
      <w:ins w:id="2910" w:author="PR Preview" w:date="2024-01-01T00:00:00Z">
        <w:r>
          <w:t xml:space="preserve"> </w:t>
        </w:r>
      </w:ins>
      <w:ins w:id="2910" w:author="PR Preview" w:date="2024-01-01T00:00:00Z">
        <w:r>
          <w:rPr>
            <w:rStyle w:val="VerbatimChar"/>
          </w:rPr>
          <w:t xml:space="preserve">.github/workflows/copilot-setup-steps.yml</w:t>
        </w:r>
      </w:ins>
      <w:ins w:id="2910" w:author="PR Preview" w:date="2024-01-01T00:00:00Z">
        <w:r>
          <w:t xml:space="preserve"> </w:t>
        </w:r>
      </w:ins>
      <w:ins w:id="2910" w:author="PR Preview" w:date="2024-01-01T00:00:00Z">
        <w:r>
          <w:t xml:space="preserve">file</w:t>
        </w:r>
      </w:ins>
      <w:ins w:id="2910" w:author="PR Preview" w:date="2024-01-01T00:00:00Z">
        <w:r>
          <w:t xml:space="preserve"> </w:t>
        </w:r>
      </w:ins>
      <w:ins w:id="2910" w:author="PR Preview" w:date="2024-01-01T00:00:00Z">
        <w:r>
          <w:t xml:space="preserve">used to configure the GitHub Copilot coding agent’s environment.</w:t>
        </w:r>
      </w:ins>
    </w:p>
    <w:p>
      <w:pPr>
        <w:pStyle w:val="SourceCode"/>
      </w:pPr>
      <w:ins w:id="2911" w:author="PR Preview" w:date="2024-01-01T00:00:00Z">
        <w:r>
          <w:rPr>
            <w:rStyle w:val="CommentTok"/>
          </w:rPr>
          <w:t xml:space="preserve"># GitHub Copilot Setup Steps for lab-manual</w:t>
        </w:r>
      </w:ins>
      <w:ins w:id="2911" w:author="PR Preview" w:date="2024-01-01T00:00:00Z">
        <w:r>
          <w:br/>
        </w:r>
      </w:ins>
      <w:ins w:id="2911" w:author="PR Preview" w:date="2024-01-01T00:00:00Z">
        <w:r>
          <w:rPr>
            <w:rStyle w:val="CommentTok"/>
          </w:rPr>
          <w:t xml:space="preserve">#</w:t>
        </w:r>
      </w:ins>
      <w:ins w:id="2911" w:author="PR Preview" w:date="2024-01-01T00:00:00Z">
        <w:r>
          <w:br/>
        </w:r>
      </w:ins>
      <w:ins w:id="2911" w:author="PR Preview" w:date="2024-01-01T00:00:00Z">
        <w:r>
          <w:rPr>
            <w:rStyle w:val="CommentTok"/>
          </w:rPr>
          <w:t xml:space="preserve"># This workflow configures the GitHub Copilot coding agent's environment</w:t>
        </w:r>
      </w:ins>
      <w:ins w:id="2911" w:author="PR Preview" w:date="2024-01-01T00:00:00Z">
        <w:r>
          <w:br/>
        </w:r>
      </w:ins>
      <w:ins w:id="2911" w:author="PR Preview" w:date="2024-01-01T00:00:00Z">
        <w:r>
          <w:rPr>
            <w:rStyle w:val="CommentTok"/>
          </w:rPr>
          <w:t xml:space="preserve"># by preinstalling R, Quarto and TinyTeX for rendering the Bookdown manual.</w:t>
        </w:r>
      </w:ins>
      <w:ins w:id="2911" w:author="PR Preview" w:date="2024-01-01T00:00:00Z">
        <w:r>
          <w:br/>
        </w:r>
      </w:ins>
      <w:ins w:id="2911" w:author="PR Preview" w:date="2024-01-01T00:00:00Z">
        <w:r>
          <w:rPr>
            <w:rStyle w:val="CommentTok"/>
          </w:rPr>
          <w:t xml:space="preserve">#</w:t>
        </w:r>
      </w:ins>
      <w:ins w:id="2911" w:author="PR Preview" w:date="2024-01-01T00:00:00Z">
        <w:r>
          <w:br/>
        </w:r>
      </w:ins>
      <w:ins w:id="2911" w:author="PR Preview" w:date="2024-01-01T00:00:00Z">
        <w:r>
          <w:rPr>
            <w:rStyle w:val="CommentTok"/>
          </w:rPr>
          <w:t xml:space="preserve"># See: https://docs.github.com/en/copilot/how-tos/use-copilot-agents/coding-agent/customize-the-agent-environment</w:t>
        </w:r>
      </w:ins>
      <w:ins w:id="2911" w:author="PR Preview" w:date="2024-01-01T00:00:00Z">
        <w:r>
          <w:br/>
        </w:r>
      </w:ins>
      <w:ins w:id="2911" w:author="PR Preview" w:date="2024-01-01T00:00:00Z">
        <w:r>
          <w:rPr>
            <w:rStyle w:val="CommentTok"/>
          </w:rPr>
          <w:t xml:space="preserve">#</w:t>
        </w:r>
      </w:ins>
      <w:ins w:id="2911" w:author="PR Preview" w:date="2024-01-01T00:00:00Z">
        <w:r>
          <w:br/>
        </w:r>
      </w:ins>
      <w:ins w:id="2911" w:author="PR Preview" w:date="2024-01-01T00:00:00Z">
        <w:r>
          <w:rPr>
            <w:rStyle w:val="CommentTok"/>
          </w:rPr>
          <w:t xml:space="preserve"># This workflow sets up:</w:t>
        </w:r>
      </w:ins>
      <w:ins w:id="2911" w:author="PR Preview" w:date="2024-01-01T00:00:00Z">
        <w:r>
          <w:br/>
        </w:r>
      </w:ins>
      <w:ins w:id="2911" w:author="PR Preview" w:date="2024-01-01T00:00:00Z">
        <w:r>
          <w:rPr>
            <w:rStyle w:val="CommentTok"/>
          </w:rPr>
          <w:t xml:space="preserve"># - R for running Bookdown</w:t>
        </w:r>
      </w:ins>
      <w:ins w:id="2911" w:author="PR Preview" w:date="2024-01-01T00:00:00Z">
        <w:r>
          <w:br/>
        </w:r>
      </w:ins>
      <w:ins w:id="2911" w:author="PR Preview" w:date="2024-01-01T00:00:00Z">
        <w:r>
          <w:rPr>
            <w:rStyle w:val="CommentTok"/>
          </w:rPr>
          <w:t xml:space="preserve"># - Quarto CLI for rendering</w:t>
        </w:r>
      </w:ins>
      <w:ins w:id="2911" w:author="PR Preview" w:date="2024-01-01T00:00:00Z">
        <w:r>
          <w:br/>
        </w:r>
      </w:ins>
      <w:ins w:id="2911" w:author="PR Preview" w:date="2024-01-01T00:00:00Z">
        <w:r>
          <w:rPr>
            <w:rStyle w:val="CommentTok"/>
          </w:rPr>
          <w:t xml:space="preserve"># - TinyTeX for PDF output</w:t>
        </w:r>
      </w:ins>
      <w:ins w:id="2911" w:author="PR Preview" w:date="2024-01-01T00:00:00Z">
        <w:r>
          <w:br/>
        </w:r>
      </w:ins>
      <w:ins w:id="2911" w:author="PR Preview" w:date="2024-01-01T00:00:00Z">
        <w:r>
          <w:br/>
        </w:r>
      </w:ins>
      <w:ins w:id="2911" w:author="PR Preview" w:date="2024-01-01T00:00:00Z">
        <w:r>
          <w:rPr>
            <w:rStyle w:val="FunctionTok"/>
          </w:rPr>
          <w:t xml:space="preserve">name</w:t>
        </w:r>
      </w:ins>
      <w:ins w:id="2911" w:author="PR Preview" w:date="2024-01-01T00:00:00Z">
        <w:r>
          <w:rPr>
            <w:rStyle w:val="KeywordTok"/>
          </w:rPr>
          <w:t xml:space="preserve">:</w:t>
        </w:r>
      </w:ins>
      <w:ins w:id="2911" w:author="PR Preview" w:date="2024-01-01T00:00:00Z">
        <w:r>
          <w:rPr>
            <w:rStyle w:val="AttributeTok"/>
          </w:rPr>
          <w:t xml:space="preserve"> </w:t>
        </w:r>
      </w:ins>
      <w:ins w:id="2911" w:author="PR Preview" w:date="2024-01-01T00:00:00Z">
        <w:r>
          <w:rPr>
            <w:rStyle w:val="StringTok"/>
          </w:rPr>
          <w:t xml:space="preserve">"Copilot Setup Steps"</w:t>
        </w:r>
      </w:ins>
      <w:ins w:id="2911" w:author="PR Preview" w:date="2024-01-01T00:00:00Z">
        <w:r>
          <w:br/>
        </w:r>
      </w:ins>
      <w:ins w:id="2911" w:author="PR Preview" w:date="2024-01-01T00:00:00Z">
        <w:r>
          <w:br/>
        </w:r>
      </w:ins>
      <w:ins w:id="2911" w:author="PR Preview" w:date="2024-01-01T00:00:00Z">
        <w:r>
          <w:rPr>
            <w:rStyle w:val="CommentTok"/>
          </w:rPr>
          <w:t xml:space="preserve"># Automatically run the setup steps when they are changed to allow for easy validation,</w:t>
        </w:r>
      </w:ins>
      <w:ins w:id="2911" w:author="PR Preview" w:date="2024-01-01T00:00:00Z">
        <w:r>
          <w:br/>
        </w:r>
      </w:ins>
      <w:ins w:id="2911" w:author="PR Preview" w:date="2024-01-01T00:00:00Z">
        <w:r>
          <w:rPr>
            <w:rStyle w:val="CommentTok"/>
          </w:rPr>
          <w:t xml:space="preserve"># and allow manual testing through the repository's "Actions" tab</w:t>
        </w:r>
      </w:ins>
      <w:ins w:id="2911" w:author="PR Preview" w:date="2024-01-01T00:00:00Z">
        <w:r>
          <w:br/>
        </w:r>
      </w:ins>
      <w:ins w:id="2911" w:author="PR Preview" w:date="2024-01-01T00:00:00Z">
        <w:r>
          <w:rPr>
            <w:rStyle w:val="FunctionTok"/>
          </w:rPr>
          <w:t xml:space="preserve">on</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workflow_dispatch</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push</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paths</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KeywordTok"/>
          </w:rPr>
          <w:t xml:space="preserve">-</w:t>
        </w:r>
      </w:ins>
      <w:ins w:id="2911" w:author="PR Preview" w:date="2024-01-01T00:00:00Z">
        <w:r>
          <w:rPr>
            <w:rStyle w:val="AttributeTok"/>
          </w:rPr>
          <w:t xml:space="preserve"> .github/workflows/copilot-setup-steps.yml</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pull_request</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paths</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KeywordTok"/>
          </w:rPr>
          <w:t xml:space="preserve">-</w:t>
        </w:r>
      </w:ins>
      <w:ins w:id="2911" w:author="PR Preview" w:date="2024-01-01T00:00:00Z">
        <w:r>
          <w:rPr>
            <w:rStyle w:val="AttributeTok"/>
          </w:rPr>
          <w:t xml:space="preserve"> .github/workflows/copilot-setup-steps.yml</w:t>
        </w:r>
      </w:ins>
      <w:ins w:id="2911" w:author="PR Preview" w:date="2024-01-01T00:00:00Z">
        <w:r>
          <w:br/>
        </w:r>
      </w:ins>
      <w:ins w:id="2911" w:author="PR Preview" w:date="2024-01-01T00:00:00Z">
        <w:r>
          <w:br/>
        </w:r>
      </w:ins>
      <w:ins w:id="2911" w:author="PR Preview" w:date="2024-01-01T00:00:00Z">
        <w:r>
          <w:rPr>
            <w:rStyle w:val="FunctionTok"/>
          </w:rPr>
          <w:t xml:space="preserve">jobs</w:t>
        </w:r>
      </w:ins>
      <w:ins w:id="2911" w:author="PR Preview" w:date="2024-01-01T00:00:00Z">
        <w:r>
          <w:rPr>
            <w:rStyle w:val="KeywordTok"/>
          </w:rPr>
          <w:t xml:space="preserve">:</w:t>
        </w:r>
      </w:ins>
      <w:ins w:id="2911" w:author="PR Preview" w:date="2024-01-01T00:00:00Z">
        <w:r>
          <w:br/>
        </w:r>
      </w:ins>
      <w:ins w:id="2911" w:author="PR Preview" w:date="2024-01-01T00:00:00Z">
        <w:r>
          <w:rPr>
            <w:rStyle w:val="CommentTok"/>
          </w:rPr>
          <w:t xml:space="preserve">  # The job MUST be called `copilot-setup-steps` or it will not be picked up by Copilot.</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copilot-setup-steps</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runs-on</w:t>
        </w:r>
      </w:ins>
      <w:ins w:id="2911" w:author="PR Preview" w:date="2024-01-01T00:00:00Z">
        <w:r>
          <w:rPr>
            <w:rStyle w:val="KeywordTok"/>
          </w:rPr>
          <w:t xml:space="preserve">:</w:t>
        </w:r>
      </w:ins>
      <w:ins w:id="2911" w:author="PR Preview" w:date="2024-01-01T00:00:00Z">
        <w:r>
          <w:rPr>
            <w:rStyle w:val="AttributeTok"/>
          </w:rPr>
          <w:t xml:space="preserve"> ubuntu-latest</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Set the permissions to the lowest permissions possible needed for your steps.</w:t>
        </w:r>
      </w:ins>
      <w:ins w:id="2911" w:author="PR Preview" w:date="2024-01-01T00:00:00Z">
        <w:r>
          <w:br/>
        </w:r>
      </w:ins>
      <w:ins w:id="2911" w:author="PR Preview" w:date="2024-01-01T00:00:00Z">
        <w:r>
          <w:rPr>
            <w:rStyle w:val="CommentTok"/>
          </w:rPr>
          <w:t xml:space="preserve">    # Copilot will be given its own token for its operations.</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permissions</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contents</w:t>
        </w:r>
      </w:ins>
      <w:ins w:id="2911" w:author="PR Preview" w:date="2024-01-01T00:00:00Z">
        <w:r>
          <w:rPr>
            <w:rStyle w:val="KeywordTok"/>
          </w:rPr>
          <w:t xml:space="preserve">:</w:t>
        </w:r>
      </w:ins>
      <w:ins w:id="2911" w:author="PR Preview" w:date="2024-01-01T00:00:00Z">
        <w:r>
          <w:rPr>
            <w:rStyle w:val="AttributeTok"/>
          </w:rPr>
          <w:t xml:space="preserve"> read</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Timeout after 55 minutes (max is 59 for copilot-setup-steps)</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timeout-minutes</w:t>
        </w:r>
      </w:ins>
      <w:ins w:id="2911" w:author="PR Preview" w:date="2024-01-01T00:00:00Z">
        <w:r>
          <w:rPr>
            <w:rStyle w:val="KeywordTok"/>
          </w:rPr>
          <w:t xml:space="preserve">:</w:t>
        </w:r>
      </w:ins>
      <w:ins w:id="2911" w:author="PR Preview" w:date="2024-01-01T00:00:00Z">
        <w:r>
          <w:rPr>
            <w:rStyle w:val="AttributeTok"/>
          </w:rPr>
          <w:t xml:space="preserve"> </w:t>
        </w:r>
      </w:ins>
      <w:ins w:id="2911" w:author="PR Preview" w:date="2024-01-01T00:00:00Z">
        <w:r>
          <w:rPr>
            <w:rStyle w:val="DecValTok"/>
          </w:rPr>
          <w:t xml:space="preserve">55</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steps</w:t>
        </w:r>
      </w:ins>
      <w:ins w:id="2911" w:author="PR Preview" w:date="2024-01-01T00:00:00Z">
        <w:r>
          <w:rPr>
            <w:rStyle w:val="KeywordTok"/>
          </w:rPr>
          <w:t xml:space="preserve">:</w:t>
        </w:r>
      </w:ins>
      <w:ins w:id="2911" w:author="PR Preview" w:date="2024-01-01T00:00:00Z">
        <w:r>
          <w:br/>
        </w:r>
      </w:ins>
      <w:ins w:id="2911" w:author="PR Preview" w:date="2024-01-01T00:00:00Z">
        <w:r>
          <w:rPr>
            <w:rStyle w:val="CommentTok"/>
          </w:rPr>
          <w:t xml:space="preserve">      # Checkout code - Copilot will do this automatically if we don't,</w:t>
        </w:r>
      </w:ins>
      <w:ins w:id="2911" w:author="PR Preview" w:date="2024-01-01T00:00:00Z">
        <w:r>
          <w:br/>
        </w:r>
      </w:ins>
      <w:ins w:id="2911" w:author="PR Preview" w:date="2024-01-01T00:00:00Z">
        <w:r>
          <w:rPr>
            <w:rStyle w:val="CommentTok"/>
          </w:rPr>
          <w:t xml:space="preserve">      # but we include it for completeness</w:t>
        </w:r>
      </w:ins>
      <w:ins w:id="2911" w:author="PR Preview" w:date="2024-01-01T00:00:00Z">
        <w:r>
          <w:br/>
        </w:r>
      </w:ins>
      <w:ins w:id="2911" w:author="PR Preview" w:date="2024-01-01T00:00:00Z">
        <w:r>
          <w:rPr>
            <w:rStyle w:val="AttributeTok"/>
          </w:rPr>
          <w:t xml:space="preserve">      </w:t>
        </w:r>
      </w:ins>
      <w:ins w:id="2911" w:author="PR Preview" w:date="2024-01-01T00:00:00Z">
        <w:r>
          <w:rPr>
            <w:rStyle w:val="KeywordTok"/>
          </w:rPr>
          <w:t xml:space="preserve">-</w:t>
        </w:r>
      </w:ins>
      <w:ins w:id="2911" w:author="PR Preview" w:date="2024-01-01T00:00:00Z">
        <w:r>
          <w:rPr>
            <w:rStyle w:val="AttributeTok"/>
          </w:rPr>
          <w:t xml:space="preserve"> </w:t>
        </w:r>
      </w:ins>
      <w:ins w:id="2911" w:author="PR Preview" w:date="2024-01-01T00:00:00Z">
        <w:r>
          <w:rPr>
            <w:rStyle w:val="FunctionTok"/>
          </w:rPr>
          <w:t xml:space="preserve">name</w:t>
        </w:r>
      </w:ins>
      <w:ins w:id="2911" w:author="PR Preview" w:date="2024-01-01T00:00:00Z">
        <w:r>
          <w:rPr>
            <w:rStyle w:val="KeywordTok"/>
          </w:rPr>
          <w:t xml:space="preserve">:</w:t>
        </w:r>
      </w:ins>
      <w:ins w:id="2911" w:author="PR Preview" w:date="2024-01-01T00:00:00Z">
        <w:r>
          <w:rPr>
            <w:rStyle w:val="AttributeTok"/>
          </w:rPr>
          <w:t xml:space="preserve"> Checkout code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uses</w:t>
        </w:r>
      </w:ins>
      <w:ins w:id="2911" w:author="PR Preview" w:date="2024-01-01T00:00:00Z">
        <w:r>
          <w:rPr>
            <w:rStyle w:val="KeywordTok"/>
          </w:rPr>
          <w:t xml:space="preserve">:</w:t>
        </w:r>
      </w:ins>
      <w:ins w:id="2911" w:author="PR Preview" w:date="2024-01-01T00:00:00Z">
        <w:r>
          <w:rPr>
            <w:rStyle w:val="AttributeTok"/>
          </w:rPr>
          <w:t xml:space="preserve"> actions/checkout@v4</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R and renv setup steps disabled for now - we don't have any R code to run yet</w:t>
        </w:r>
      </w:ins>
      <w:ins w:id="2911" w:author="PR Preview" w:date="2024-01-01T00:00:00Z">
        <w:r>
          <w:br/>
        </w:r>
      </w:ins>
      <w:ins w:id="2911" w:author="PR Preview" w:date="2024-01-01T00:00:00Z">
        <w:r>
          <w:rPr>
            <w:rStyle w:val="CommentTok"/>
          </w:rPr>
          <w:t xml:space="preserve">      # When R code is needed, uncomment the following steps:</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 Install system dependencies required for R packages</w:t>
        </w:r>
      </w:ins>
      <w:ins w:id="2911" w:author="PR Preview" w:date="2024-01-01T00:00:00Z">
        <w:r>
          <w:br/>
        </w:r>
      </w:ins>
      <w:ins w:id="2911" w:author="PR Preview" w:date="2024-01-01T00:00:00Z">
        <w:r>
          <w:rPr>
            <w:rStyle w:val="CommentTok"/>
          </w:rPr>
          <w:t xml:space="preserve">      # - name: Install system dependencies</w:t>
        </w:r>
      </w:ins>
      <w:ins w:id="2911" w:author="PR Preview" w:date="2024-01-01T00:00:00Z">
        <w:r>
          <w:br/>
        </w:r>
      </w:ins>
      <w:ins w:id="2911" w:author="PR Preview" w:date="2024-01-01T00:00:00Z">
        <w:r>
          <w:rPr>
            <w:rStyle w:val="CommentTok"/>
          </w:rPr>
          <w:t xml:space="preserve">      #   run: |</w:t>
        </w:r>
      </w:ins>
      <w:ins w:id="2911" w:author="PR Preview" w:date="2024-01-01T00:00:00Z">
        <w:r>
          <w:br/>
        </w:r>
      </w:ins>
      <w:ins w:id="2911" w:author="PR Preview" w:date="2024-01-01T00:00:00Z">
        <w:r>
          <w:rPr>
            <w:rStyle w:val="CommentTok"/>
          </w:rPr>
          <w:t xml:space="preserve">      #     sudo apt-get update</w:t>
        </w:r>
      </w:ins>
      <w:ins w:id="2911" w:author="PR Preview" w:date="2024-01-01T00:00:00Z">
        <w:r>
          <w:br/>
        </w:r>
      </w:ins>
      <w:ins w:id="2911" w:author="PR Preview" w:date="2024-01-01T00:00:00Z">
        <w:r>
          <w:rPr>
            <w:rStyle w:val="CommentTok"/>
          </w:rPr>
          <w:t xml:space="preserve">      #     sudo apt-get install -y \</w:t>
        </w:r>
      </w:ins>
      <w:ins w:id="2911" w:author="PR Preview" w:date="2024-01-01T00:00:00Z">
        <w:r>
          <w:br/>
        </w:r>
      </w:ins>
      <w:ins w:id="2911" w:author="PR Preview" w:date="2024-01-01T00:00:00Z">
        <w:r>
          <w:rPr>
            <w:rStyle w:val="CommentTok"/>
          </w:rPr>
          <w:t xml:space="preserve">      #       libcurl4-openssl-dev \</w:t>
        </w:r>
      </w:ins>
      <w:ins w:id="2911" w:author="PR Preview" w:date="2024-01-01T00:00:00Z">
        <w:r>
          <w:br/>
        </w:r>
      </w:ins>
      <w:ins w:id="2911" w:author="PR Preview" w:date="2024-01-01T00:00:00Z">
        <w:r>
          <w:rPr>
            <w:rStyle w:val="CommentTok"/>
          </w:rPr>
          <w:t xml:space="preserve">      #       libssl-dev \</w:t>
        </w:r>
      </w:ins>
      <w:ins w:id="2911" w:author="PR Preview" w:date="2024-01-01T00:00:00Z">
        <w:r>
          <w:br/>
        </w:r>
      </w:ins>
      <w:ins w:id="2911" w:author="PR Preview" w:date="2024-01-01T00:00:00Z">
        <w:r>
          <w:rPr>
            <w:rStyle w:val="CommentTok"/>
          </w:rPr>
          <w:t xml:space="preserve">      #       libxml2-dev \</w:t>
        </w:r>
      </w:ins>
      <w:ins w:id="2911" w:author="PR Preview" w:date="2024-01-01T00:00:00Z">
        <w:r>
          <w:br/>
        </w:r>
      </w:ins>
      <w:ins w:id="2911" w:author="PR Preview" w:date="2024-01-01T00:00:00Z">
        <w:r>
          <w:rPr>
            <w:rStyle w:val="CommentTok"/>
          </w:rPr>
          <w:t xml:space="preserve">      #       libfontconfig1-dev \</w:t>
        </w:r>
      </w:ins>
      <w:ins w:id="2911" w:author="PR Preview" w:date="2024-01-01T00:00:00Z">
        <w:r>
          <w:br/>
        </w:r>
      </w:ins>
      <w:ins w:id="2911" w:author="PR Preview" w:date="2024-01-01T00:00:00Z">
        <w:r>
          <w:rPr>
            <w:rStyle w:val="CommentTok"/>
          </w:rPr>
          <w:t xml:space="preserve">      #       libharfbuzz-dev \</w:t>
        </w:r>
      </w:ins>
      <w:ins w:id="2911" w:author="PR Preview" w:date="2024-01-01T00:00:00Z">
        <w:r>
          <w:br/>
        </w:r>
      </w:ins>
      <w:ins w:id="2911" w:author="PR Preview" w:date="2024-01-01T00:00:00Z">
        <w:r>
          <w:rPr>
            <w:rStyle w:val="CommentTok"/>
          </w:rPr>
          <w:t xml:space="preserve">      #       libfribidi-dev \</w:t>
        </w:r>
      </w:ins>
      <w:ins w:id="2911" w:author="PR Preview" w:date="2024-01-01T00:00:00Z">
        <w:r>
          <w:br/>
        </w:r>
      </w:ins>
      <w:ins w:id="2911" w:author="PR Preview" w:date="2024-01-01T00:00:00Z">
        <w:r>
          <w:rPr>
            <w:rStyle w:val="CommentTok"/>
          </w:rPr>
          <w:t xml:space="preserve">      #       libfreetype6-dev \</w:t>
        </w:r>
      </w:ins>
      <w:ins w:id="2911" w:author="PR Preview" w:date="2024-01-01T00:00:00Z">
        <w:r>
          <w:br/>
        </w:r>
      </w:ins>
      <w:ins w:id="2911" w:author="PR Preview" w:date="2024-01-01T00:00:00Z">
        <w:r>
          <w:rPr>
            <w:rStyle w:val="CommentTok"/>
          </w:rPr>
          <w:t xml:space="preserve">      #       libpng-dev \</w:t>
        </w:r>
      </w:ins>
      <w:ins w:id="2911" w:author="PR Preview" w:date="2024-01-01T00:00:00Z">
        <w:r>
          <w:br/>
        </w:r>
      </w:ins>
      <w:ins w:id="2911" w:author="PR Preview" w:date="2024-01-01T00:00:00Z">
        <w:r>
          <w:rPr>
            <w:rStyle w:val="CommentTok"/>
          </w:rPr>
          <w:t xml:space="preserve">      #       libtiff5-dev \</w:t>
        </w:r>
      </w:ins>
      <w:ins w:id="2911" w:author="PR Preview" w:date="2024-01-01T00:00:00Z">
        <w:r>
          <w:br/>
        </w:r>
      </w:ins>
      <w:ins w:id="2911" w:author="PR Preview" w:date="2024-01-01T00:00:00Z">
        <w:r>
          <w:rPr>
            <w:rStyle w:val="CommentTok"/>
          </w:rPr>
          <w:t xml:space="preserve">      #       libjpeg-dev</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Set up pandoc for documentation</w:t>
        </w:r>
      </w:ins>
      <w:ins w:id="2911" w:author="PR Preview" w:date="2024-01-01T00:00:00Z">
        <w:r>
          <w:br/>
        </w:r>
      </w:ins>
      <w:ins w:id="2911" w:author="PR Preview" w:date="2024-01-01T00:00:00Z">
        <w:r>
          <w:rPr>
            <w:rStyle w:val="AttributeTok"/>
          </w:rPr>
          <w:t xml:space="preserve">      </w:t>
        </w:r>
      </w:ins>
      <w:ins w:id="2911" w:author="PR Preview" w:date="2024-01-01T00:00:00Z">
        <w:r>
          <w:rPr>
            <w:rStyle w:val="KeywordTok"/>
          </w:rPr>
          <w:t xml:space="preserve">-</w:t>
        </w:r>
      </w:ins>
      <w:ins w:id="2911" w:author="PR Preview" w:date="2024-01-01T00:00:00Z">
        <w:r>
          <w:rPr>
            <w:rStyle w:val="AttributeTok"/>
          </w:rPr>
          <w:t xml:space="preserve"> </w:t>
        </w:r>
      </w:ins>
      <w:ins w:id="2911" w:author="PR Preview" w:date="2024-01-01T00:00:00Z">
        <w:r>
          <w:rPr>
            <w:rStyle w:val="FunctionTok"/>
          </w:rPr>
          <w:t xml:space="preserve">name</w:t>
        </w:r>
      </w:ins>
      <w:ins w:id="2911" w:author="PR Preview" w:date="2024-01-01T00:00:00Z">
        <w:r>
          <w:rPr>
            <w:rStyle w:val="KeywordTok"/>
          </w:rPr>
          <w:t xml:space="preserve">:</w:t>
        </w:r>
      </w:ins>
      <w:ins w:id="2911" w:author="PR Preview" w:date="2024-01-01T00:00:00Z">
        <w:r>
          <w:rPr>
            <w:rStyle w:val="AttributeTok"/>
          </w:rPr>
          <w:t xml:space="preserve"> Set up Pandoc</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uses</w:t>
        </w:r>
      </w:ins>
      <w:ins w:id="2911" w:author="PR Preview" w:date="2024-01-01T00:00:00Z">
        <w:r>
          <w:rPr>
            <w:rStyle w:val="KeywordTok"/>
          </w:rPr>
          <w:t xml:space="preserve">:</w:t>
        </w:r>
      </w:ins>
      <w:ins w:id="2911" w:author="PR Preview" w:date="2024-01-01T00:00:00Z">
        <w:r>
          <w:rPr>
            <w:rStyle w:val="AttributeTok"/>
          </w:rPr>
          <w:t xml:space="preserve"> r-lib/actions/setup-pandoc@v2</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 Set up R using the standard GitHub Actions setup</w:t>
        </w:r>
      </w:ins>
      <w:ins w:id="2911" w:author="PR Preview" w:date="2024-01-01T00:00:00Z">
        <w:r>
          <w:br/>
        </w:r>
      </w:ins>
      <w:ins w:id="2911" w:author="PR Preview" w:date="2024-01-01T00:00:00Z">
        <w:r>
          <w:rPr>
            <w:rStyle w:val="CommentTok"/>
          </w:rPr>
          <w:t xml:space="preserve">      # - name: Set up R</w:t>
        </w:r>
      </w:ins>
      <w:ins w:id="2911" w:author="PR Preview" w:date="2024-01-01T00:00:00Z">
        <w:r>
          <w:br/>
        </w:r>
      </w:ins>
      <w:ins w:id="2911" w:author="PR Preview" w:date="2024-01-01T00:00:00Z">
        <w:r>
          <w:rPr>
            <w:rStyle w:val="CommentTok"/>
          </w:rPr>
          <w:t xml:space="preserve">      #   uses: r-lib/actions/setup-r@v2</w:t>
        </w:r>
      </w:ins>
      <w:ins w:id="2911" w:author="PR Preview" w:date="2024-01-01T00:00:00Z">
        <w:r>
          <w:br/>
        </w:r>
      </w:ins>
      <w:ins w:id="2911" w:author="PR Preview" w:date="2024-01-01T00:00:00Z">
        <w:r>
          <w:rPr>
            <w:rStyle w:val="CommentTok"/>
          </w:rPr>
          <w:t xml:space="preserve">      #   with:</w:t>
        </w:r>
      </w:ins>
      <w:ins w:id="2911" w:author="PR Preview" w:date="2024-01-01T00:00:00Z">
        <w:r>
          <w:br/>
        </w:r>
      </w:ins>
      <w:ins w:id="2911" w:author="PR Preview" w:date="2024-01-01T00:00:00Z">
        <w:r>
          <w:rPr>
            <w:rStyle w:val="CommentTok"/>
          </w:rPr>
          <w:t xml:space="preserve">      #     r-version: 'release'</w:t>
        </w:r>
      </w:ins>
      <w:ins w:id="2911" w:author="PR Preview" w:date="2024-01-01T00:00:00Z">
        <w:r>
          <w:br/>
        </w:r>
      </w:ins>
      <w:ins w:id="2911" w:author="PR Preview" w:date="2024-01-01T00:00:00Z">
        <w:r>
          <w:rPr>
            <w:rStyle w:val="CommentTok"/>
          </w:rPr>
          <w:t xml:space="preserve">      #     use-public-rspm: true</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Set up Quarto - required for rendering the website</w:t>
        </w:r>
      </w:ins>
      <w:ins w:id="2911" w:author="PR Preview" w:date="2024-01-01T00:00:00Z">
        <w:r>
          <w:br/>
        </w:r>
      </w:ins>
      <w:ins w:id="2911" w:author="PR Preview" w:date="2024-01-01T00:00:00Z">
        <w:r>
          <w:rPr>
            <w:rStyle w:val="AttributeTok"/>
          </w:rPr>
          <w:t xml:space="preserve">      </w:t>
        </w:r>
      </w:ins>
      <w:ins w:id="2911" w:author="PR Preview" w:date="2024-01-01T00:00:00Z">
        <w:r>
          <w:rPr>
            <w:rStyle w:val="KeywordTok"/>
          </w:rPr>
          <w:t xml:space="preserve">-</w:t>
        </w:r>
      </w:ins>
      <w:ins w:id="2911" w:author="PR Preview" w:date="2024-01-01T00:00:00Z">
        <w:r>
          <w:rPr>
            <w:rStyle w:val="AttributeTok"/>
          </w:rPr>
          <w:t xml:space="preserve"> </w:t>
        </w:r>
      </w:ins>
      <w:ins w:id="2911" w:author="PR Preview" w:date="2024-01-01T00:00:00Z">
        <w:r>
          <w:rPr>
            <w:rStyle w:val="FunctionTok"/>
          </w:rPr>
          <w:t xml:space="preserve">name</w:t>
        </w:r>
      </w:ins>
      <w:ins w:id="2911" w:author="PR Preview" w:date="2024-01-01T00:00:00Z">
        <w:r>
          <w:rPr>
            <w:rStyle w:val="KeywordTok"/>
          </w:rPr>
          <w:t xml:space="preserve">:</w:t>
        </w:r>
      </w:ins>
      <w:ins w:id="2911" w:author="PR Preview" w:date="2024-01-01T00:00:00Z">
        <w:r>
          <w:rPr>
            <w:rStyle w:val="AttributeTok"/>
          </w:rPr>
          <w:t xml:space="preserve"> Set up Quarto</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uses</w:t>
        </w:r>
      </w:ins>
      <w:ins w:id="2911" w:author="PR Preview" w:date="2024-01-01T00:00:00Z">
        <w:r>
          <w:rPr>
            <w:rStyle w:val="KeywordTok"/>
          </w:rPr>
          <w:t xml:space="preserve">:</w:t>
        </w:r>
      </w:ins>
      <w:ins w:id="2911" w:author="PR Preview" w:date="2024-01-01T00:00:00Z">
        <w:r>
          <w:rPr>
            <w:rStyle w:val="AttributeTok"/>
          </w:rPr>
          <w:t xml:space="preserve"> quarto-dev/quarto-actions/setup@v2</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with</w:t>
        </w:r>
      </w:ins>
      <w:ins w:id="2911" w:author="PR Preview" w:date="2024-01-01T00:00:00Z">
        <w:r>
          <w:rPr>
            <w:rStyle w:val="KeywordTok"/>
          </w:rPr>
          <w:t xml:space="preserve">:</w:t>
        </w:r>
      </w:ins>
      <w:ins w:id="2911" w:author="PR Preview" w:date="2024-01-01T00:00:00Z">
        <w:r>
          <w:br/>
        </w:r>
      </w:ins>
      <w:ins w:id="2911" w:author="PR Preview" w:date="2024-01-01T00:00:00Z">
        <w:r>
          <w:rPr>
            <w:rStyle w:val="AttributeTok"/>
          </w:rPr>
          <w:t xml:space="preserve">          </w:t>
        </w:r>
      </w:ins>
      <w:ins w:id="2911" w:author="PR Preview" w:date="2024-01-01T00:00:00Z">
        <w:r>
          <w:rPr>
            <w:rStyle w:val="FunctionTok"/>
          </w:rPr>
          <w:t xml:space="preserve">tinytex</w:t>
        </w:r>
      </w:ins>
      <w:ins w:id="2911" w:author="PR Preview" w:date="2024-01-01T00:00:00Z">
        <w:r>
          <w:rPr>
            <w:rStyle w:val="KeywordTok"/>
          </w:rPr>
          <w:t xml:space="preserve">:</w:t>
        </w:r>
      </w:ins>
      <w:ins w:id="2911" w:author="PR Preview" w:date="2024-01-01T00:00:00Z">
        <w:r>
          <w:rPr>
            <w:rStyle w:val="AttributeTok"/>
          </w:rPr>
          <w:t xml:space="preserve"> </w:t>
        </w:r>
      </w:ins>
      <w:ins w:id="2911" w:author="PR Preview" w:date="2024-01-01T00:00:00Z">
        <w:r>
          <w:rPr>
            <w:rStyle w:val="CharTok"/>
          </w:rPr>
          <w:t xml:space="preserve">true</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 Install R dependencies using renv (disabled for now - no renv.lock file yet)</w:t>
        </w:r>
      </w:ins>
      <w:ins w:id="2911" w:author="PR Preview" w:date="2024-01-01T00:00:00Z">
        <w:r>
          <w:br/>
        </w:r>
      </w:ins>
      <w:ins w:id="2911" w:author="PR Preview" w:date="2024-01-01T00:00:00Z">
        <w:r>
          <w:rPr>
            <w:rStyle w:val="CommentTok"/>
          </w:rPr>
          <w:t xml:space="preserve">      # - name: Install R dependencies via renv</w:t>
        </w:r>
      </w:ins>
      <w:ins w:id="2911" w:author="PR Preview" w:date="2024-01-01T00:00:00Z">
        <w:r>
          <w:br/>
        </w:r>
      </w:ins>
      <w:ins w:id="2911" w:author="PR Preview" w:date="2024-01-01T00:00:00Z">
        <w:r>
          <w:rPr>
            <w:rStyle w:val="CommentTok"/>
          </w:rPr>
          <w:t xml:space="preserve">      #   uses: r-lib/actions/setup-renv@v2</w:t>
        </w:r>
      </w:ins>
      <w:ins w:id="2911" w:author="PR Preview" w:date="2024-01-01T00:00:00Z">
        <w:r>
          <w:br/>
        </w:r>
      </w:ins>
      <w:ins w:id="2911" w:author="PR Preview" w:date="2024-01-01T00:00:00Z">
        <w:r>
          <w:rPr>
            <w:rStyle w:val="CommentTok"/>
          </w:rPr>
          <w:t xml:space="preserve">      #   with:</w:t>
        </w:r>
      </w:ins>
      <w:ins w:id="2911" w:author="PR Preview" w:date="2024-01-01T00:00:00Z">
        <w:r>
          <w:br/>
        </w:r>
      </w:ins>
      <w:ins w:id="2911" w:author="PR Preview" w:date="2024-01-01T00:00:00Z">
        <w:r>
          <w:rPr>
            <w:rStyle w:val="CommentTok"/>
          </w:rPr>
          <w:t xml:space="preserve">      #     cache-version: 1</w:t>
        </w:r>
      </w:ins>
      <w:ins w:id="2911" w:author="PR Preview" w:date="2024-01-01T00:00:00Z">
        <w:r>
          <w:br/>
        </w:r>
      </w:ins>
      <w:ins w:id="2911" w:author="PR Preview" w:date="2024-01-01T00:00:00Z">
        <w:r>
          <w:rPr>
            <w:rStyle w:val="AttributeTok"/>
          </w:rPr>
          <w:t xml:space="preserve">      </w:t>
        </w:r>
      </w:ins>
      <w:ins w:id="2911" w:author="PR Preview" w:date="2024-01-01T00:00:00Z">
        <w:r>
          <w:br/>
        </w:r>
      </w:ins>
      <w:ins w:id="2911" w:author="PR Preview" w:date="2024-01-01T00:00:00Z">
        <w:r>
          <w:rPr>
            <w:rStyle w:val="CommentTok"/>
          </w:rPr>
          <w:t xml:space="preserve">      # Verify development environment</w:t>
        </w:r>
      </w:ins>
      <w:ins w:id="2911" w:author="PR Preview" w:date="2024-01-01T00:00:00Z">
        <w:r>
          <w:br/>
        </w:r>
      </w:ins>
      <w:ins w:id="2911" w:author="PR Preview" w:date="2024-01-01T00:00:00Z">
        <w:r>
          <w:rPr>
            <w:rStyle w:val="AttributeTok"/>
          </w:rPr>
          <w:t xml:space="preserve">      </w:t>
        </w:r>
      </w:ins>
      <w:ins w:id="2911" w:author="PR Preview" w:date="2024-01-01T00:00:00Z">
        <w:r>
          <w:rPr>
            <w:rStyle w:val="KeywordTok"/>
          </w:rPr>
          <w:t xml:space="preserve">-</w:t>
        </w:r>
      </w:ins>
      <w:ins w:id="2911" w:author="PR Preview" w:date="2024-01-01T00:00:00Z">
        <w:r>
          <w:rPr>
            <w:rStyle w:val="AttributeTok"/>
          </w:rPr>
          <w:t xml:space="preserve"> </w:t>
        </w:r>
      </w:ins>
      <w:ins w:id="2911" w:author="PR Preview" w:date="2024-01-01T00:00:00Z">
        <w:r>
          <w:rPr>
            <w:rStyle w:val="FunctionTok"/>
          </w:rPr>
          <w:t xml:space="preserve">name</w:t>
        </w:r>
      </w:ins>
      <w:ins w:id="2911" w:author="PR Preview" w:date="2024-01-01T00:00:00Z">
        <w:r>
          <w:rPr>
            <w:rStyle w:val="KeywordTok"/>
          </w:rPr>
          <w:t xml:space="preserve">:</w:t>
        </w:r>
      </w:ins>
      <w:ins w:id="2911" w:author="PR Preview" w:date="2024-01-01T00:00:00Z">
        <w:r>
          <w:rPr>
            <w:rStyle w:val="AttributeTok"/>
          </w:rPr>
          <w:t xml:space="preserve"> Verify development environment</w:t>
        </w:r>
      </w:ins>
      <w:ins w:id="2911" w:author="PR Preview" w:date="2024-01-01T00:00:00Z">
        <w:r>
          <w:br/>
        </w:r>
      </w:ins>
      <w:ins w:id="2911" w:author="PR Preview" w:date="2024-01-01T00:00:00Z">
        <w:r>
          <w:rPr>
            <w:rStyle w:val="FunctionTok"/>
          </w:rPr>
          <w:t xml:space="preserve">        run</w:t>
        </w:r>
      </w:ins>
      <w:ins w:id="2911" w:author="PR Preview" w:date="2024-01-01T00:00:00Z">
        <w:r>
          <w:rPr>
            <w:rStyle w:val="KeywordTok"/>
          </w:rPr>
          <w:t xml:space="preserve">: </w:t>
        </w:r>
      </w:ins>
      <w:ins w:id="2911" w:author="PR Preview" w:date="2024-01-01T00:00:00Z">
        <w:r>
          <w:rPr>
            <w:rStyle w:val="CharTok"/>
          </w:rPr>
          <w:t xml:space="preserve">|</w:t>
        </w:r>
      </w:ins>
      <w:ins w:id="2911" w:author="PR Preview" w:date="2024-01-01T00:00:00Z">
        <w:r>
          <w:br/>
        </w:r>
      </w:ins>
      <w:ins w:id="2911" w:author="PR Preview" w:date="2024-01-01T00:00:00Z">
        <w:r>
          <w:rPr>
            <w:rStyle w:val="NormalTok"/>
          </w:rPr>
          <w:t xml:space="preserve">          echo "=== Development Environment Status ==="</w:t>
        </w:r>
      </w:ins>
      <w:ins w:id="2911" w:author="PR Preview" w:date="2024-01-01T00:00:00Z">
        <w:r>
          <w:br/>
        </w:r>
      </w:ins>
      <w:ins w:id="2911" w:author="PR Preview" w:date="2024-01-01T00:00:00Z">
        <w:r>
          <w:rPr>
            <w:rStyle w:val="NormalTok"/>
          </w:rPr>
          <w:t xml:space="preserve">          </w:t>
        </w:r>
      </w:ins>
      <w:ins w:id="2911" w:author="PR Preview" w:date="2024-01-01T00:00:00Z">
        <w:r>
          <w:br/>
        </w:r>
      </w:ins>
      <w:ins w:id="2911" w:author="PR Preview" w:date="2024-01-01T00:00:00Z">
        <w:r>
          <w:rPr>
            <w:rStyle w:val="NormalTok"/>
          </w:rPr>
          <w:t xml:space="preserve">          # Verify Quarto is installed and working</w:t>
        </w:r>
      </w:ins>
      <w:ins w:id="2911" w:author="PR Preview" w:date="2024-01-01T00:00:00Z">
        <w:r>
          <w:br/>
        </w:r>
      </w:ins>
      <w:ins w:id="2911" w:author="PR Preview" w:date="2024-01-01T00:00:00Z">
        <w:r>
          <w:rPr>
            <w:rStyle w:val="NormalTok"/>
          </w:rPr>
          <w:t xml:space="preserve">          echo ""</w:t>
        </w:r>
      </w:ins>
      <w:ins w:id="2911" w:author="PR Preview" w:date="2024-01-01T00:00:00Z">
        <w:r>
          <w:br/>
        </w:r>
      </w:ins>
      <w:ins w:id="2911" w:author="PR Preview" w:date="2024-01-01T00:00:00Z">
        <w:r>
          <w:rPr>
            <w:rStyle w:val="NormalTok"/>
          </w:rPr>
          <w:t xml:space="preserve">          echo "=== Quarto Status ==="</w:t>
        </w:r>
      </w:ins>
      <w:ins w:id="2911" w:author="PR Preview" w:date="2024-01-01T00:00:00Z">
        <w:r>
          <w:br/>
        </w:r>
      </w:ins>
      <w:ins w:id="2911" w:author="PR Preview" w:date="2024-01-01T00:00:00Z">
        <w:r>
          <w:rPr>
            <w:rStyle w:val="NormalTok"/>
          </w:rPr>
          <w:t xml:space="preserve">          quarto --version</w:t>
        </w:r>
      </w:ins>
      <w:ins w:id="2911" w:author="PR Preview" w:date="2024-01-01T00:00:00Z">
        <w:r>
          <w:br/>
        </w:r>
      </w:ins>
      <w:ins w:id="2911" w:author="PR Preview" w:date="2024-01-01T00:00:00Z">
        <w:r>
          <w:rPr>
            <w:rStyle w:val="NormalTok"/>
          </w:rPr>
          <w:t xml:space="preserve">          quarto list tools</w:t>
        </w:r>
      </w:ins>
      <w:ins w:id="2911" w:author="PR Preview" w:date="2024-01-01T00:00:00Z">
        <w:r>
          <w:br/>
        </w:r>
      </w:ins>
      <w:ins w:id="2911" w:author="PR Preview" w:date="2024-01-01T00:00:00Z">
        <w:r>
          <w:rPr>
            <w:rStyle w:val="NormalTok"/>
          </w:rPr>
          <w:t xml:space="preserve">          </w:t>
        </w:r>
      </w:ins>
      <w:ins w:id="2911" w:author="PR Preview" w:date="2024-01-01T00:00:00Z">
        <w:r>
          <w:br/>
        </w:r>
      </w:ins>
      <w:ins w:id="2911" w:author="PR Preview" w:date="2024-01-01T00:00:00Z">
        <w:r>
          <w:rPr>
            <w:rStyle w:val="NormalTok"/>
          </w:rPr>
          <w:t xml:space="preserve">          echo ""</w:t>
        </w:r>
      </w:ins>
      <w:ins w:id="2911" w:author="PR Preview" w:date="2024-01-01T00:00:00Z">
        <w:r>
          <w:br/>
        </w:r>
      </w:ins>
      <w:ins w:id="2911" w:author="PR Preview" w:date="2024-01-01T00:00:00Z">
        <w:r>
          <w:rPr>
            <w:rStyle w:val="NormalTok"/>
          </w:rPr>
          <w:t xml:space="preserve">          echo "Development environment setup complete!"</w:t>
        </w:r>
      </w:ins>
    </w:p>
    <w:bookmarkEnd w:id="6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7" Type="http://schemas.openxmlformats.org/officeDocument/2006/relationships/image" Target="media/rId427.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1" Type="http://schemas.openxmlformats.org/officeDocument/2006/relationships/image" Target="media/rId421.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73" Type="http://schemas.openxmlformats.org/officeDocument/2006/relationships/hyperlink" Target="http://adv-r.had.co.nz/Style.html" TargetMode="External"/><Relationship Id="rId504" Type="http://schemas.openxmlformats.org/officeDocument/2006/relationships/hyperlink" Target="http://colorbrewer2.org/" TargetMode="External"/><Relationship Id="rId541"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6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88"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82" Type="http://schemas.openxmlformats.org/officeDocument/2006/relationships/hyperlink" Target="https://code-review.tidyverse.org/"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45" Type="http://schemas.openxmlformats.org/officeDocument/2006/relationships/hyperlink" Target="https://datadryad.org/" TargetMode="External"/><Relationship Id="rId593" Type="http://schemas.openxmlformats.org/officeDocument/2006/relationships/hyperlink" Target="https://design.tidyverse.org/" TargetMode="External"/><Relationship Id="rId552"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4" Type="http://schemas.openxmlformats.org/officeDocument/2006/relationships/hyperlink" Target="https://docs.github.com/en/copilot/how-tos/use-copilot-agents/coding-agent/customize-the-agent-environment" TargetMode="External"/><Relationship Id="rId449"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487" Type="http://schemas.openxmlformats.org/officeDocument/2006/relationships/hyperlink" Target="https://docs.google.com/document/d/1ckgRCcr7FFPyymyMA6Y_-cB_vftOyrrxT28c6gRg0PI/edit" TargetMode="External"/><Relationship Id="rId560" Type="http://schemas.openxmlformats.org/officeDocument/2006/relationships/hyperlink" Target="https://doi.org/10.1038/467775a" TargetMode="External"/><Relationship Id="rId564" Type="http://schemas.openxmlformats.org/officeDocument/2006/relationships/hyperlink" Target="https://doi.org/10.1038/526182a" TargetMode="External"/><Relationship Id="rId576" Type="http://schemas.openxmlformats.org/officeDocument/2006/relationships/hyperlink" Target="https://doi.org/10.1038/d41586-019-00067-3" TargetMode="External"/><Relationship Id="rId528" Type="http://schemas.openxmlformats.org/officeDocument/2006/relationships/hyperlink" Target="https://doi.org/10.1038/d41586-019-01431-z" TargetMode="External"/><Relationship Id="rId572" Type="http://schemas.openxmlformats.org/officeDocument/2006/relationships/hyperlink" Target="https://doi.org/10.1038/d41586-019-02918-5" TargetMode="External"/><Relationship Id="rId584" Type="http://schemas.openxmlformats.org/officeDocument/2006/relationships/hyperlink" Target="https://doi.org/10.1038/d41586-021-03603-2" TargetMode="External"/><Relationship Id="rId539" Type="http://schemas.openxmlformats.org/officeDocument/2006/relationships/hyperlink" Target="https://doi.org/10.1038/s41467-020-19160-7" TargetMode="External"/><Relationship Id="rId562" Type="http://schemas.openxmlformats.org/officeDocument/2006/relationships/hyperlink" Target="https://doi.org/10.1038/s41562-016-0021" TargetMode="External"/><Relationship Id="rId570" Type="http://schemas.openxmlformats.org/officeDocument/2006/relationships/hyperlink" Target="https://doi.org/10.1371/journal.pcbi.1003833" TargetMode="External"/><Relationship Id="rId524"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22"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30" Type="http://schemas.openxmlformats.org/officeDocument/2006/relationships/hyperlink" Target="https://en.wikipedia.org/wiki/Battlestar_Galactica_(2004_TV_series)" TargetMode="External"/><Relationship Id="rId533" Type="http://schemas.openxmlformats.org/officeDocument/2006/relationships/hyperlink" Target="https://en.wikipedia.org/wiki/Blade_Runner" TargetMode="External"/><Relationship Id="rId537" Type="http://schemas.openxmlformats.org/officeDocument/2006/relationships/hyperlink" Target="https://en.wikipedia.org/wiki/Ender%27s_Game" TargetMode="External"/><Relationship Id="rId554" Type="http://schemas.openxmlformats.org/officeDocument/2006/relationships/hyperlink" Target="https://en.wikipedia.org/wiki/Organizations_of_the_Dune_universe#Thinking_machines" TargetMode="External"/><Relationship Id="rId578" Type="http://schemas.openxmlformats.org/officeDocument/2006/relationships/hyperlink" Target="https://en.wikipedia.org/wiki/Terminator_3:_Rise_of_the_Machines" TargetMode="External"/><Relationship Id="rId580"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586" Type="http://schemas.openxmlformats.org/officeDocument/2006/relationships/hyperlink" Target="https://en.wikipedia.org/wiki/WarGames" TargetMode="External"/><Relationship Id="rId548" Type="http://schemas.openxmlformats.org/officeDocument/2006/relationships/hyperlink" Target="https://engineering-shiny.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48"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77" Type="http://schemas.openxmlformats.org/officeDocument/2006/relationships/hyperlink" Target="https://github.com/skills/introduction-to-github" TargetMode="External"/><Relationship Id="rId509" Type="http://schemas.openxmlformats.org/officeDocument/2006/relationships/hyperlink" Target="https://grants.nih.gov" TargetMode="External"/><Relationship Id="rId508" Type="http://schemas.openxmlformats.org/officeDocument/2006/relationships/hyperlink" Target="https://grantwriting.stanford.edu/funding-train/" TargetMode="External"/><Relationship Id="rId489" Type="http://schemas.openxmlformats.org/officeDocument/2006/relationships/hyperlink" Target="https://grantwriting.stanford.edu/funding-train/#ep" TargetMode="External"/><Relationship Id="rId535"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496" Type="http://schemas.openxmlformats.org/officeDocument/2006/relationships/hyperlink" Target="https://jadebc.github.io/lab-manual/" TargetMode="External"/><Relationship Id="rId455"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65"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59" Type="http://schemas.openxmlformats.org/officeDocument/2006/relationships/hyperlink" Target="https://journals.lww.com/epidem/Fulltext/2001/05000/The_Value_of_P.2.aspx" TargetMode="External"/><Relationship Id="rId506" Type="http://schemas.openxmlformats.org/officeDocument/2006/relationships/hyperlink" Target="https://journals.plos.org/ploscompbiol/article?id=10.1371/journal.pcbi.1003833" TargetMode="External"/><Relationship Id="rId543" Type="http://schemas.openxmlformats.org/officeDocument/2006/relationships/hyperlink" Target="https://journals.plos.org/plosone/s/authorship" TargetMode="External"/><Relationship Id="rId480" Type="http://schemas.openxmlformats.org/officeDocument/2006/relationships/hyperlink" Target="https://link.springer.com/book/10.1007/978-3-030-98175-4" TargetMode="External"/><Relationship Id="rId493"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90" Type="http://schemas.openxmlformats.org/officeDocument/2006/relationships/hyperlink" Target="https://mastering-shiny.org/" TargetMode="External"/><Relationship Id="rId505" Type="http://schemas.openxmlformats.org/officeDocument/2006/relationships/hyperlink" Target="https://medialab.github.io/iwanthue/" TargetMode="External"/><Relationship Id="rId462"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485" Type="http://schemas.openxmlformats.org/officeDocument/2006/relationships/hyperlink" Target="https://mitcommlab.mit.edu/be/2023/09/27/toward-an-evenbetterposter-improving-the-betterposter-template/" TargetMode="External"/><Relationship Id="rId498" Type="http://schemas.openxmlformats.org/officeDocument/2006/relationships/hyperlink" Target="https://myidp.sciencecareers.org/" TargetMode="External"/><Relationship Id="rId566"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56"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595" Type="http://schemas.openxmlformats.org/officeDocument/2006/relationships/hyperlink" Target="https://r-pkgs.org/" TargetMode="External"/><Relationship Id="rId59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145" Type="http://schemas.openxmlformats.org/officeDocument/2006/relationships/hyperlink" Target="https://rviews.rstudio.com/2017/06/08/what-is-the-tidyverse/" TargetMode="External"/><Relationship Id="rId470" Type="http://schemas.openxmlformats.org/officeDocument/2006/relationships/hyperlink" Target="https://s3.amazonaws.com/assets.datacamp.com/blog_assets/datatable_Cheat_Sheet_R.pdf" TargetMode="External"/><Relationship Id="rId52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68" Type="http://schemas.openxmlformats.org/officeDocument/2006/relationships/hyperlink" Target="https://sethrobertson.github.io/GitFixUm/fixup.html" TargetMode="External"/><Relationship Id="rId574"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66"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57"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16"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18" Type="http://schemas.openxmlformats.org/officeDocument/2006/relationships/hyperlink" Target="https://www.equator-network.org/" TargetMode="External"/><Relationship Id="rId492"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15" Type="http://schemas.openxmlformats.org/officeDocument/2006/relationships/hyperlink" Target="https://www.medrxiv.org/" TargetMode="External"/><Relationship Id="rId501" Type="http://schemas.openxmlformats.org/officeDocument/2006/relationships/hyperlink" Target="https://www.nature.com/articles/d41586-021-03603-2" TargetMode="External"/><Relationship Id="rId490"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68" Type="http://schemas.openxmlformats.org/officeDocument/2006/relationships/hyperlink" Target="https://www.rstudio.com/wp-content/uploads/2015/02/data-wrangling-cheatsheet.pdf" TargetMode="External"/><Relationship Id="rId471" Type="http://schemas.openxmlformats.org/officeDocument/2006/relationships/hyperlink" Target="https://www.rstudio.com/wp-content/uploads/2015/02/rmarkdown-cheatsheet.pdf" TargetMode="External"/><Relationship Id="rId469" Type="http://schemas.openxmlformats.org/officeDocument/2006/relationships/hyperlink" Target="https://www.rstudio.com/wp-content/uploads/2015/03/ggplot2-cheatsheet.pdf" TargetMode="External"/><Relationship Id="rId483" Type="http://schemas.openxmlformats.org/officeDocument/2006/relationships/hyperlink" Target="https://www.sciencedirect.com/science/article/pii/S1471491423000928" TargetMode="External"/><Relationship Id="rId499" Type="http://schemas.openxmlformats.org/officeDocument/2006/relationships/hyperlink" Target="https://www.training.nih.gov/career-services/" TargetMode="External"/><Relationship Id="rId502" Type="http://schemas.openxmlformats.org/officeDocument/2006/relationships/hyperlink" Target="https://www.youtube.com/watch?v=1RwJbhkCA58" TargetMode="External"/><Relationship Id="rId484" Type="http://schemas.openxmlformats.org/officeDocument/2006/relationships/hyperlink" Target="https://www.youtube.com/watch?v=1RwJbhkCA58&amp;t=1171s" TargetMode="External"/><Relationship Id="rId55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8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73" Type="http://schemas.openxmlformats.org/officeDocument/2006/relationships/hyperlink" Target="http://adv-r.had.co.nz/Style.html" TargetMode="External"/><Relationship Id="rId504" Type="http://schemas.openxmlformats.org/officeDocument/2006/relationships/hyperlink" Target="http://colorbrewer2.org/" TargetMode="External"/><Relationship Id="rId541"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6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88"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82" Type="http://schemas.openxmlformats.org/officeDocument/2006/relationships/hyperlink" Target="https://code-review.tidyverse.org/"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45" Type="http://schemas.openxmlformats.org/officeDocument/2006/relationships/hyperlink" Target="https://datadryad.org/" TargetMode="External"/><Relationship Id="rId593" Type="http://schemas.openxmlformats.org/officeDocument/2006/relationships/hyperlink" Target="https://design.tidyverse.org/" TargetMode="External"/><Relationship Id="rId552"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4" Type="http://schemas.openxmlformats.org/officeDocument/2006/relationships/hyperlink" Target="https://docs.github.com/en/copilot/how-tos/use-copilot-agents/coding-agent/customize-the-agent-environment" TargetMode="External"/><Relationship Id="rId449"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487" Type="http://schemas.openxmlformats.org/officeDocument/2006/relationships/hyperlink" Target="https://docs.google.com/document/d/1ckgRCcr7FFPyymyMA6Y_-cB_vftOyrrxT28c6gRg0PI/edit" TargetMode="External"/><Relationship Id="rId560" Type="http://schemas.openxmlformats.org/officeDocument/2006/relationships/hyperlink" Target="https://doi.org/10.1038/467775a" TargetMode="External"/><Relationship Id="rId564" Type="http://schemas.openxmlformats.org/officeDocument/2006/relationships/hyperlink" Target="https://doi.org/10.1038/526182a" TargetMode="External"/><Relationship Id="rId576" Type="http://schemas.openxmlformats.org/officeDocument/2006/relationships/hyperlink" Target="https://doi.org/10.1038/d41586-019-00067-3" TargetMode="External"/><Relationship Id="rId528" Type="http://schemas.openxmlformats.org/officeDocument/2006/relationships/hyperlink" Target="https://doi.org/10.1038/d41586-019-01431-z" TargetMode="External"/><Relationship Id="rId572" Type="http://schemas.openxmlformats.org/officeDocument/2006/relationships/hyperlink" Target="https://doi.org/10.1038/d41586-019-02918-5" TargetMode="External"/><Relationship Id="rId584" Type="http://schemas.openxmlformats.org/officeDocument/2006/relationships/hyperlink" Target="https://doi.org/10.1038/d41586-021-03603-2" TargetMode="External"/><Relationship Id="rId539" Type="http://schemas.openxmlformats.org/officeDocument/2006/relationships/hyperlink" Target="https://doi.org/10.1038/s41467-020-19160-7" TargetMode="External"/><Relationship Id="rId562" Type="http://schemas.openxmlformats.org/officeDocument/2006/relationships/hyperlink" Target="https://doi.org/10.1038/s41562-016-0021" TargetMode="External"/><Relationship Id="rId570" Type="http://schemas.openxmlformats.org/officeDocument/2006/relationships/hyperlink" Target="https://doi.org/10.1371/journal.pcbi.1003833" TargetMode="External"/><Relationship Id="rId524"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22"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30" Type="http://schemas.openxmlformats.org/officeDocument/2006/relationships/hyperlink" Target="https://en.wikipedia.org/wiki/Battlestar_Galactica_(2004_TV_series)" TargetMode="External"/><Relationship Id="rId533" Type="http://schemas.openxmlformats.org/officeDocument/2006/relationships/hyperlink" Target="https://en.wikipedia.org/wiki/Blade_Runner" TargetMode="External"/><Relationship Id="rId537" Type="http://schemas.openxmlformats.org/officeDocument/2006/relationships/hyperlink" Target="https://en.wikipedia.org/wiki/Ender%27s_Game" TargetMode="External"/><Relationship Id="rId554" Type="http://schemas.openxmlformats.org/officeDocument/2006/relationships/hyperlink" Target="https://en.wikipedia.org/wiki/Organizations_of_the_Dune_universe#Thinking_machines" TargetMode="External"/><Relationship Id="rId578" Type="http://schemas.openxmlformats.org/officeDocument/2006/relationships/hyperlink" Target="https://en.wikipedia.org/wiki/Terminator_3:_Rise_of_the_Machines" TargetMode="External"/><Relationship Id="rId580"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586" Type="http://schemas.openxmlformats.org/officeDocument/2006/relationships/hyperlink" Target="https://en.wikipedia.org/wiki/WarGames" TargetMode="External"/><Relationship Id="rId548" Type="http://schemas.openxmlformats.org/officeDocument/2006/relationships/hyperlink" Target="https://engineering-shiny.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48"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77" Type="http://schemas.openxmlformats.org/officeDocument/2006/relationships/hyperlink" Target="https://github.com/skills/introduction-to-github" TargetMode="External"/><Relationship Id="rId509" Type="http://schemas.openxmlformats.org/officeDocument/2006/relationships/hyperlink" Target="https://grants.nih.gov" TargetMode="External"/><Relationship Id="rId508" Type="http://schemas.openxmlformats.org/officeDocument/2006/relationships/hyperlink" Target="https://grantwriting.stanford.edu/funding-train/" TargetMode="External"/><Relationship Id="rId489" Type="http://schemas.openxmlformats.org/officeDocument/2006/relationships/hyperlink" Target="https://grantwriting.stanford.edu/funding-train/#ep" TargetMode="External"/><Relationship Id="rId535"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496" Type="http://schemas.openxmlformats.org/officeDocument/2006/relationships/hyperlink" Target="https://jadebc.github.io/lab-manual/" TargetMode="External"/><Relationship Id="rId455"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65"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59" Type="http://schemas.openxmlformats.org/officeDocument/2006/relationships/hyperlink" Target="https://journals.lww.com/epidem/Fulltext/2001/05000/The_Value_of_P.2.aspx" TargetMode="External"/><Relationship Id="rId506" Type="http://schemas.openxmlformats.org/officeDocument/2006/relationships/hyperlink" Target="https://journals.plos.org/ploscompbiol/article?id=10.1371/journal.pcbi.1003833" TargetMode="External"/><Relationship Id="rId543" Type="http://schemas.openxmlformats.org/officeDocument/2006/relationships/hyperlink" Target="https://journals.plos.org/plosone/s/authorship" TargetMode="External"/><Relationship Id="rId480" Type="http://schemas.openxmlformats.org/officeDocument/2006/relationships/hyperlink" Target="https://link.springer.com/book/10.1007/978-3-030-98175-4" TargetMode="External"/><Relationship Id="rId493"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90" Type="http://schemas.openxmlformats.org/officeDocument/2006/relationships/hyperlink" Target="https://mastering-shiny.org/" TargetMode="External"/><Relationship Id="rId505" Type="http://schemas.openxmlformats.org/officeDocument/2006/relationships/hyperlink" Target="https://medialab.github.io/iwanthue/" TargetMode="External"/><Relationship Id="rId462"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485" Type="http://schemas.openxmlformats.org/officeDocument/2006/relationships/hyperlink" Target="https://mitcommlab.mit.edu/be/2023/09/27/toward-an-evenbetterposter-improving-the-betterposter-template/" TargetMode="External"/><Relationship Id="rId498" Type="http://schemas.openxmlformats.org/officeDocument/2006/relationships/hyperlink" Target="https://myidp.sciencecareers.org/" TargetMode="External"/><Relationship Id="rId566"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56"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595" Type="http://schemas.openxmlformats.org/officeDocument/2006/relationships/hyperlink" Target="https://r-pkgs.org/" TargetMode="External"/><Relationship Id="rId59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145" Type="http://schemas.openxmlformats.org/officeDocument/2006/relationships/hyperlink" Target="https://rviews.rstudio.com/2017/06/08/what-is-the-tidyverse/" TargetMode="External"/><Relationship Id="rId470" Type="http://schemas.openxmlformats.org/officeDocument/2006/relationships/hyperlink" Target="https://s3.amazonaws.com/assets.datacamp.com/blog_assets/datatable_Cheat_Sheet_R.pdf" TargetMode="External"/><Relationship Id="rId52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68" Type="http://schemas.openxmlformats.org/officeDocument/2006/relationships/hyperlink" Target="https://sethrobertson.github.io/GitFixUm/fixup.html" TargetMode="External"/><Relationship Id="rId574"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66"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57"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16"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18" Type="http://schemas.openxmlformats.org/officeDocument/2006/relationships/hyperlink" Target="https://www.equator-network.org/" TargetMode="External"/><Relationship Id="rId492"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15" Type="http://schemas.openxmlformats.org/officeDocument/2006/relationships/hyperlink" Target="https://www.medrxiv.org/" TargetMode="External"/><Relationship Id="rId501" Type="http://schemas.openxmlformats.org/officeDocument/2006/relationships/hyperlink" Target="https://www.nature.com/articles/d41586-021-03603-2" TargetMode="External"/><Relationship Id="rId490"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68" Type="http://schemas.openxmlformats.org/officeDocument/2006/relationships/hyperlink" Target="https://www.rstudio.com/wp-content/uploads/2015/02/data-wrangling-cheatsheet.pdf" TargetMode="External"/><Relationship Id="rId471" Type="http://schemas.openxmlformats.org/officeDocument/2006/relationships/hyperlink" Target="https://www.rstudio.com/wp-content/uploads/2015/02/rmarkdown-cheatsheet.pdf" TargetMode="External"/><Relationship Id="rId469" Type="http://schemas.openxmlformats.org/officeDocument/2006/relationships/hyperlink" Target="https://www.rstudio.com/wp-content/uploads/2015/03/ggplot2-cheatsheet.pdf" TargetMode="External"/><Relationship Id="rId483" Type="http://schemas.openxmlformats.org/officeDocument/2006/relationships/hyperlink" Target="https://www.sciencedirect.com/science/article/pii/S1471491423000928" TargetMode="External"/><Relationship Id="rId499" Type="http://schemas.openxmlformats.org/officeDocument/2006/relationships/hyperlink" Target="https://www.training.nih.gov/career-services/" TargetMode="External"/><Relationship Id="rId502" Type="http://schemas.openxmlformats.org/officeDocument/2006/relationships/hyperlink" Target="https://www.youtube.com/watch?v=1RwJbhkCA58" TargetMode="External"/><Relationship Id="rId484" Type="http://schemas.openxmlformats.org/officeDocument/2006/relationships/hyperlink" Target="https://www.youtube.com/watch?v=1RwJbhkCA58&amp;t=1171s" TargetMode="External"/><Relationship Id="rId55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8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2026-01-13T19:42:40Z</dcterms:created>
  <dcterms:modified xsi:type="dcterms:W3CDTF">2026-01-13T19:42:40Z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