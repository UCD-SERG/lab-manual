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3"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ins w:id="3845" w:author="PR Preview" w:date="2024-01-01T00:00:00Z">
        <w:r>
          <w:t xml:space="preserve">Prioritize clear visuals over text-dense slides following our</w:t>
        </w:r>
      </w:ins>
      <w:ins w:id="3845" w:author="PR Preview" w:date="2024-01-01T00:00:00Z">
        <w:r>
          <w:t xml:space="preserve"> </w:t>
        </w:r>
      </w:ins>
      <w:hyperlink r:id="rId980">
        <w:r>
          <w:rPr>
            <w:rStyle w:val="Hyperlink"/>
          </w:rPr>
          <w:t xml:space="preserve">Show, Don’t Tell</w:t>
        </w:r>
      </w:hyperlink>
      <w:ins w:id="3845" w:author="PR Preview" w:date="2024-01-01T00:00:00Z">
        <w:r>
          <w:t xml:space="preserve"> </w:t>
        </w:r>
      </w:ins>
      <w:ins w:id="3845" w:author="PR Preview" w:date="2024-01-01T00:00:00Z">
        <w:r>
          <w:t xml:space="preserve">principle</w:t>
        </w:r>
      </w:ins>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1">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2">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8">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2"/>
    <w:bookmarkEnd w:id="1003"/>
    <w:bookmarkStart w:id="1011"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07"/>
    <w:bookmarkStart w:id="1010" w:name="sec-show-dont-tell"/>
    <w:p>
      <w:pPr>
        <w:pStyle w:val="Heading2"/>
      </w:pPr>
      <w:ins w:id="3948" w:author="PR Preview" w:date="2024-01-01T00:00:00Z">
        <w:r>
          <w:t xml:space="preserve">23.4 Show, Don’t Tell</w:t>
        </w:r>
      </w:ins>
    </w:p>
    <w:p>
      <w:pPr>
        <w:pStyle w:val="FirstParagraph"/>
      </w:pPr>
      <w:ins w:id="3949" w:author="PR Preview" w:date="2024-01-01T00:00:00Z">
        <w:r>
          <w:t xml:space="preserve">The adage</w:t>
        </w:r>
      </w:ins>
      <w:ins w:id="3949" w:author="PR Preview" w:date="2024-01-01T00:00:00Z">
        <w:r>
          <w:t xml:space="preserve"> </w:t>
        </w:r>
      </w:ins>
      <w:ins w:id="3949" w:author="PR Preview" w:date="2024-01-01T00:00:00Z">
        <w:r>
          <w:t xml:space="preserve">“show, don’t tell”</w:t>
        </w:r>
      </w:ins>
      <w:ins w:id="3949" w:author="PR Preview" w:date="2024-01-01T00:00:00Z">
        <w:r>
          <w:t xml:space="preserve"> </w:t>
        </w:r>
      </w:ins>
      <w:ins w:id="3949" w:author="PR Preview" w:date="2024-01-01T00:00:00Z">
        <w:r>
          <w:t xml:space="preserve">(or</w:t>
        </w:r>
      </w:ins>
      <w:ins w:id="3949" w:author="PR Preview" w:date="2024-01-01T00:00:00Z">
        <w:r>
          <w:t xml:space="preserve"> </w:t>
        </w:r>
      </w:ins>
      <w:ins w:id="3949" w:author="PR Preview" w:date="2024-01-01T00:00:00Z">
        <w:r>
          <w:t xml:space="preserve">“a picture is worth a thousand words”</w:t>
        </w:r>
      </w:ins>
      <w:ins w:id="3949" w:author="PR Preview" w:date="2024-01-01T00:00:00Z">
        <w:r>
          <w:t xml:space="preserve">)</w:t>
        </w:r>
      </w:ins>
      <w:ins w:id="3949" w:author="PR Preview" w:date="2024-01-01T00:00:00Z">
        <w:r>
          <w:t xml:space="preserve"> </w:t>
        </w:r>
      </w:ins>
      <w:ins w:id="3949" w:author="PR Preview" w:date="2024-01-01T00:00:00Z">
        <w:r>
          <w:t xml:space="preserve">is a foundational communication principle across research manuscripts,</w:t>
        </w:r>
      </w:ins>
      <w:ins w:id="3949" w:author="PR Preview" w:date="2024-01-01T00:00:00Z">
        <w:r>
          <w:t xml:space="preserve"> </w:t>
        </w:r>
      </w:ins>
      <w:ins w:id="3949" w:author="PR Preview" w:date="2024-01-01T00:00:00Z">
        <w:r>
          <w:t xml:space="preserve">technical documentation,</w:t>
        </w:r>
      </w:ins>
      <w:ins w:id="3949" w:author="PR Preview" w:date="2024-01-01T00:00:00Z">
        <w:r>
          <w:t xml:space="preserve"> </w:t>
        </w:r>
      </w:ins>
      <w:ins w:id="3949" w:author="PR Preview" w:date="2024-01-01T00:00:00Z">
        <w:r>
          <w:t xml:space="preserve">and oral presentations.</w:t>
        </w:r>
      </w:ins>
    </w:p>
    <w:p>
      <w:pPr>
        <w:pStyle w:val="BodyText"/>
      </w:pPr>
      <w:ins w:id="3950" w:author="PR Preview" w:date="2024-01-01T00:00:00Z">
        <w:r>
          <w:t xml:space="preserve">Whenever conveying complex concepts,</w:t>
        </w:r>
      </w:ins>
      <w:ins w:id="3950" w:author="PR Preview" w:date="2024-01-01T00:00:00Z">
        <w:r>
          <w:t xml:space="preserve"> </w:t>
        </w:r>
      </w:ins>
      <w:ins w:id="3950" w:author="PR Preview" w:date="2024-01-01T00:00:00Z">
        <w:r>
          <w:t xml:space="preserve">workflows,</w:t>
        </w:r>
      </w:ins>
      <w:ins w:id="3950" w:author="PR Preview" w:date="2024-01-01T00:00:00Z">
        <w:r>
          <w:t xml:space="preserve"> </w:t>
        </w:r>
      </w:ins>
      <w:ins w:id="3950" w:author="PR Preview" w:date="2024-01-01T00:00:00Z">
        <w:r>
          <w:t xml:space="preserve">data patterns,</w:t>
        </w:r>
      </w:ins>
      <w:ins w:id="3950" w:author="PR Preview" w:date="2024-01-01T00:00:00Z">
        <w:r>
          <w:t xml:space="preserve"> </w:t>
        </w:r>
      </w:ins>
      <w:ins w:id="3950" w:author="PR Preview" w:date="2024-01-01T00:00:00Z">
        <w:r>
          <w:t xml:space="preserve">or system architectures,</w:t>
        </w:r>
      </w:ins>
      <w:ins w:id="3950" w:author="PR Preview" w:date="2024-01-01T00:00:00Z">
        <w:r>
          <w:t xml:space="preserve"> </w:t>
        </w:r>
      </w:ins>
      <w:ins w:id="3950" w:author="PR Preview" w:date="2024-01-01T00:00:00Z">
        <w:r>
          <w:t xml:space="preserve">favor concrete visual evidence and direct demonstration over dense verbal exposition.</w:t>
        </w:r>
      </w:ins>
    </w:p>
    <w:bookmarkStart w:id="1008" w:name="in-scientific-manuscripts-and-reports"/>
    <w:p>
      <w:pPr>
        <w:pStyle w:val="Heading3"/>
      </w:pPr>
      <w:ins w:id="3951" w:author="PR Preview" w:date="2024-01-01T00:00:00Z">
        <w:r>
          <w:t xml:space="preserve">23.4.1 In scientific manuscripts and reports</w:t>
        </w:r>
      </w:ins>
    </w:p>
    <w:p>
      <w:pPr>
        <w:pStyle w:val="Compact"/>
        <w:numPr>
          <w:ilvl w:val="0"/>
          <w:numId w:val="1294"/>
        </w:numPr>
      </w:pPr>
      <w:ins w:id="3952" w:author="PR Preview" w:date="2024-01-01T00:00:00Z">
        <w:r>
          <w:rPr>
            <w:b/>
            <w:bCs/>
          </w:rPr>
          <w:t xml:space="preserve">Lead with clear figures and tables:</w:t>
        </w:r>
      </w:ins>
      <w:ins w:id="3952" w:author="PR Preview" w:date="2024-01-01T00:00:00Z">
        <w:r>
          <w:t xml:space="preserve"> </w:t>
        </w:r>
      </w:ins>
      <w:ins w:id="3952" w:author="PR Preview" w:date="2024-01-01T00:00:00Z">
        <w:r>
          <w:t xml:space="preserve">Instead of describing multi-step analytical pipelines or multi-group comparative trends in lengthy paragraphs,</w:t>
        </w:r>
      </w:ins>
      <w:ins w:id="3952" w:author="PR Preview" w:date="2024-01-01T00:00:00Z">
        <w:r>
          <w:t xml:space="preserve"> </w:t>
        </w:r>
      </w:ins>
      <w:ins w:id="3952" w:author="PR Preview" w:date="2024-01-01T00:00:00Z">
        <w:r>
          <w:t xml:space="preserve">present the data in a well-labeled plot or diagram.</w:t>
        </w:r>
      </w:ins>
    </w:p>
    <w:p>
      <w:pPr>
        <w:pStyle w:val="Compact"/>
        <w:numPr>
          <w:ilvl w:val="0"/>
          <w:numId w:val="1294"/>
        </w:numPr>
      </w:pPr>
      <w:ins w:id="3953" w:author="PR Preview" w:date="2024-01-01T00:00:00Z">
        <w:r>
          <w:rPr>
            <w:b/>
            <w:bCs/>
          </w:rPr>
          <w:t xml:space="preserve">Support visuals with interpretation, not repetition:</w:t>
        </w:r>
      </w:ins>
      <w:ins w:id="3953" w:author="PR Preview" w:date="2024-01-01T00:00:00Z">
        <w:r>
          <w:t xml:space="preserve"> </w:t>
        </w:r>
      </w:ins>
      <w:ins w:id="3953" w:author="PR Preview" w:date="2024-01-01T00:00:00Z">
        <w:r>
          <w:t xml:space="preserve">Use the narrative text to guide the reader through the key insights and takeaways of a figure</w:t>
        </w:r>
      </w:ins>
      <w:ins w:id="3953" w:author="PR Preview" w:date="2024-01-01T00:00:00Z">
        <w:r>
          <w:t xml:space="preserve"> </w:t>
        </w:r>
      </w:ins>
      <w:ins w:id="3953" w:author="PR Preview" w:date="2024-01-01T00:00:00Z">
        <w:r>
          <w:t xml:space="preserve">rather than exhaustively listing every number already legible in a table or plot.</w:t>
        </w:r>
      </w:ins>
    </w:p>
    <w:p>
      <w:pPr>
        <w:pStyle w:val="Compact"/>
        <w:numPr>
          <w:ilvl w:val="0"/>
          <w:numId w:val="1294"/>
        </w:numPr>
      </w:pPr>
      <w:ins w:id="3954" w:author="PR Preview" w:date="2024-01-01T00:00:00Z">
        <w:r>
          <w:rPr>
            <w:b/>
            <w:bCs/>
          </w:rPr>
          <w:t xml:space="preserve">Use diagrams for conceptual models:</w:t>
        </w:r>
      </w:ins>
      <w:ins w:id="3954" w:author="PR Preview" w:date="2024-01-01T00:00:00Z">
        <w:r>
          <w:t xml:space="preserve"> </w:t>
        </w:r>
      </w:ins>
      <w:ins w:id="3954" w:author="PR Preview" w:date="2024-01-01T00:00:00Z">
        <w:r>
          <w:t xml:space="preserve">Directed acyclic graphs (DAGs),</w:t>
        </w:r>
      </w:ins>
      <w:ins w:id="3954" w:author="PR Preview" w:date="2024-01-01T00:00:00Z">
        <w:r>
          <w:t xml:space="preserve"> </w:t>
        </w:r>
      </w:ins>
      <w:ins w:id="3954" w:author="PR Preview" w:date="2024-01-01T00:00:00Z">
        <w:r>
          <w:t xml:space="preserve">CONSORT flow diagrams,</w:t>
        </w:r>
      </w:ins>
      <w:ins w:id="3954" w:author="PR Preview" w:date="2024-01-01T00:00:00Z">
        <w:r>
          <w:t xml:space="preserve"> </w:t>
        </w:r>
      </w:ins>
      <w:ins w:id="3954" w:author="PR Preview" w:date="2024-01-01T00:00:00Z">
        <w:r>
          <w:t xml:space="preserve">and workflow schematics clarify methodological structures much faster than textual descriptions alone.</w:t>
        </w:r>
      </w:ins>
    </w:p>
    <w:bookmarkEnd w:id="1008"/>
    <w:bookmarkStart w:id="1009" w:name="in-conference-and-lab-presentations"/>
    <w:p>
      <w:pPr>
        <w:pStyle w:val="Heading3"/>
      </w:pPr>
      <w:ins w:id="3955" w:author="PR Preview" w:date="2024-01-01T00:00:00Z">
        <w:r>
          <w:t xml:space="preserve">23.4.2 In conference and lab presentations</w:t>
        </w:r>
      </w:ins>
    </w:p>
    <w:p>
      <w:pPr>
        <w:pStyle w:val="Compact"/>
        <w:numPr>
          <w:ilvl w:val="0"/>
          <w:numId w:val="1295"/>
        </w:numPr>
      </w:pPr>
      <w:ins w:id="3956" w:author="PR Preview" w:date="2024-01-01T00:00:00Z">
        <w:r>
          <w:rPr>
            <w:b/>
            <w:bCs/>
          </w:rPr>
          <w:t xml:space="preserve">Minimize text on slides:</w:t>
        </w:r>
      </w:ins>
      <w:ins w:id="3956" w:author="PR Preview" w:date="2024-01-01T00:00:00Z">
        <w:r>
          <w:t xml:space="preserve"> </w:t>
        </w:r>
      </w:ins>
      <w:ins w:id="3956" w:author="PR Preview" w:date="2024-01-01T00:00:00Z">
        <w:r>
          <w:t xml:space="preserve">Audiences cannot read dense bulleted paragraphs while simultaneously listening to a speaker.</w:t>
        </w:r>
      </w:ins>
      <w:ins w:id="3956" w:author="PR Preview" w:date="2024-01-01T00:00:00Z">
        <w:r>
          <w:t xml:space="preserve"> </w:t>
        </w:r>
      </w:ins>
      <w:ins w:id="3956" w:author="PR Preview" w:date="2024-01-01T00:00:00Z">
        <w:r>
          <w:t xml:space="preserve">Replace text-heavy slides with clean visuals,</w:t>
        </w:r>
      </w:ins>
      <w:ins w:id="3956" w:author="PR Preview" w:date="2024-01-01T00:00:00Z">
        <w:r>
          <w:t xml:space="preserve"> </w:t>
        </w:r>
      </w:ins>
      <w:ins w:id="3956" w:author="PR Preview" w:date="2024-01-01T00:00:00Z">
        <w:r>
          <w:t xml:space="preserve">diagrams,</w:t>
        </w:r>
      </w:ins>
      <w:ins w:id="3956" w:author="PR Preview" w:date="2024-01-01T00:00:00Z">
        <w:r>
          <w:t xml:space="preserve"> </w:t>
        </w:r>
      </w:ins>
      <w:ins w:id="3956" w:author="PR Preview" w:date="2024-01-01T00:00:00Z">
        <w:r>
          <w:t xml:space="preserve">or summary charts.</w:t>
        </w:r>
      </w:ins>
    </w:p>
    <w:p>
      <w:pPr>
        <w:pStyle w:val="Compact"/>
        <w:numPr>
          <w:ilvl w:val="0"/>
          <w:numId w:val="1295"/>
        </w:numPr>
      </w:pPr>
      <w:ins w:id="3957" w:author="PR Preview" w:date="2024-01-01T00:00:00Z">
        <w:r>
          <w:rPr>
            <w:b/>
            <w:bCs/>
          </w:rPr>
          <w:t xml:space="preserve">Highlight key focal points:</w:t>
        </w:r>
      </w:ins>
      <w:ins w:id="3957" w:author="PR Preview" w:date="2024-01-01T00:00:00Z">
        <w:r>
          <w:t xml:space="preserve"> </w:t>
        </w:r>
      </w:ins>
      <w:ins w:id="3957" w:author="PR Preview" w:date="2024-01-01T00:00:00Z">
        <w:r>
          <w:t xml:space="preserve">Use callouts,</w:t>
        </w:r>
      </w:ins>
      <w:ins w:id="3957" w:author="PR Preview" w:date="2024-01-01T00:00:00Z">
        <w:r>
          <w:t xml:space="preserve"> </w:t>
        </w:r>
      </w:ins>
      <w:ins w:id="3957" w:author="PR Preview" w:date="2024-01-01T00:00:00Z">
        <w:r>
          <w:t xml:space="preserve">annotations,</w:t>
        </w:r>
      </w:ins>
      <w:ins w:id="3957" w:author="PR Preview" w:date="2024-01-01T00:00:00Z">
        <w:r>
          <w:t xml:space="preserve"> </w:t>
        </w:r>
      </w:ins>
      <w:ins w:id="3957" w:author="PR Preview" w:date="2024-01-01T00:00:00Z">
        <w:r>
          <w:t xml:space="preserve">or sequential visual reveals to focus attention on the specific relationship being discussed.</w:t>
        </w:r>
      </w:ins>
    </w:p>
    <w:p>
      <w:pPr>
        <w:pStyle w:val="Compact"/>
        <w:numPr>
          <w:ilvl w:val="0"/>
          <w:numId w:val="1295"/>
        </w:numPr>
      </w:pPr>
      <w:ins w:id="3958" w:author="PR Preview" w:date="2024-01-01T00:00:00Z">
        <w:r>
          <w:rPr>
            <w:b/>
            <w:bCs/>
          </w:rPr>
          <w:t xml:space="preserve">Demonstrate rather than assert:</w:t>
        </w:r>
      </w:ins>
      <w:ins w:id="3958" w:author="PR Preview" w:date="2024-01-01T00:00:00Z">
        <w:r>
          <w:t xml:space="preserve"> </w:t>
        </w:r>
      </w:ins>
      <w:ins w:id="3958" w:author="PR Preview" w:date="2024-01-01T00:00:00Z">
        <w:r>
          <w:t xml:space="preserve">When presenting software tools or analytical pipelines,</w:t>
        </w:r>
      </w:ins>
      <w:ins w:id="3958" w:author="PR Preview" w:date="2024-01-01T00:00:00Z">
        <w:r>
          <w:t xml:space="preserve"> </w:t>
        </w:r>
      </w:ins>
      <w:ins w:id="3958" w:author="PR Preview" w:date="2024-01-01T00:00:00Z">
        <w:r>
          <w:t xml:space="preserve">show live output,</w:t>
        </w:r>
      </w:ins>
      <w:ins w:id="3958" w:author="PR Preview" w:date="2024-01-01T00:00:00Z">
        <w:r>
          <w:t xml:space="preserve"> </w:t>
        </w:r>
      </w:ins>
      <w:ins w:id="3958" w:author="PR Preview" w:date="2024-01-01T00:00:00Z">
        <w:r>
          <w:t xml:space="preserve">reproducible code snippets,</w:t>
        </w:r>
      </w:ins>
      <w:ins w:id="3958" w:author="PR Preview" w:date="2024-01-01T00:00:00Z">
        <w:r>
          <w:t xml:space="preserve"> </w:t>
        </w:r>
      </w:ins>
      <w:ins w:id="3958" w:author="PR Preview" w:date="2024-01-01T00:00:00Z">
        <w:r>
          <w:t xml:space="preserve">or screenshots rather than merely listing features.</w:t>
        </w:r>
      </w:ins>
    </w:p>
    <w:p>
      <w:r>
        <w:br w:type="page"/>
      </w:r>
    </w:p>
    <w:bookmarkEnd w:id="1009"/>
    <w:bookmarkEnd w:id="1010"/>
    <w:bookmarkEnd w:id="1011"/>
    <w:bookmarkStart w:id="1027" w:name="manuscript-preparation-and-publication"/>
    <w:p>
      <w:pPr>
        <w:pStyle w:val="Heading1"/>
      </w:pPr>
      <w:r>
        <w:t xml:space="preserve">24. Manuscript Preparation and Publication</w:t>
      </w:r>
    </w:p>
    <w:bookmarkStart w:id="101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2"/>
    <w:bookmarkStart w:id="101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4">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5"/>
    <w:bookmarkStart w:id="1018"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6">
        <w:r>
          <w:rPr>
            <w:rStyle w:val="Hyperlink"/>
          </w:rPr>
          <w:t xml:space="preserve">medRxiv</w:t>
        </w:r>
      </w:hyperlink>
      <w:r>
        <w:t xml:space="preserve"> </w:t>
      </w:r>
      <w:r>
        <w:t xml:space="preserve">or</w:t>
      </w:r>
      <w:r>
        <w:t xml:space="preserve"> </w:t>
      </w:r>
      <w:hyperlink r:id="rId1017">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6">
        <w:r>
          <w:rPr>
            <w:rStyle w:val="Hyperlink"/>
          </w:rPr>
          <w:t xml:space="preserve">medRxiv</w:t>
        </w:r>
      </w:hyperlink>
      <w:r>
        <w:t xml:space="preserve">.</w:t>
      </w:r>
    </w:p>
    <w:bookmarkEnd w:id="1018"/>
    <w:bookmarkStart w:id="101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19"/>
    <w:bookmarkStart w:id="1020"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20"/>
    <w:bookmarkStart w:id="102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4"/>
    <w:bookmarkStart w:id="102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6"/>
    <w:bookmarkEnd w:id="1027"/>
    <w:bookmarkStart w:id="1110" w:name="references"/>
    <w:p>
      <w:pPr>
        <w:pStyle w:val="Heading1"/>
      </w:pPr>
      <w:r>
        <w:t xml:space="preserve">References</w:t>
      </w:r>
    </w:p>
    <w:bookmarkStart w:id="1109" w:name="refs"/>
    <w:bookmarkStart w:id="102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8">
        <w:r>
          <w:rPr>
            <w:rStyle w:val="Hyperlink"/>
          </w:rPr>
          <w:t xml:space="preserve">https://doi.org/10.1371/journal.pgph.0002269</w:t>
        </w:r>
      </w:hyperlink>
      <w:r>
        <w:t xml:space="preserve">.</w:t>
      </w:r>
    </w:p>
    <w:bookmarkEnd w:id="1029"/>
    <w:bookmarkStart w:id="103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0">
        <w:r>
          <w:rPr>
            <w:rStyle w:val="Hyperlink"/>
          </w:rPr>
          <w:t xml:space="preserve">https://doi.org/10.1038/d41586-019-01431-z</w:t>
        </w:r>
      </w:hyperlink>
      <w:r>
        <w:t xml:space="preserve">.</w:t>
      </w:r>
    </w:p>
    <w:bookmarkEnd w:id="1031"/>
    <w:bookmarkStart w:id="10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2">
        <w:r>
          <w:rPr>
            <w:rStyle w:val="Hyperlink"/>
          </w:rPr>
          <w:t xml:space="preserve">https://jadebc.github.io/lab-manual/</w:t>
        </w:r>
      </w:hyperlink>
      <w:r>
        <w:t xml:space="preserve">.</w:t>
      </w:r>
    </w:p>
    <w:bookmarkEnd w:id="1033"/>
    <w:bookmarkStart w:id="10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4">
        <w:r>
          <w:rPr>
            <w:rStyle w:val="Hyperlink"/>
          </w:rPr>
          <w:t xml:space="preserve">https://happygitwithr.com/</w:t>
        </w:r>
      </w:hyperlink>
      <w:r>
        <w:t xml:space="preserve">.</w:t>
      </w:r>
    </w:p>
    <w:bookmarkEnd w:id="1035"/>
    <w:bookmarkStart w:id="10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6"/>
    <w:bookmarkStart w:id="10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7">
        <w:r>
          <w:rPr>
            <w:rStyle w:val="Hyperlink"/>
          </w:rPr>
          <w:t xml:space="preserve">https://doi.org/10.1038/s41467-020-19160-7</w:t>
        </w:r>
      </w:hyperlink>
      <w:r>
        <w:t xml:space="preserve">.</w:t>
      </w:r>
    </w:p>
    <w:bookmarkEnd w:id="1038"/>
    <w:bookmarkStart w:id="10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9">
        <w:r>
          <w:rPr>
            <w:rStyle w:val="Hyperlink"/>
          </w:rPr>
          <w:t xml:space="preserve">http://creativecommons.org/licenses/by-nc/4.0/</w:t>
        </w:r>
      </w:hyperlink>
      <w:r>
        <w:t xml:space="preserve">.</w:t>
      </w:r>
    </w:p>
    <w:bookmarkEnd w:id="1040"/>
    <w:bookmarkStart w:id="1042" w:name="ref-credit"/>
    <w:p>
      <w:pPr>
        <w:pStyle w:val="Bibliography"/>
      </w:pPr>
      <w:r>
        <w:t xml:space="preserve">“CRediT: Contributor Roles Taxonomy.”</w:t>
      </w:r>
      <w:r>
        <w:t xml:space="preserve"> </w:t>
      </w:r>
      <w:r>
        <w:t xml:space="preserve">n.d. PLOS ONE.</w:t>
      </w:r>
      <w:r>
        <w:t xml:space="preserve"> </w:t>
      </w:r>
      <w:hyperlink r:id="rId1041">
        <w:r>
          <w:rPr>
            <w:rStyle w:val="Hyperlink"/>
          </w:rPr>
          <w:t xml:space="preserve">https://journals.plos.org/plosone/s/authorship</w:t>
        </w:r>
      </w:hyperlink>
      <w:r>
        <w:t xml:space="preserve">.</w:t>
      </w:r>
    </w:p>
    <w:bookmarkEnd w:id="1042"/>
    <w:bookmarkStart w:id="1044" w:name="ref-dryad"/>
    <w:p>
      <w:pPr>
        <w:pStyle w:val="Bibliography"/>
      </w:pPr>
      <w:r>
        <w:t xml:space="preserve">“Dryad Digital Repository.”</w:t>
      </w:r>
      <w:r>
        <w:t xml:space="preserve"> </w:t>
      </w:r>
      <w:r>
        <w:t xml:space="preserve">n.d. Dryad.</w:t>
      </w:r>
      <w:r>
        <w:t xml:space="preserve"> </w:t>
      </w:r>
      <w:hyperlink r:id="rId1043">
        <w:r>
          <w:rPr>
            <w:rStyle w:val="Hyperlink"/>
          </w:rPr>
          <w:t xml:space="preserve">https://datadryad.org/</w:t>
        </w:r>
      </w:hyperlink>
      <w:r>
        <w:t xml:space="preserve">.</w:t>
      </w:r>
    </w:p>
    <w:bookmarkEnd w:id="1044"/>
    <w:bookmarkStart w:id="10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5"/>
    <w:bookmarkStart w:id="10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6">
        <w:r>
          <w:rPr>
            <w:rStyle w:val="Hyperlink"/>
          </w:rPr>
          <w:t xml:space="preserve">https://doi.org/10.1201/9781003029878</w:t>
        </w:r>
      </w:hyperlink>
      <w:r>
        <w:t xml:space="preserve">.</w:t>
      </w:r>
    </w:p>
    <w:bookmarkEnd w:id="1047"/>
    <w:bookmarkStart w:id="104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8"/>
    <w:bookmarkStart w:id="1050" w:name="ref-githubdesktop"/>
    <w:p>
      <w:pPr>
        <w:pStyle w:val="Bibliography"/>
      </w:pPr>
      <w:r>
        <w:t xml:space="preserve">“GitHub Desktop.”</w:t>
      </w:r>
      <w:r>
        <w:t xml:space="preserve"> </w:t>
      </w:r>
      <w:r>
        <w:t xml:space="preserve">n.d. GitHub.</w:t>
      </w:r>
      <w:r>
        <w:t xml:space="preserve"> </w:t>
      </w:r>
      <w:hyperlink r:id="rId1049">
        <w:r>
          <w:rPr>
            <w:rStyle w:val="Hyperlink"/>
          </w:rPr>
          <w:t xml:space="preserve">https://desktop.github.com/</w:t>
        </w:r>
      </w:hyperlink>
      <w:r>
        <w:t xml:space="preserve">.</w:t>
      </w:r>
    </w:p>
    <w:bookmarkEnd w:id="1050"/>
    <w:bookmarkStart w:id="1052" w:name="ref-plos_data"/>
    <w:p>
      <w:pPr>
        <w:pStyle w:val="Bibliography"/>
      </w:pPr>
      <w:r>
        <w:t xml:space="preserve">“How to Store and Manage Your Data.”</w:t>
      </w:r>
      <w:r>
        <w:t xml:space="preserve"> </w:t>
      </w:r>
      <w:r>
        <w:t xml:space="preserve">n.d. PLOS.</w:t>
      </w:r>
      <w:r>
        <w:t xml:space="preserve"> </w:t>
      </w:r>
      <w:hyperlink r:id="rId1051">
        <w:r>
          <w:rPr>
            <w:rStyle w:val="Hyperlink"/>
          </w:rPr>
          <w:t xml:space="preserve">https://plos.org/resource/how-to-store-and-manage-your-data/</w:t>
        </w:r>
      </w:hyperlink>
      <w:r>
        <w:t xml:space="preserve">.</w:t>
      </w:r>
    </w:p>
    <w:bookmarkEnd w:id="1052"/>
    <w:bookmarkStart w:id="105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3"/>
    <w:bookmarkStart w:id="105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4">
        <w:r>
          <w:rPr>
            <w:rStyle w:val="Hyperlink"/>
          </w:rPr>
          <w:t xml:space="preserve">https://mentors.fm/2019/08/13/think-and-write-with-leslie-lamport/</w:t>
        </w:r>
      </w:hyperlink>
      <w:r>
        <w:t xml:space="preserve">.</w:t>
      </w:r>
    </w:p>
    <w:bookmarkEnd w:id="1055"/>
    <w:bookmarkStart w:id="1056" w:name="ref-medRxiv"/>
    <w:p>
      <w:pPr>
        <w:pStyle w:val="Bibliography"/>
      </w:pPr>
      <w:r>
        <w:t xml:space="preserve">“medRxiv: The Preprint Server for Health Sciences.”</w:t>
      </w:r>
      <w:r>
        <w:t xml:space="preserve"> </w:t>
      </w:r>
      <w:r>
        <w:t xml:space="preserve">n.d. Cold Spring Harbor Laboratory.</w:t>
      </w:r>
      <w:r>
        <w:t xml:space="preserve"> </w:t>
      </w:r>
      <w:hyperlink r:id="rId1016">
        <w:r>
          <w:rPr>
            <w:rStyle w:val="Hyperlink"/>
          </w:rPr>
          <w:t xml:space="preserve">https://www.medrxiv.org/</w:t>
        </w:r>
      </w:hyperlink>
      <w:r>
        <w:t xml:space="preserve">.</w:t>
      </w:r>
    </w:p>
    <w:bookmarkEnd w:id="1056"/>
    <w:bookmarkStart w:id="105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7">
        <w:r>
          <w:rPr>
            <w:rStyle w:val="Hyperlink"/>
          </w:rPr>
          <w:t xml:space="preserve">https://doi.org/10.1038/467775a</w:t>
        </w:r>
      </w:hyperlink>
      <w:r>
        <w:t xml:space="preserve">.</w:t>
      </w:r>
    </w:p>
    <w:bookmarkEnd w:id="1058"/>
    <w:bookmarkStart w:id="106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9">
        <w:r>
          <w:rPr>
            <w:rStyle w:val="Hyperlink"/>
          </w:rPr>
          <w:t xml:space="preserve">https://doi.org/10.1038/s41562-016-0021</w:t>
        </w:r>
      </w:hyperlink>
      <w:r>
        <w:t xml:space="preserve">.</w:t>
      </w:r>
    </w:p>
    <w:bookmarkEnd w:id="1060"/>
    <w:bookmarkStart w:id="106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1">
        <w:r>
          <w:rPr>
            <w:rStyle w:val="Hyperlink"/>
          </w:rPr>
          <w:t xml:space="preserve">https://doi.org/10.1038/526182a</w:t>
        </w:r>
      </w:hyperlink>
      <w:r>
        <w:t xml:space="preserve">.</w:t>
      </w:r>
    </w:p>
    <w:bookmarkEnd w:id="1062"/>
    <w:bookmarkStart w:id="1064" w:name="ref-osf"/>
    <w:p>
      <w:pPr>
        <w:pStyle w:val="Bibliography"/>
      </w:pPr>
      <w:r>
        <w:t xml:space="preserve">“Open Science Framework.”</w:t>
      </w:r>
      <w:r>
        <w:t xml:space="preserve"> </w:t>
      </w:r>
      <w:r>
        <w:t xml:space="preserve">n.d. Center for Open Science.</w:t>
      </w:r>
      <w:r>
        <w:t xml:space="preserve"> </w:t>
      </w:r>
      <w:hyperlink r:id="rId1063">
        <w:r>
          <w:rPr>
            <w:rStyle w:val="Hyperlink"/>
          </w:rPr>
          <w:t xml:space="preserve">https://osf.io/</w:t>
        </w:r>
      </w:hyperlink>
      <w:r>
        <w:t xml:space="preserve">.</w:t>
      </w:r>
    </w:p>
    <w:bookmarkEnd w:id="1064"/>
    <w:bookmarkStart w:id="106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5"/>
    <w:bookmarkStart w:id="1067" w:name="ref-githubaccountarchive"/>
    <w:p>
      <w:pPr>
        <w:pStyle w:val="Bibliography"/>
      </w:pPr>
      <w:r>
        <w:t xml:space="preserve">“Requesting an Archive of Your Personal Account’s Data.”</w:t>
      </w:r>
      <w:r>
        <w:t xml:space="preserve"> </w:t>
      </w:r>
      <w:r>
        <w:t xml:space="preserve">n.d. GitHub.</w:t>
      </w:r>
      <w:r>
        <w:t xml:space="preserve"> </w:t>
      </w:r>
      <w:hyperlink r:id="rId1066">
        <w:r>
          <w:rPr>
            <w:rStyle w:val="Hyperlink"/>
          </w:rPr>
          <w:t xml:space="preserve">https://docs.github.com/en/get-started/archiving-your-github-personal-account-and-public-repositories/requesting-an-archive-of-your-personal-accounts-data</w:t>
        </w:r>
      </w:hyperlink>
      <w:r>
        <w:t xml:space="preserve">.</w:t>
      </w:r>
    </w:p>
    <w:bookmarkEnd w:id="1067"/>
    <w:bookmarkStart w:id="1069" w:name="ref-githuborgmigrations"/>
    <w:p>
      <w:pPr>
        <w:pStyle w:val="Bibliography"/>
      </w:pPr>
      <w:r>
        <w:t xml:space="preserve">“REST API Endpoints for Organization Migrations.”</w:t>
      </w:r>
      <w:r>
        <w:t xml:space="preserve"> </w:t>
      </w:r>
      <w:r>
        <w:t xml:space="preserve">n.d. GitHub.</w:t>
      </w:r>
      <w:r>
        <w:t xml:space="preserve"> </w:t>
      </w:r>
      <w:hyperlink r:id="rId1068">
        <w:r>
          <w:rPr>
            <w:rStyle w:val="Hyperlink"/>
          </w:rPr>
          <w:t xml:space="preserve">https://docs.github.com/en/rest/migrations/orgs</w:t>
        </w:r>
      </w:hyperlink>
      <w:r>
        <w:t xml:space="preserve">.</w:t>
      </w:r>
    </w:p>
    <w:bookmarkEnd w:id="1069"/>
    <w:bookmarkStart w:id="1071" w:name="ref-githubusermigrations"/>
    <w:p>
      <w:pPr>
        <w:pStyle w:val="Bibliography"/>
      </w:pPr>
      <w:r>
        <w:t xml:space="preserve">“REST API Endpoints for User Migrations.”</w:t>
      </w:r>
      <w:r>
        <w:t xml:space="preserve"> </w:t>
      </w:r>
      <w:r>
        <w:t xml:space="preserve">n.d. GitHub.</w:t>
      </w:r>
      <w:r>
        <w:t xml:space="preserve"> </w:t>
      </w:r>
      <w:hyperlink r:id="rId1070">
        <w:r>
          <w:rPr>
            <w:rStyle w:val="Hyperlink"/>
          </w:rPr>
          <w:t xml:space="preserve">https://docs.github.com/en/rest/migrations/users</w:t>
        </w:r>
      </w:hyperlink>
      <w:r>
        <w:t xml:space="preserve">.</w:t>
      </w:r>
    </w:p>
    <w:bookmarkEnd w:id="1071"/>
    <w:bookmarkStart w:id="1073" w:name="ref-gitfixum"/>
    <w:p>
      <w:pPr>
        <w:pStyle w:val="Bibliography"/>
      </w:pPr>
      <w:r>
        <w:t xml:space="preserve">Robertson, Seth. n.d.</w:t>
      </w:r>
      <w:r>
        <w:t xml:space="preserve"> </w:t>
      </w:r>
      <w:r>
        <w:t xml:space="preserve">“On Undoing, Fixing, or Removing Commits in Git.”</w:t>
      </w:r>
      <w:r>
        <w:t xml:space="preserve"> </w:t>
      </w:r>
      <w:hyperlink r:id="rId1072">
        <w:r>
          <w:rPr>
            <w:rStyle w:val="Hyperlink"/>
          </w:rPr>
          <w:t xml:space="preserve">https://sethrobertson.github.io/GitFixUm/fixup.html</w:t>
        </w:r>
      </w:hyperlink>
      <w:r>
        <w:t xml:space="preserve">.</w:t>
      </w:r>
    </w:p>
    <w:bookmarkEnd w:id="1073"/>
    <w:bookmarkStart w:id="10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4">
        <w:r>
          <w:rPr>
            <w:rStyle w:val="Hyperlink"/>
          </w:rPr>
          <w:t xml:space="preserve">https://doi.org/10.1371/journal.pcbi.1003833</w:t>
        </w:r>
      </w:hyperlink>
      <w:r>
        <w:t xml:space="preserve">.</w:t>
      </w:r>
    </w:p>
    <w:bookmarkEnd w:id="1075"/>
    <w:bookmarkStart w:id="10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6">
        <w:r>
          <w:rPr>
            <w:rStyle w:val="Hyperlink"/>
          </w:rPr>
          <w:t xml:space="preserve">https://doi.org/10.1038/d41586-019-02918-5</w:t>
        </w:r>
      </w:hyperlink>
      <w:r>
        <w:t xml:space="preserve">.</w:t>
      </w:r>
    </w:p>
    <w:bookmarkEnd w:id="1077"/>
    <w:bookmarkStart w:id="1079" w:name="ref-slurm-salloc"/>
    <w:p>
      <w:pPr>
        <w:pStyle w:val="Bibliography"/>
      </w:pPr>
      <w:r>
        <w:t xml:space="preserve">“Slurm Workload Manager: Salloc Documentation.”</w:t>
      </w:r>
      <w:r>
        <w:t xml:space="preserve"> </w:t>
      </w:r>
      <w:r>
        <w:t xml:space="preserve">n.d.-a. SchedMD.</w:t>
      </w:r>
      <w:r>
        <w:t xml:space="preserve"> </w:t>
      </w:r>
      <w:hyperlink r:id="rId1078">
        <w:r>
          <w:rPr>
            <w:rStyle w:val="Hyperlink"/>
          </w:rPr>
          <w:t xml:space="preserve">https://slurm.schedmd.com/salloc.html</w:t>
        </w:r>
      </w:hyperlink>
      <w:r>
        <w:t xml:space="preserve">.</w:t>
      </w:r>
    </w:p>
    <w:bookmarkEnd w:id="1079"/>
    <w:bookmarkStart w:id="1081" w:name="ref-slurm-sattach"/>
    <w:p>
      <w:pPr>
        <w:pStyle w:val="Bibliography"/>
      </w:pPr>
      <w:r>
        <w:t xml:space="preserve">“Slurm Workload Manager: Sattach Documentation.”</w:t>
      </w:r>
      <w:r>
        <w:t xml:space="preserve"> </w:t>
      </w:r>
      <w:r>
        <w:t xml:space="preserve">n.d.-b. SchedMD.</w:t>
      </w:r>
      <w:r>
        <w:t xml:space="preserve"> </w:t>
      </w:r>
      <w:hyperlink r:id="rId1080">
        <w:r>
          <w:rPr>
            <w:rStyle w:val="Hyperlink"/>
          </w:rPr>
          <w:t xml:space="preserve">https://slurm.schedmd.com/sattach.html</w:t>
        </w:r>
      </w:hyperlink>
      <w:r>
        <w:t xml:space="preserve">.</w:t>
      </w:r>
    </w:p>
    <w:bookmarkEnd w:id="1081"/>
    <w:bookmarkStart w:id="1083" w:name="ref-slurm"/>
    <w:p>
      <w:pPr>
        <w:pStyle w:val="Bibliography"/>
      </w:pPr>
      <w:r>
        <w:t xml:space="preserve">“Slurm Workload Manager: Sbatch Documentation.”</w:t>
      </w:r>
      <w:r>
        <w:t xml:space="preserve"> </w:t>
      </w:r>
      <w:r>
        <w:t xml:space="preserve">n.d.-c. SchedMD.</w:t>
      </w:r>
      <w:r>
        <w:t xml:space="preserve"> </w:t>
      </w:r>
      <w:hyperlink r:id="rId1082">
        <w:r>
          <w:rPr>
            <w:rStyle w:val="Hyperlink"/>
          </w:rPr>
          <w:t xml:space="preserve">https://slurm.schedmd.com/sbatch.html</w:t>
        </w:r>
      </w:hyperlink>
      <w:r>
        <w:t xml:space="preserve">.</w:t>
      </w:r>
    </w:p>
    <w:bookmarkEnd w:id="1083"/>
    <w:bookmarkStart w:id="1085" w:name="ref-slurm-squeue"/>
    <w:p>
      <w:pPr>
        <w:pStyle w:val="Bibliography"/>
      </w:pPr>
      <w:r>
        <w:t xml:space="preserve">“Slurm Workload Manager: Squeue Documentation.”</w:t>
      </w:r>
      <w:r>
        <w:t xml:space="preserve"> </w:t>
      </w:r>
      <w:r>
        <w:t xml:space="preserve">n.d.-d. SchedMD.</w:t>
      </w:r>
      <w:r>
        <w:t xml:space="preserve"> </w:t>
      </w:r>
      <w:hyperlink r:id="rId1084">
        <w:r>
          <w:rPr>
            <w:rStyle w:val="Hyperlink"/>
          </w:rPr>
          <w:t xml:space="preserve">https://slurm.schedmd.com/squeue.html</w:t>
        </w:r>
      </w:hyperlink>
      <w:r>
        <w:t xml:space="preserve">.</w:t>
      </w:r>
    </w:p>
    <w:bookmarkEnd w:id="1085"/>
    <w:bookmarkStart w:id="1087" w:name="ref-slurm-srun"/>
    <w:p>
      <w:pPr>
        <w:pStyle w:val="Bibliography"/>
      </w:pPr>
      <w:r>
        <w:t xml:space="preserve">“Slurm Workload Manager: Srun Documentation.”</w:t>
      </w:r>
      <w:r>
        <w:t xml:space="preserve"> </w:t>
      </w:r>
      <w:r>
        <w:t xml:space="preserve">n.d.-e. SchedMD.</w:t>
      </w:r>
      <w:r>
        <w:t xml:space="preserve"> </w:t>
      </w:r>
      <w:hyperlink r:id="rId1086">
        <w:r>
          <w:rPr>
            <w:rStyle w:val="Hyperlink"/>
          </w:rPr>
          <w:t xml:space="preserve">https://slurm.schedmd.com/srun.html</w:t>
        </w:r>
      </w:hyperlink>
      <w:r>
        <w:t xml:space="preserve">.</w:t>
      </w:r>
    </w:p>
    <w:bookmarkEnd w:id="1087"/>
    <w:bookmarkStart w:id="1089" w:name="ref-openssh-ssh-config"/>
    <w:p>
      <w:pPr>
        <w:pStyle w:val="Bibliography"/>
      </w:pPr>
      <w:r>
        <w:t xml:space="preserve">“Ssh_config(5) Manual Page.”</w:t>
      </w:r>
      <w:r>
        <w:t xml:space="preserve"> </w:t>
      </w:r>
      <w:r>
        <w:t xml:space="preserve">n.d. OpenBSD.</w:t>
      </w:r>
      <w:r>
        <w:t xml:space="preserve"> </w:t>
      </w:r>
      <w:hyperlink r:id="rId1088">
        <w:r>
          <w:rPr>
            <w:rStyle w:val="Hyperlink"/>
          </w:rPr>
          <w:t xml:space="preserve">https://man.openbsd.org/ssh_config</w:t>
        </w:r>
      </w:hyperlink>
      <w:r>
        <w:t xml:space="preserve">.</w:t>
      </w:r>
    </w:p>
    <w:bookmarkEnd w:id="1089"/>
    <w:bookmarkStart w:id="1091" w:name="ref-openssh-ssh-config-debian"/>
    <w:p>
      <w:pPr>
        <w:pStyle w:val="Bibliography"/>
      </w:pPr>
      <w:r>
        <w:t xml:space="preserve">“Ssh_config(5) Manual Page, Debian Edition.”</w:t>
      </w:r>
      <w:r>
        <w:t xml:space="preserve"> </w:t>
      </w:r>
      <w:r>
        <w:t xml:space="preserve">n.d. Debian Project.</w:t>
      </w:r>
      <w:r>
        <w:t xml:space="preserve"> </w:t>
      </w:r>
      <w:hyperlink r:id="rId1090">
        <w:r>
          <w:rPr>
            <w:rStyle w:val="Hyperlink"/>
          </w:rPr>
          <w:t xml:space="preserve">https://manpages.debian.org/stable/openssh-client/ssh_config.5.en.html</w:t>
        </w:r>
      </w:hyperlink>
      <w:r>
        <w:t xml:space="preserve">.</w:t>
      </w:r>
    </w:p>
    <w:bookmarkEnd w:id="1091"/>
    <w:bookmarkStart w:id="109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2">
        <w:r>
          <w:rPr>
            <w:rStyle w:val="Hyperlink"/>
          </w:rPr>
          <w:t xml:space="preserve">https://doi.org/10.1038/d41586-019-00067-3</w:t>
        </w:r>
      </w:hyperlink>
      <w:r>
        <w:t xml:space="preserve">.</w:t>
      </w:r>
    </w:p>
    <w:bookmarkEnd w:id="1093"/>
    <w:bookmarkStart w:id="109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4"/>
    <w:bookmarkStart w:id="109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5">
        <w:r>
          <w:rPr>
            <w:rStyle w:val="Hyperlink"/>
          </w:rPr>
          <w:t xml:space="preserve">https://doi.org/10.1038/d41586-021-03603-2</w:t>
        </w:r>
      </w:hyperlink>
      <w:r>
        <w:t xml:space="preserve">.</w:t>
      </w:r>
    </w:p>
    <w:bookmarkEnd w:id="1096"/>
    <w:bookmarkStart w:id="10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7">
        <w:r>
          <w:rPr>
            <w:rStyle w:val="Hyperlink"/>
          </w:rPr>
          <w:t xml:space="preserve">https://doi.org/10.1201/9781351201315</w:t>
        </w:r>
      </w:hyperlink>
      <w:r>
        <w:t xml:space="preserve">.</w:t>
      </w:r>
    </w:p>
    <w:bookmarkEnd w:id="1098"/>
    <w:bookmarkStart w:id="11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9">
        <w:r>
          <w:rPr>
            <w:rStyle w:val="Hyperlink"/>
          </w:rPr>
          <w:t xml:space="preserve">https://mastering-shiny.org/</w:t>
        </w:r>
      </w:hyperlink>
      <w:r>
        <w:t xml:space="preserve">.</w:t>
      </w:r>
    </w:p>
    <w:bookmarkEnd w:id="1100"/>
    <w:bookmarkStart w:id="11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1"/>
    <w:bookmarkStart w:id="11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2">
        <w:r>
          <w:rPr>
            <w:rStyle w:val="Hyperlink"/>
          </w:rPr>
          <w:t xml:space="preserve">https://design.tidyverse.org/</w:t>
        </w:r>
      </w:hyperlink>
      <w:r>
        <w:t xml:space="preserve">.</w:t>
      </w:r>
    </w:p>
    <w:bookmarkEnd w:id="1103"/>
    <w:bookmarkStart w:id="11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4">
        <w:r>
          <w:rPr>
            <w:rStyle w:val="Hyperlink"/>
          </w:rPr>
          <w:t xml:space="preserve">https://r-pkgs.org/</w:t>
        </w:r>
      </w:hyperlink>
      <w:r>
        <w:t xml:space="preserve">.</w:t>
      </w:r>
    </w:p>
    <w:bookmarkEnd w:id="1105"/>
    <w:bookmarkStart w:id="11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6">
        <w:r>
          <w:rPr>
            <w:rStyle w:val="Hyperlink"/>
          </w:rPr>
          <w:t xml:space="preserve">https://r4ds.hadley.nz/</w:t>
        </w:r>
      </w:hyperlink>
      <w:r>
        <w:t xml:space="preserve">.</w:t>
      </w:r>
    </w:p>
    <w:bookmarkEnd w:id="1107"/>
    <w:bookmarkStart w:id="11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8"/>
    <w:bookmarkEnd w:id="1109"/>
    <w:p>
      <w:r>
        <w:br w:type="page"/>
      </w:r>
    </w:p>
    <w:bookmarkEnd w:id="1110"/>
    <w:bookmarkStart w:id="11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https://ucd-serg.github.io/lab-manual/appendix-copilot-instructions.html</w:t>
        </w:r>
      </w:hyperlink>
    </w:p>
    <w:p>
      <w:r>
        <w:br w:type="page"/>
      </w:r>
    </w:p>
    <w:bookmarkEnd w:id="1112"/>
    <w:bookmarkStart w:id="11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3">
        <w:r>
          <w:rPr>
            <w:rStyle w:val="Hyperlink"/>
          </w:rPr>
          <w:t xml:space="preserve">https://ucd-serg.github.io/lab-manual/appendix-copilot-setup-steps.html</w:t>
        </w:r>
      </w:hyperlink>
    </w:p>
    <w:p>
      <w:r>
        <w:br w:type="page"/>
      </w:r>
    </w:p>
    <w:bookmarkEnd w:id="1114"/>
    <w:bookmarkStart w:id="11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ins w:id="3102" w:author="PR Preview" w:date="2024-01-01T00:00:00Z">
        <w:r>
          <w:rPr>
            <w:b/>
            <w:bCs/>
          </w:rPr>
          <w:t xml:space="preserve">Branch:</w:t>
        </w:r>
      </w:ins>
      <w:ins w:id="3102" w:author="PR Preview" w:date="2024-01-01T00:00:00Z">
        <w:r>
          <w:t xml:space="preserve"> </w:t>
        </w:r>
      </w:ins>
      <w:ins w:id="3102" w:author="PR Preview" w:date="2024-01-01T00:00:00Z">
        <w:r>
          <w:t xml:space="preserve">HEAD</w:t>
        </w:r>
      </w:ins>
    </w:p>
    <w:p>
      <w:pPr>
        <w:pStyle w:val="Compact"/>
        <w:numPr>
          <w:ilvl w:val="0"/>
          <w:numId w:val="1320"/>
        </w:numPr>
      </w:pPr>
      <w:ins w:id="3103" w:author="PR Preview" w:date="2024-01-01T00:00:00Z">
        <w:r>
          <w:rPr>
            <w:b/>
            <w:bCs/>
          </w:rPr>
          <w:t xml:space="preserve">Commit:</w:t>
        </w:r>
      </w:ins>
      <w:ins w:id="3103" w:author="PR Preview" w:date="2024-01-01T00:00:00Z">
        <w:r>
          <w:t xml:space="preserve"> </w:t>
        </w:r>
      </w:ins>
      <w:ins w:id="3103" w:author="PR Preview" w:date="2024-01-01T00:00:00Z">
        <w:r>
          <w:t xml:space="preserve">b614d12</w:t>
        </w:r>
      </w:ins>
    </w:p>
    <w:p>
      <w:pPr>
        <w:pStyle w:val="Compact"/>
        <w:numPr>
          <w:ilvl w:val="0"/>
          <w:numId w:val="1320"/>
        </w:numPr>
      </w:pPr>
      <w:ins w:id="3104" w:author="PR Preview" w:date="2024-01-01T00:00:00Z">
        <w:r>
          <w:rPr>
            <w:b/>
            <w:bCs/>
          </w:rPr>
          <w:t xml:space="preserve">Full commit hash:</w:t>
        </w:r>
      </w:ins>
      <w:ins w:id="3104" w:author="PR Preview" w:date="2024-01-01T00:00:00Z">
        <w:r>
          <w:t xml:space="preserve"> </w:t>
        </w:r>
      </w:ins>
      <w:ins w:id="3104" w:author="PR Preview" w:date="2024-01-01T00:00:00Z">
        <w:r>
          <w:t xml:space="preserve">b614d128eccc60a32af2dcc5f31c03fd547e5f54</w:t>
        </w:r>
      </w:ins>
    </w:p>
    <w:p>
      <w:pPr>
        <w:pStyle w:val="Compact"/>
        <w:numPr>
          <w:ilvl w:val="0"/>
          <w:numId w:val="1320"/>
        </w:numPr>
      </w:pPr>
      <w:ins w:id="3105" w:author="PR Preview" w:date="2024-01-01T00:00:00Z">
        <w:r>
          <w:rPr>
            <w:b/>
            <w:bCs/>
          </w:rPr>
          <w:t xml:space="preserve">Commit date:</w:t>
        </w:r>
      </w:ins>
      <w:ins w:id="3105" w:author="PR Preview" w:date="2024-01-01T00:00:00Z">
        <w:r>
          <w:t xml:space="preserve"> </w:t>
        </w:r>
      </w:ins>
      <w:ins w:id="3105" w:author="PR Preview" w:date="2024-01-01T00:00:00Z">
        <w:r>
          <w:t xml:space="preserve">2026-08-31 22:01:19 -0700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980" Type="http://schemas.openxmlformats.org/officeDocument/2006/relationships/hyperlink" Target="@sec-show-dont-tell"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6"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8" Type="http://schemas.openxmlformats.org/officeDocument/2006/relationships/hyperlink" Target="https://docs.github.com/en/rest/migrations/orgs" TargetMode="External"/><Relationship Id="rId1070"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7" Type="http://schemas.openxmlformats.org/officeDocument/2006/relationships/hyperlink" Target="https://doi.org/10.1038/467775a" TargetMode="External"/><Relationship Id="rId1061" Type="http://schemas.openxmlformats.org/officeDocument/2006/relationships/hyperlink" Target="https://doi.org/10.1038/526182a" TargetMode="External"/><Relationship Id="rId1092"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6" Type="http://schemas.openxmlformats.org/officeDocument/2006/relationships/hyperlink" Target="https://doi.org/10.1038/d41586-019-02918-5" TargetMode="External"/><Relationship Id="rId1095"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59"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7" Type="http://schemas.openxmlformats.org/officeDocument/2006/relationships/hyperlink" Target="https://doi.org/10.1201/9781351201315" TargetMode="External"/><Relationship Id="rId1074"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8" Type="http://schemas.openxmlformats.org/officeDocument/2006/relationships/hyperlink" Target="https://man.openbsd.org/ssh_config" TargetMode="External"/><Relationship Id="rId1090" Type="http://schemas.openxmlformats.org/officeDocument/2006/relationships/hyperlink" Target="https://manpages.debian.org/stable/openssh-client/ssh_config.5.en.html" TargetMode="External"/><Relationship Id="rId1099"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63"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8" Type="http://schemas.openxmlformats.org/officeDocument/2006/relationships/hyperlink" Target="https://slurm.schedmd.com/salloc.html" TargetMode="External"/><Relationship Id="rId1080" Type="http://schemas.openxmlformats.org/officeDocument/2006/relationships/hyperlink" Target="https://slurm.schedmd.com/sattach.html" TargetMode="External"/><Relationship Id="rId1082" Type="http://schemas.openxmlformats.org/officeDocument/2006/relationships/hyperlink" Target="https://slurm.schedmd.com/sbatch.html" TargetMode="External"/><Relationship Id="rId1084" Type="http://schemas.openxmlformats.org/officeDocument/2006/relationships/hyperlink" Target="https://slurm.schedmd.com/squeue.html" TargetMode="External"/><Relationship Id="rId108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1" Type="http://schemas.openxmlformats.org/officeDocument/2006/relationships/hyperlink" Target="https://ucd-serg.github.io/lab-manual/appendix-copilot-instructions.html" TargetMode="External"/><Relationship Id="rId1113"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980" Type="http://schemas.openxmlformats.org/officeDocument/2006/relationships/hyperlink" Target="@sec-show-dont-tell"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6"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8" Type="http://schemas.openxmlformats.org/officeDocument/2006/relationships/hyperlink" Target="https://docs.github.com/en/rest/migrations/orgs" TargetMode="External"/><Relationship Id="rId1070"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7" Type="http://schemas.openxmlformats.org/officeDocument/2006/relationships/hyperlink" Target="https://doi.org/10.1038/467775a" TargetMode="External"/><Relationship Id="rId1061" Type="http://schemas.openxmlformats.org/officeDocument/2006/relationships/hyperlink" Target="https://doi.org/10.1038/526182a" TargetMode="External"/><Relationship Id="rId1092"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6" Type="http://schemas.openxmlformats.org/officeDocument/2006/relationships/hyperlink" Target="https://doi.org/10.1038/d41586-019-02918-5" TargetMode="External"/><Relationship Id="rId1095"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59"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7" Type="http://schemas.openxmlformats.org/officeDocument/2006/relationships/hyperlink" Target="https://doi.org/10.1201/9781351201315" TargetMode="External"/><Relationship Id="rId1074"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8" Type="http://schemas.openxmlformats.org/officeDocument/2006/relationships/hyperlink" Target="https://man.openbsd.org/ssh_config" TargetMode="External"/><Relationship Id="rId1090" Type="http://schemas.openxmlformats.org/officeDocument/2006/relationships/hyperlink" Target="https://manpages.debian.org/stable/openssh-client/ssh_config.5.en.html" TargetMode="External"/><Relationship Id="rId1099"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63"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8" Type="http://schemas.openxmlformats.org/officeDocument/2006/relationships/hyperlink" Target="https://slurm.schedmd.com/salloc.html" TargetMode="External"/><Relationship Id="rId1080" Type="http://schemas.openxmlformats.org/officeDocument/2006/relationships/hyperlink" Target="https://slurm.schedmd.com/sattach.html" TargetMode="External"/><Relationship Id="rId1082" Type="http://schemas.openxmlformats.org/officeDocument/2006/relationships/hyperlink" Target="https://slurm.schedmd.com/sbatch.html" TargetMode="External"/><Relationship Id="rId1084" Type="http://schemas.openxmlformats.org/officeDocument/2006/relationships/hyperlink" Target="https://slurm.schedmd.com/squeue.html" TargetMode="External"/><Relationship Id="rId108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1" Type="http://schemas.openxmlformats.org/officeDocument/2006/relationships/hyperlink" Target="https://ucd-serg.github.io/lab-manual/appendix-copilot-instructions.html" TargetMode="External"/><Relationship Id="rId1113"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2026-09-01T05:06:32Z</dcterms:created>
  <dcterms:modified xsi:type="dcterms:W3CDTF">2026-09-01T05:06:32Z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