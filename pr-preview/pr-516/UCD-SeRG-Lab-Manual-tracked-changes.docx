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7"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2"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p>
      <w:pPr>
        <w:pStyle w:val="Compact"/>
        <w:numPr>
          <w:ilvl w:val="0"/>
          <w:numId w:val="1266"/>
        </w:numPr>
      </w:pPr>
      <w:hyperlink r:id="rId950">
        <w:r>
          <w:rPr>
            <w:rStyle w:val="Hyperlink"/>
          </w:rPr>
          <w:t xml:space="preserve">Claude Code on the Web: Auto-Fix Pull Requests</w:t>
        </w:r>
      </w:hyperlink>
      <w:ins w:id="3791" w:author="PR Preview" w:date="2024-01-01T00:00:00Z">
        <w:r>
          <w:t xml:space="preserve"> </w:t>
        </w:r>
      </w:ins>
      <w:ins w:id="3791" w:author="PR Preview" w:date="2024-01-01T00:00:00Z">
        <w:r>
          <w:t xml:space="preserve">-</w:t>
        </w:r>
      </w:ins>
      <w:ins w:id="3791" w:author="PR Preview" w:date="2024-01-01T00:00:00Z">
        <w:r>
          <w:t xml:space="preserve"> </w:t>
        </w:r>
      </w:ins>
      <w:ins w:id="3791" w:author="PR Preview" w:date="2024-01-01T00:00:00Z">
        <w:r>
          <w:t xml:space="preserve">documentation on Claude Code’s web interface for automatically investigating and resolving CI test failures and reviewer feedback on pull requests</w:t>
        </w:r>
      </w:ins>
    </w:p>
    <w:p>
      <w:pPr>
        <w:pStyle w:val="Compact"/>
        <w:numPr>
          <w:ilvl w:val="0"/>
          <w:numId w:val="1266"/>
        </w:numPr>
      </w:pPr>
      <w:hyperlink r:id="rId951">
        <w:r>
          <w:rPr>
            <w:rStyle w:val="Hyperlink"/>
          </w:rPr>
          <w:t xml:space="preserve">Claude Code Workflows</w:t>
        </w:r>
      </w:hyperlink>
      <w:ins w:id="3792" w:author="PR Preview" w:date="2024-01-01T00:00:00Z">
        <w:r>
          <w:t xml:space="preserve"> </w:t>
        </w:r>
      </w:ins>
      <w:ins w:id="3792" w:author="PR Preview" w:date="2024-01-01T00:00:00Z">
        <w:r>
          <w:t xml:space="preserve">-</w:t>
        </w:r>
      </w:ins>
      <w:ins w:id="3792" w:author="PR Preview" w:date="2024-01-01T00:00:00Z">
        <w:r>
          <w:t xml:space="preserve"> </w:t>
        </w:r>
      </w:ins>
      <w:ins w:id="3792" w:author="PR Preview" w:date="2024-01-01T00:00:00Z">
        <w:r>
          <w:t xml:space="preserve">documentation on Claude Code’s dynamic subagent orchestration feature for parallel codebase audits, migrations, and evaluations</w:t>
        </w:r>
      </w:ins>
    </w:p>
    <w:bookmarkEnd w:id="952"/>
    <w:bookmarkStart w:id="955" w:name="resources-for-python"/>
    <w:p>
      <w:pPr>
        <w:pStyle w:val="Heading2"/>
      </w:pPr>
      <w:r>
        <w:t xml:space="preserve">21.3 Resources for Python</w:t>
      </w:r>
    </w:p>
    <w:p>
      <w:pPr>
        <w:pStyle w:val="Compact"/>
        <w:numPr>
          <w:ilvl w:val="0"/>
          <w:numId w:val="1267"/>
        </w:numPr>
      </w:pPr>
      <w:hyperlink r:id="rId953">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4">
        <w:r>
          <w:rPr>
            <w:rStyle w:val="Hyperlink"/>
          </w:rPr>
          <w:t xml:space="preserve">Natural Language Processing with Python</w:t>
        </w:r>
      </w:hyperlink>
      <w:r>
        <w:t xml:space="preserve"> </w:t>
      </w:r>
      <w:r>
        <w:t xml:space="preserve">- text analysis and NLP techniques</w:t>
      </w:r>
    </w:p>
    <w:bookmarkEnd w:id="955"/>
    <w:bookmarkStart w:id="957" w:name="resources-for-julia"/>
    <w:p>
      <w:pPr>
        <w:pStyle w:val="Heading2"/>
      </w:pPr>
      <w:r>
        <w:t xml:space="preserve">21.4 Resources for Julia</w:t>
      </w:r>
    </w:p>
    <w:p>
      <w:pPr>
        <w:pStyle w:val="Compact"/>
        <w:numPr>
          <w:ilvl w:val="0"/>
          <w:numId w:val="1268"/>
        </w:numPr>
      </w:pPr>
      <w:hyperlink r:id="rId956">
        <w:r>
          <w:rPr>
            <w:rStyle w:val="Hyperlink"/>
          </w:rPr>
          <w:t xml:space="preserve">UC Davis Julia Users Group Julia Basics Workshop</w:t>
        </w:r>
      </w:hyperlink>
      <w:r>
        <w:t xml:space="preserve"> </w:t>
      </w:r>
      <w:r>
        <w:t xml:space="preserve">- foundational Julia programming</w:t>
      </w:r>
    </w:p>
    <w:bookmarkEnd w:id="957"/>
    <w:bookmarkStart w:id="959"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9"/>
    <w:bookmarkStart w:id="963"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60">
        <w:r>
          <w:rPr>
            <w:rStyle w:val="Hyperlink"/>
          </w:rPr>
          <w:t xml:space="preserve">The Pathway to Publishing: A Guide to Quantitative Writing in the Health Sciences</w:t>
        </w:r>
      </w:hyperlink>
    </w:p>
    <w:p>
      <w:pPr>
        <w:pStyle w:val="Compact"/>
        <w:numPr>
          <w:ilvl w:val="0"/>
          <w:numId w:val="1270"/>
        </w:numPr>
      </w:pPr>
      <w:hyperlink r:id="rId96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2">
        <w:r>
          <w:rPr>
            <w:rStyle w:val="Hyperlink"/>
          </w:rPr>
          <w:t xml:space="preserve">Secret, actionable writing tips</w:t>
        </w:r>
      </w:hyperlink>
    </w:p>
    <w:bookmarkEnd w:id="963"/>
    <w:bookmarkStart w:id="967"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4">
        <w:r>
          <w:rPr>
            <w:rStyle w:val="Hyperlink"/>
          </w:rPr>
          <w:t xml:space="preserve">How to give a killer narratively-driven scientific talk</w:t>
        </w:r>
      </w:hyperlink>
    </w:p>
    <w:p>
      <w:pPr>
        <w:pStyle w:val="Compact"/>
        <w:numPr>
          <w:ilvl w:val="0"/>
          <w:numId w:val="1271"/>
        </w:numPr>
      </w:pPr>
      <w:hyperlink r:id="rId965">
        <w:r>
          <w:rPr>
            <w:rStyle w:val="Hyperlink"/>
          </w:rPr>
          <w:t xml:space="preserve">How to make a better poster</w:t>
        </w:r>
      </w:hyperlink>
    </w:p>
    <w:p>
      <w:pPr>
        <w:pStyle w:val="Compact"/>
        <w:numPr>
          <w:ilvl w:val="0"/>
          <w:numId w:val="1271"/>
        </w:numPr>
      </w:pPr>
      <w:hyperlink r:id="rId966">
        <w:r>
          <w:rPr>
            <w:rStyle w:val="Hyperlink"/>
          </w:rPr>
          <w:t xml:space="preserve">How to make an even better poster</w:t>
        </w:r>
      </w:hyperlink>
    </w:p>
    <w:bookmarkEnd w:id="967"/>
    <w:bookmarkStart w:id="970" w:name="professional-advice"/>
    <w:p>
      <w:pPr>
        <w:pStyle w:val="Heading2"/>
      </w:pPr>
      <w:r>
        <w:t xml:space="preserve">21.8 Professional advice</w:t>
      </w:r>
    </w:p>
    <w:p>
      <w:pPr>
        <w:pStyle w:val="Compact"/>
        <w:numPr>
          <w:ilvl w:val="0"/>
          <w:numId w:val="1272"/>
        </w:numPr>
      </w:pPr>
      <w:hyperlink r:id="rId968">
        <w:r>
          <w:rPr>
            <w:rStyle w:val="Hyperlink"/>
          </w:rPr>
          <w:t xml:space="preserve">Professional advice, especially for your first job</w:t>
        </w:r>
      </w:hyperlink>
    </w:p>
    <w:p>
      <w:pPr>
        <w:pStyle w:val="Compact"/>
        <w:numPr>
          <w:ilvl w:val="0"/>
          <w:numId w:val="1272"/>
        </w:numPr>
      </w:pPr>
      <w:hyperlink r:id="rId969">
        <w:r>
          <w:rPr>
            <w:rStyle w:val="Hyperlink"/>
          </w:rPr>
          <w:t xml:space="preserve">Team Public Health Substack</w:t>
        </w:r>
      </w:hyperlink>
    </w:p>
    <w:bookmarkEnd w:id="970"/>
    <w:bookmarkStart w:id="973" w:name="funding"/>
    <w:p>
      <w:pPr>
        <w:pStyle w:val="Heading2"/>
      </w:pPr>
      <w:r>
        <w:t xml:space="preserve">21.9 Funding</w:t>
      </w:r>
    </w:p>
    <w:p>
      <w:pPr>
        <w:pStyle w:val="Compact"/>
        <w:numPr>
          <w:ilvl w:val="0"/>
          <w:numId w:val="1273"/>
        </w:numPr>
      </w:pPr>
      <w:hyperlink r:id="rId971">
        <w:r>
          <w:rPr>
            <w:rStyle w:val="Hyperlink"/>
          </w:rPr>
          <w:t xml:space="preserve">Building Your Funding Train</w:t>
        </w:r>
      </w:hyperlink>
    </w:p>
    <w:p>
      <w:pPr>
        <w:pStyle w:val="Compact"/>
        <w:numPr>
          <w:ilvl w:val="0"/>
          <w:numId w:val="1273"/>
        </w:numPr>
      </w:pPr>
      <w:hyperlink r:id="rId972">
        <w:r>
          <w:rPr>
            <w:rStyle w:val="Hyperlink"/>
          </w:rPr>
          <w:t xml:space="preserve">NIH Grant Writing Resources</w:t>
        </w:r>
      </w:hyperlink>
    </w:p>
    <w:bookmarkEnd w:id="973"/>
    <w:bookmarkStart w:id="976" w:name="ethics-and-global-health-research"/>
    <w:p>
      <w:pPr>
        <w:pStyle w:val="Heading2"/>
      </w:pPr>
      <w:r>
        <w:t xml:space="preserve">21.10 Ethics and global health research</w:t>
      </w:r>
    </w:p>
    <w:p>
      <w:pPr>
        <w:pStyle w:val="Compact"/>
        <w:numPr>
          <w:ilvl w:val="0"/>
          <w:numId w:val="1274"/>
        </w:numPr>
      </w:pPr>
      <w:hyperlink r:id="rId974">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5">
        <w:r>
          <w:rPr>
            <w:rStyle w:val="Hyperlink"/>
          </w:rPr>
          <w:t xml:space="preserve">Transforming Global Health Partnerships</w:t>
        </w:r>
      </w:hyperlink>
    </w:p>
    <w:p>
      <w:r>
        <w:br w:type="page"/>
      </w:r>
    </w:p>
    <w:bookmarkEnd w:id="976"/>
    <w:bookmarkEnd w:id="977"/>
    <w:bookmarkStart w:id="1004" w:name="professional-development"/>
    <w:p>
      <w:pPr>
        <w:pStyle w:val="Heading1"/>
      </w:pPr>
      <w:r>
        <w:t xml:space="preserve">22. Professional Development</w:t>
      </w:r>
    </w:p>
    <w:bookmarkStart w:id="9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8"/>
    <w:bookmarkStart w:id="9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9">
        <w:r>
          <w:rPr>
            <w:rStyle w:val="Hyperlink"/>
          </w:rPr>
          <w:t xml:space="preserve">myIDP - Individual Development Plan tool</w:t>
        </w:r>
      </w:hyperlink>
    </w:p>
    <w:p>
      <w:pPr>
        <w:pStyle w:val="Compact"/>
        <w:numPr>
          <w:ilvl w:val="0"/>
          <w:numId w:val="1277"/>
        </w:numPr>
      </w:pPr>
      <w:hyperlink r:id="rId980">
        <w:r>
          <w:rPr>
            <w:rStyle w:val="Hyperlink"/>
          </w:rPr>
          <w:t xml:space="preserve">NIH OITE Career Resources</w:t>
        </w:r>
      </w:hyperlink>
    </w:p>
    <w:bookmarkEnd w:id="981"/>
    <w:bookmarkStart w:id="98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2">
        <w:r>
          <w:rPr>
            <w:rStyle w:val="Hyperlink"/>
          </w:rPr>
          <w:t xml:space="preserve">How to tell a compelling story in scientific presentations</w:t>
        </w:r>
      </w:hyperlink>
    </w:p>
    <w:p>
      <w:pPr>
        <w:pStyle w:val="Compact"/>
        <w:numPr>
          <w:ilvl w:val="0"/>
          <w:numId w:val="1279"/>
        </w:numPr>
      </w:pPr>
      <w:hyperlink r:id="rId964">
        <w:r>
          <w:rPr>
            <w:rStyle w:val="Hyperlink"/>
          </w:rPr>
          <w:t xml:space="preserve">How to give a killer narratively-driven scientific talk</w:t>
        </w:r>
      </w:hyperlink>
    </w:p>
    <w:p>
      <w:pPr>
        <w:pStyle w:val="Compact"/>
        <w:numPr>
          <w:ilvl w:val="0"/>
          <w:numId w:val="1279"/>
        </w:numPr>
      </w:pPr>
      <w:hyperlink r:id="rId983">
        <w:r>
          <w:rPr>
            <w:rStyle w:val="Hyperlink"/>
          </w:rPr>
          <w:t xml:space="preserve">How to make a better poster</w:t>
        </w:r>
      </w:hyperlink>
    </w:p>
    <w:p>
      <w:pPr>
        <w:pStyle w:val="Compact"/>
        <w:numPr>
          <w:ilvl w:val="0"/>
          <w:numId w:val="1279"/>
        </w:numPr>
      </w:pPr>
      <w:hyperlink r:id="rId966">
        <w:r>
          <w:rPr>
            <w:rStyle w:val="Hyperlink"/>
          </w:rPr>
          <w:t xml:space="preserve">How to make an even better poster</w:t>
        </w:r>
      </w:hyperlink>
    </w:p>
    <w:bookmarkEnd w:id="984"/>
    <w:bookmarkStart w:id="98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5">
        <w:r>
          <w:rPr>
            <w:rStyle w:val="Hyperlink"/>
          </w:rPr>
          <w:t xml:space="preserve">ColorBrewer</w:t>
        </w:r>
      </w:hyperlink>
      <w:r>
        <w:t xml:space="preserve"> </w:t>
      </w:r>
      <w:r>
        <w:t xml:space="preserve">or</w:t>
      </w:r>
      <w:r>
        <w:t xml:space="preserve"> </w:t>
      </w:r>
      <w:hyperlink r:id="rId986">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7">
        <w:r>
          <w:rPr>
            <w:rStyle w:val="Hyperlink"/>
          </w:rPr>
          <w:t xml:space="preserve">Ten Simple Rules for Better Figures</w:t>
        </w:r>
      </w:hyperlink>
    </w:p>
    <w:bookmarkEnd w:id="988"/>
    <w:bookmarkStart w:id="990"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71">
        <w:r>
          <w:rPr>
            <w:rStyle w:val="Hyperlink"/>
          </w:rPr>
          <w:t xml:space="preserve">Building Your Funding Train</w:t>
        </w:r>
      </w:hyperlink>
    </w:p>
    <w:p>
      <w:pPr>
        <w:pStyle w:val="Compact"/>
        <w:numPr>
          <w:ilvl w:val="0"/>
          <w:numId w:val="1283"/>
        </w:numPr>
      </w:pPr>
      <w:hyperlink r:id="rId989">
        <w:r>
          <w:rPr>
            <w:rStyle w:val="Hyperlink"/>
          </w:rPr>
          <w:t xml:space="preserve">NIH Funding Opportunities</w:t>
        </w:r>
      </w:hyperlink>
    </w:p>
    <w:p>
      <w:pPr>
        <w:pStyle w:val="Compact"/>
        <w:numPr>
          <w:ilvl w:val="0"/>
          <w:numId w:val="1283"/>
        </w:numPr>
      </w:pPr>
      <w:hyperlink r:id="rId972">
        <w:r>
          <w:rPr>
            <w:rStyle w:val="Hyperlink"/>
          </w:rPr>
          <w:t xml:space="preserve">NIH Grant Writing Resources</w:t>
        </w:r>
      </w:hyperlink>
    </w:p>
    <w:bookmarkEnd w:id="990"/>
    <w:bookmarkStart w:id="100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1"/>
    <w:bookmarkStart w:id="99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2"/>
    <w:bookmarkStart w:id="99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3"/>
    <w:bookmarkStart w:id="99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5">
        <w:r>
          <w:rPr>
            <w:rStyle w:val="Hyperlink"/>
          </w:rPr>
          <w:t xml:space="preserve">PhD</w:t>
        </w:r>
      </w:hyperlink>
      <w:r>
        <w:t xml:space="preserve">,</w:t>
      </w:r>
      <w:r>
        <w:t xml:space="preserve"> </w:t>
      </w:r>
      <w:r>
        <w:t xml:space="preserve">is a spiritual successor to an apprentice’s</w:t>
      </w:r>
      <w:r>
        <w:t xml:space="preserve"> </w:t>
      </w:r>
      <w:hyperlink r:id="rId9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7"/>
    <w:bookmarkStart w:id="99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8"/>
    <w:bookmarkStart w:id="1000"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9">
        <w:r>
          <w:rPr>
            <w:rStyle w:val="Hyperlink"/>
          </w:rPr>
          <w:t xml:space="preserve">quarto-thesis</w:t>
        </w:r>
      </w:hyperlink>
      <w:r>
        <w:t xml:space="preserve"> </w:t>
      </w:r>
      <w:r>
        <w:t xml:space="preserve">- Quarto extension for creating masters or PhD theses with professional LaTeX formatting</w:t>
      </w:r>
    </w:p>
    <w:bookmarkEnd w:id="1000"/>
    <w:bookmarkEnd w:id="1001"/>
    <w:bookmarkStart w:id="100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2"/>
    <w:bookmarkStart w:id="100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3"/>
    <w:bookmarkEnd w:id="1004"/>
    <w:bookmarkStart w:id="1009" w:name="sec-writing"/>
    <w:p>
      <w:pPr>
        <w:pStyle w:val="Heading1"/>
      </w:pPr>
      <w:r>
        <w:t xml:space="preserve">23. Writing</w:t>
      </w:r>
    </w:p>
    <w:bookmarkStart w:id="100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5"/>
    <w:bookmarkStart w:id="100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7"/>
    <w:bookmarkStart w:id="100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8"/>
    <w:bookmarkEnd w:id="1009"/>
    <w:bookmarkStart w:id="1025" w:name="manuscript-preparation-and-publication"/>
    <w:p>
      <w:pPr>
        <w:pStyle w:val="Heading1"/>
      </w:pPr>
      <w:r>
        <w:t xml:space="preserve">24. Manuscript Preparation and Publication</w:t>
      </w:r>
    </w:p>
    <w:bookmarkStart w:id="101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10"/>
    <w:bookmarkStart w:id="101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2">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3"/>
    <w:bookmarkStart w:id="1016"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4">
        <w:r>
          <w:rPr>
            <w:rStyle w:val="Hyperlink"/>
          </w:rPr>
          <w:t xml:space="preserve">medRxiv</w:t>
        </w:r>
      </w:hyperlink>
      <w:r>
        <w:t xml:space="preserve"> </w:t>
      </w:r>
      <w:r>
        <w:t xml:space="preserve">or</w:t>
      </w:r>
      <w:r>
        <w:t xml:space="preserve"> </w:t>
      </w:r>
      <w:hyperlink r:id="rId1015">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4">
        <w:r>
          <w:rPr>
            <w:rStyle w:val="Hyperlink"/>
          </w:rPr>
          <w:t xml:space="preserve">medRxiv</w:t>
        </w:r>
      </w:hyperlink>
      <w:r>
        <w:t xml:space="preserve">.</w:t>
      </w:r>
    </w:p>
    <w:bookmarkEnd w:id="1016"/>
    <w:bookmarkStart w:id="101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7"/>
    <w:bookmarkStart w:id="1018"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8"/>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4">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ins w:id="3092" w:author="PR Preview" w:date="2024-01-01T00:00:00Z">
        <w:r>
          <w:rPr>
            <w:b/>
            <w:bCs/>
          </w:rPr>
          <w:t xml:space="preserve">Branch:</w:t>
        </w:r>
      </w:ins>
      <w:ins w:id="3092" w:author="PR Preview" w:date="2024-01-01T00:00:00Z">
        <w:r>
          <w:t xml:space="preserve"> </w:t>
        </w:r>
      </w:ins>
      <w:ins w:id="3092" w:author="PR Preview" w:date="2024-01-01T00:00:00Z">
        <w:r>
          <w:t xml:space="preserve">HEAD</w:t>
        </w:r>
      </w:ins>
    </w:p>
    <w:p>
      <w:pPr>
        <w:pStyle w:val="Compact"/>
        <w:numPr>
          <w:ilvl w:val="0"/>
          <w:numId w:val="1318"/>
        </w:numPr>
      </w:pPr>
      <w:ins w:id="3093" w:author="PR Preview" w:date="2024-01-01T00:00:00Z">
        <w:r>
          <w:rPr>
            <w:b/>
            <w:bCs/>
          </w:rPr>
          <w:t xml:space="preserve">Commit:</w:t>
        </w:r>
      </w:ins>
      <w:ins w:id="3093" w:author="PR Preview" w:date="2024-01-01T00:00:00Z">
        <w:r>
          <w:t xml:space="preserve"> </w:t>
        </w:r>
      </w:ins>
      <w:ins w:id="3093" w:author="PR Preview" w:date="2024-01-01T00:00:00Z">
        <w:r>
          <w:t xml:space="preserve">ca5fda7</w:t>
        </w:r>
      </w:ins>
    </w:p>
    <w:p>
      <w:pPr>
        <w:pStyle w:val="Compact"/>
        <w:numPr>
          <w:ilvl w:val="0"/>
          <w:numId w:val="1318"/>
        </w:numPr>
      </w:pPr>
      <w:ins w:id="3094" w:author="PR Preview" w:date="2024-01-01T00:00:00Z">
        <w:r>
          <w:rPr>
            <w:b/>
            <w:bCs/>
          </w:rPr>
          <w:t xml:space="preserve">Full commit hash:</w:t>
        </w:r>
      </w:ins>
      <w:ins w:id="3094" w:author="PR Preview" w:date="2024-01-01T00:00:00Z">
        <w:r>
          <w:t xml:space="preserve"> </w:t>
        </w:r>
      </w:ins>
      <w:ins w:id="3094" w:author="PR Preview" w:date="2024-01-01T00:00:00Z">
        <w:r>
          <w:t xml:space="preserve">ca5fda7bcbd2c8d93c81f601e6b6a8d94d1568c9</w:t>
        </w:r>
      </w:ins>
    </w:p>
    <w:p>
      <w:pPr>
        <w:pStyle w:val="Compact"/>
        <w:numPr>
          <w:ilvl w:val="0"/>
          <w:numId w:val="1318"/>
        </w:numPr>
      </w:pPr>
      <w:ins w:id="3095" w:author="PR Preview" w:date="2024-01-01T00:00:00Z">
        <w:r>
          <w:rPr>
            <w:b/>
            <w:bCs/>
          </w:rPr>
          <w:t xml:space="preserve">Commit date:</w:t>
        </w:r>
      </w:ins>
      <w:ins w:id="3095" w:author="PR Preview" w:date="2024-01-01T00:00:00Z">
        <w:r>
          <w:t xml:space="preserve"> </w:t>
        </w:r>
      </w:ins>
      <w:ins w:id="3095" w:author="PR Preview" w:date="2024-01-01T00:00:00Z">
        <w:r>
          <w:t xml:space="preserve">2026-09-01 20:34:31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950" Type="http://schemas.openxmlformats.org/officeDocument/2006/relationships/hyperlink" Target="https://code.claude.com/docs/en/claude-code-on-the-web#auto-fix-pull-requests" TargetMode="External"/><Relationship Id="rId951" Type="http://schemas.openxmlformats.org/officeDocument/2006/relationships/hyperlink" Target="https://code.claude.com/docs/en/workflows"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0"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8"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8"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1"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4" Type="http://schemas.openxmlformats.org/officeDocument/2006/relationships/hyperlink" Target="https://github.com/ucdavisdatalab/workshop_nlp_with_python" TargetMode="External"/><Relationship Id="rId953"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71"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0" Type="http://schemas.openxmlformats.org/officeDocument/2006/relationships/hyperlink" Target="https://link.springer.com/book/10.1007/978-3-030-98175-4" TargetMode="External"/><Relationship Id="rId975"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6"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3" Type="http://schemas.openxmlformats.org/officeDocument/2006/relationships/hyperlink" Target="https://ohmyz.sh/"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9"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6"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5"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4"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2"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4"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5"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2"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4"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950" Type="http://schemas.openxmlformats.org/officeDocument/2006/relationships/hyperlink" Target="https://code.claude.com/docs/en/claude-code-on-the-web#auto-fix-pull-requests" TargetMode="External"/><Relationship Id="rId951" Type="http://schemas.openxmlformats.org/officeDocument/2006/relationships/hyperlink" Target="https://code.claude.com/docs/en/workflows"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0"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8"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8"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1"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1"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49"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6"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4" Type="http://schemas.openxmlformats.org/officeDocument/2006/relationships/hyperlink" Target="https://github.com/ucdavisdatalab/workshop_nlp_with_python" TargetMode="External"/><Relationship Id="rId953" Type="http://schemas.openxmlformats.org/officeDocument/2006/relationships/hyperlink" Target="https://github.com/ucdavisdatalab/workshop_python_basics" TargetMode="External"/><Relationship Id="rId93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71"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0" Type="http://schemas.openxmlformats.org/officeDocument/2006/relationships/hyperlink" Target="https://link.springer.com/book/10.1007/978-3-030-98175-4" TargetMode="External"/><Relationship Id="rId975"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6"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3" Type="http://schemas.openxmlformats.org/officeDocument/2006/relationships/hyperlink" Target="https://ohmyz.sh/"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1"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9"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7" Type="http://schemas.openxmlformats.org/officeDocument/2006/relationships/hyperlink" Target="https://ucdavisdatalab.github.io/install_guides/" TargetMode="External"/><Relationship Id="rId93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6"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5"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4"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2"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9" Type="http://schemas.openxmlformats.org/officeDocument/2006/relationships/hyperlink" Target="https://www.rstudio.com/wp-content/uploads/2015/02/data-wrangling-cheatsheet.pdf" TargetMode="External"/><Relationship Id="rId942" Type="http://schemas.openxmlformats.org/officeDocument/2006/relationships/hyperlink" Target="https://www.rstudio.com/wp-content/uploads/2015/02/rmarkdown-cheatsheet.pdf" TargetMode="External"/><Relationship Id="rId940" Type="http://schemas.openxmlformats.org/officeDocument/2006/relationships/hyperlink" Target="https://www.rstudio.com/wp-content/uploads/2015/03/ggplot2-cheatsheet.pdf" TargetMode="External"/><Relationship Id="rId964"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5"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2"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2026-09-01T20:39:38Z</dcterms:created>
  <dcterms:modified xsi:type="dcterms:W3CDTF">2026-09-01T20:39:38Z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