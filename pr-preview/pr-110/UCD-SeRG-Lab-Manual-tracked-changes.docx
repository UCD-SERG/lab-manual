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2026-01-15</w:t>
        </w:r>
      </w:ins>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4"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03"/>
    <w:bookmarkEnd w:id="104"/>
    <w:bookmarkStart w:id="105" w:name="sec-r-ci"/>
    <w:p>
      <w:pPr>
        <w:pStyle w:val="Heading2"/>
      </w:pPr>
      <w:r>
        <w:t xml:space="preserve">6.7 Continuous Integration</w:t>
      </w:r>
    </w:p>
    <w:p>
      <w:pPr>
        <w:pStyle w:val="FirstParagraph"/>
      </w:pPr>
      <w:r>
        <w:t xml:space="preserve">Set up automated checks using GitHub Actions:</w:t>
      </w:r>
    </w:p>
    <w:p>
      <w:pPr>
        <w:pStyle w:val="SourceCode"/>
      </w:pP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5"/>
    <w:bookmarkStart w:id="106"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6"/>
    <w:bookmarkStart w:id="110" w:name="sec-auto-styling"/>
    <w:p>
      <w:pPr>
        <w:pStyle w:val="Heading2"/>
      </w:pPr>
      <w:r>
        <w:t xml:space="preserve">6.9 Automated Code Styling</w:t>
      </w:r>
    </w:p>
    <w:bookmarkStart w:id="107"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7"/>
    <w:bookmarkStart w:id="108"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8"/>
    <w:bookmarkStart w:id="109"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9"/>
    <w:bookmarkEnd w:id="110"/>
    <w:bookmarkStart w:id="125" w:name="sec-documenting-code"/>
    <w:p>
      <w:pPr>
        <w:pStyle w:val="Heading2"/>
      </w:pPr>
      <w:r>
        <w:t xml:space="preserve">6.10 Documenting your code</w:t>
      </w:r>
    </w:p>
    <w:bookmarkStart w:id="117"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1">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opt/quarto/share/formats/docx/note.png" id="114"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5" name="Picture"/>
                  <a:graphic>
                    <a:graphicData uri="http://schemas.openxmlformats.org/drawingml/2006/picture">
                      <pic:pic>
                        <pic:nvPicPr>
                          <pic:cNvPr descr="/opt/quarto/share/formats/docx/note.png" id="116"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7"/>
    <w:bookmarkStart w:id="118" w:name="script-headers"/>
    <w:p>
      <w:pPr>
        <w:pStyle w:val="Heading3"/>
      </w:pPr>
      <w:r>
        <w:t xml:space="preserve">6.10.2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8"/>
    <w:bookmarkStart w:id="120" w:name="sections-and-subsections"/>
    <w:p>
      <w:pPr>
        <w:pStyle w:val="Heading3"/>
      </w:pPr>
      <w:r>
        <w:t xml:space="preserve">6.10.3 Sections and subsections</w:t>
      </w:r>
    </w:p>
    <w:p>
      <w:pPr>
        <w:pStyle w:val="FirstParagraph"/>
      </w:pPr>
      <w:r>
        <w:t xml:space="preserve">Rstudio (</w:t>
      </w:r>
      <w:hyperlink r:id="rId11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0"/>
    <w:bookmarkStart w:id="122" w:name="code-folding"/>
    <w:p>
      <w:pPr>
        <w:pStyle w:val="Heading3"/>
      </w:pPr>
      <w:r>
        <w:t xml:space="preserve">6.10.4 Code folding</w:t>
      </w:r>
    </w:p>
    <w:p>
      <w:pPr>
        <w:pStyle w:val="FirstParagraph"/>
      </w:pPr>
      <w:r>
        <w:t xml:space="preserve">Consider using RStudio’s</w:t>
      </w:r>
      <w:r>
        <w:t xml:space="preserve"> </w:t>
      </w:r>
      <w:hyperlink r:id="rId12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2"/>
    <w:bookmarkStart w:id="124" w:name="comments-in-the-body-of-your-code"/>
    <w:p>
      <w:pPr>
        <w:pStyle w:val="Heading3"/>
      </w:pPr>
      <w:r>
        <w:t xml:space="preserve">6.10.5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4"/>
    <w:bookmarkEnd w:id="125"/>
    <w:bookmarkStart w:id="131"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1"/>
    <w:bookmarkStart w:id="132"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2"/>
    <w:bookmarkStart w:id="134"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4"/>
    <w:bookmarkStart w:id="139" w:name="readingsaving-data"/>
    <w:p>
      <w:pPr>
        <w:pStyle w:val="Heading2"/>
      </w:pPr>
      <w:r>
        <w:t xml:space="preserve">6.14 Reading/Saving Data</w:t>
      </w:r>
    </w:p>
    <w:bookmarkStart w:id="137"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7"/>
    <w:bookmarkStart w:id="138"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8"/>
    <w:bookmarkEnd w:id="139"/>
    <w:bookmarkStart w:id="145"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2"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1">
        <w:r>
          <w:rPr>
            <w:rStyle w:val="Hyperlink"/>
          </w:rPr>
          <w:t xml:space="preserve">here</w:t>
        </w:r>
      </w:hyperlink>
      <w:r>
        <w:t xml:space="preserve">.</w:t>
      </w:r>
    </w:p>
    <w:bookmarkEnd w:id="142"/>
    <w:bookmarkStart w:id="144" w:name="dropbox"/>
    <w:p>
      <w:pPr>
        <w:pStyle w:val="Heading3"/>
      </w:pPr>
      <w:r>
        <w:t xml:space="preserve">6.15.2 Dropbox</w:t>
      </w:r>
    </w:p>
    <w:p>
      <w:pPr>
        <w:pStyle w:val="FirstParagraph"/>
      </w:pPr>
      <w:r>
        <w:t xml:space="preserve">Follow the instructions at</w:t>
      </w:r>
      <w:r>
        <w:t xml:space="preserve"> </w:t>
      </w:r>
      <w:hyperlink r:id="rId14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4"/>
    <w:bookmarkEnd w:id="145"/>
    <w:bookmarkStart w:id="153"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6">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7">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8">
        <w:r>
          <w:rPr>
            <w:rStyle w:val="Hyperlink"/>
          </w:rPr>
          <w:t xml:space="preserve">Tidy Eval in 5 Minutes</w:t>
        </w:r>
      </w:hyperlink>
      <w:r>
        <w:t xml:space="preserve"> </w:t>
      </w:r>
      <w:r>
        <w:t xml:space="preserve">(video)</w:t>
      </w:r>
    </w:p>
    <w:p>
      <w:pPr>
        <w:pStyle w:val="Compact"/>
        <w:numPr>
          <w:ilvl w:val="0"/>
          <w:numId w:val="1045"/>
        </w:numPr>
      </w:pPr>
      <w:hyperlink r:id="rId149">
        <w:r>
          <w:rPr>
            <w:rStyle w:val="Hyperlink"/>
          </w:rPr>
          <w:t xml:space="preserve">Tidy Evaluation</w:t>
        </w:r>
      </w:hyperlink>
      <w:r>
        <w:t xml:space="preserve"> </w:t>
      </w:r>
      <w:r>
        <w:t xml:space="preserve">(e-book)</w:t>
      </w:r>
    </w:p>
    <w:p>
      <w:pPr>
        <w:pStyle w:val="Compact"/>
        <w:numPr>
          <w:ilvl w:val="0"/>
          <w:numId w:val="1045"/>
        </w:numPr>
      </w:pPr>
      <w:hyperlink r:id="rId150">
        <w:r>
          <w:rPr>
            <w:rStyle w:val="Hyperlink"/>
          </w:rPr>
          <w:t xml:space="preserve">Evaluation</w:t>
        </w:r>
      </w:hyperlink>
      <w:r>
        <w:t xml:space="preserve"> </w:t>
      </w:r>
      <w:r>
        <w:t xml:space="preserve">(advanced details)</w:t>
      </w:r>
    </w:p>
    <w:p>
      <w:pPr>
        <w:pStyle w:val="Compact"/>
        <w:numPr>
          <w:ilvl w:val="0"/>
          <w:numId w:val="1045"/>
        </w:numPr>
      </w:pPr>
      <w:hyperlink r:id="rId151">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2">
        <w:r>
          <w:rPr>
            <w:rStyle w:val="Hyperlink"/>
          </w:rPr>
          <w:t xml:space="preserve">Standard Evaluation for *_join</w:t>
        </w:r>
      </w:hyperlink>
      <w:r>
        <w:t xml:space="preserve"> </w:t>
      </w:r>
      <w:r>
        <w:t xml:space="preserve">(stackoverflow)</w:t>
      </w:r>
    </w:p>
    <w:p>
      <w:pPr>
        <w:pStyle w:val="Compact"/>
        <w:numPr>
          <w:ilvl w:val="0"/>
          <w:numId w:val="1045"/>
        </w:numPr>
      </w:pPr>
      <w:hyperlink r:id="rId14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3"/>
    <w:bookmarkStart w:id="156"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54">
        <w:r>
          <w:rPr>
            <w:rStyle w:val="Hyperlink"/>
          </w:rPr>
          <w:t xml:space="preserve">Feather package</w:t>
        </w:r>
      </w:hyperlink>
      <w:r>
        <w:t xml:space="preserve"> </w:t>
      </w:r>
      <w:r>
        <w:t xml:space="preserve">for exchanging data between the two languages</w:t>
      </w:r>
      <w:r>
        <w:t xml:space="preserve"> </w:t>
      </w:r>
      <w:hyperlink r:id="rId155">
        <w:r>
          <w:rPr>
            <w:rStyle w:val="Hyperlink"/>
          </w:rPr>
          <w:t xml:space="preserve">extremely quickly</w:t>
        </w:r>
      </w:hyperlink>
      <w:r>
        <w:t xml:space="preserve">.</w:t>
      </w:r>
    </w:p>
    <w:bookmarkEnd w:id="156"/>
    <w:bookmarkStart w:id="162"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7"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7"/>
    <w:bookmarkStart w:id="158"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8"/>
    <w:bookmarkStart w:id="161"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9"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9"/>
    <w:bookmarkStart w:id="160"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0"/>
    <w:bookmarkEnd w:id="161"/>
    <w:bookmarkEnd w:id="162"/>
    <w:bookmarkStart w:id="163"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3"/>
    <w:bookmarkStart w:id="168" w:name="constructing-pull-requests"/>
    <w:p>
      <w:pPr>
        <w:pStyle w:val="Heading2"/>
      </w:pPr>
      <w:r>
        <w:t xml:space="preserve">6.20 Constructing Pull Requests</w:t>
      </w:r>
    </w:p>
    <w:bookmarkStart w:id="164"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4"/>
    <w:bookmarkStart w:id="165"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5"/>
    <w:bookmarkStart w:id="166"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6"/>
    <w:bookmarkStart w:id="167"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7"/>
    <w:bookmarkEnd w:id="168"/>
    <w:bookmarkStart w:id="173" w:name="reviewing-pull-requests"/>
    <w:p>
      <w:pPr>
        <w:pStyle w:val="Heading2"/>
      </w:pPr>
      <w:r>
        <w:t xml:space="preserve">6.21 Reviewing Pull Requests</w:t>
      </w:r>
    </w:p>
    <w:bookmarkStart w:id="169"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9"/>
    <w:bookmarkStart w:id="170" w:name="writing-review-comments"/>
    <w:p>
      <w:pPr>
        <w:pStyle w:val="Heading3"/>
      </w:pPr>
      <w:r>
        <w:t xml:space="preserve">6.21.2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0"/>
    <w:bookmarkStart w:id="171" w:name="mentoring-through-review"/>
    <w:p>
      <w:pPr>
        <w:pStyle w:val="Heading3"/>
      </w:pPr>
      <w:r>
        <w:t xml:space="preserve">6.21.3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1"/>
    <w:bookmarkStart w:id="172" w:name="giving-constructive-feedback"/>
    <w:p>
      <w:pPr>
        <w:pStyle w:val="Heading3"/>
      </w:pPr>
      <w:r>
        <w:t xml:space="preserve">6.21.4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2"/>
    <w:bookmarkEnd w:id="173"/>
    <w:bookmarkStart w:id="174"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4"/>
    <w:bookmarkStart w:id="183" w:name="sec-r-resources"/>
    <w:p>
      <w:pPr>
        <w:pStyle w:val="Heading2"/>
      </w:pPr>
      <w:r>
        <w:t xml:space="preserve">6.23 Additional Resources</w:t>
      </w:r>
    </w:p>
    <w:bookmarkStart w:id="179" w:name="r-package-development"/>
    <w:p>
      <w:pPr>
        <w:pStyle w:val="Heading3"/>
      </w:pPr>
      <w:r>
        <w:t xml:space="preserve">6.23.1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5">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6">
        <w:r>
          <w:rPr>
            <w:rStyle w:val="Hyperlink"/>
          </w:rPr>
          <w:t xml:space="preserve">devtools documentation</w:t>
        </w:r>
      </w:hyperlink>
      <w:r>
        <w:t xml:space="preserve"> </w:t>
      </w:r>
      <w:r>
        <w:t xml:space="preserve">- essential development tools</w:t>
      </w:r>
    </w:p>
    <w:p>
      <w:pPr>
        <w:pStyle w:val="Compact"/>
        <w:numPr>
          <w:ilvl w:val="0"/>
          <w:numId w:val="1054"/>
        </w:numPr>
      </w:pPr>
      <w:hyperlink r:id="rId177">
        <w:r>
          <w:rPr>
            <w:rStyle w:val="Hyperlink"/>
          </w:rPr>
          <w:t xml:space="preserve">pkgdown documentation</w:t>
        </w:r>
      </w:hyperlink>
      <w:r>
        <w:t xml:space="preserve"> </w:t>
      </w:r>
      <w:r>
        <w:t xml:space="preserve">- create package websites</w:t>
      </w:r>
    </w:p>
    <w:p>
      <w:pPr>
        <w:pStyle w:val="Compact"/>
        <w:numPr>
          <w:ilvl w:val="0"/>
          <w:numId w:val="1054"/>
        </w:numPr>
      </w:pPr>
      <w:hyperlink r:id="rId178">
        <w:r>
          <w:rPr>
            <w:rStyle w:val="Hyperlink"/>
          </w:rPr>
          <w:t xml:space="preserve">testthat documentation</w:t>
        </w:r>
      </w:hyperlink>
      <w:r>
        <w:t xml:space="preserve"> </w:t>
      </w:r>
      <w:r>
        <w:t xml:space="preserve">- unit testing framework</w:t>
      </w:r>
    </w:p>
    <w:bookmarkEnd w:id="179"/>
    <w:bookmarkStart w:id="180" w:name="general-r-programming"/>
    <w:p>
      <w:pPr>
        <w:pStyle w:val="Heading3"/>
      </w:pPr>
      <w:r>
        <w:t xml:space="preserve">6.23.2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80"/>
    <w:bookmarkStart w:id="181" w:name="shiny-development"/>
    <w:p>
      <w:pPr>
        <w:pStyle w:val="Heading3"/>
      </w:pPr>
      <w:r>
        <w:t xml:space="preserve">6.23.3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1"/>
    <w:bookmarkStart w:id="182" w:name="git-and-version-control"/>
    <w:p>
      <w:pPr>
        <w:pStyle w:val="Heading3"/>
      </w:pPr>
      <w:r>
        <w:t xml:space="preserve">6.23.4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2"/>
    <w:bookmarkEnd w:id="183"/>
    <w:bookmarkEnd w:id="184"/>
    <w:bookmarkStart w:id="234" w:name="sec-r-code-style"/>
    <w:p>
      <w:pPr>
        <w:pStyle w:val="Heading1"/>
      </w:pPr>
      <w:r>
        <w:t xml:space="preserve">7. R Code Style</w:t>
      </w:r>
    </w:p>
    <w:p>
      <w:pPr>
        <w:pStyle w:val="FirstParagraph"/>
      </w:pPr>
      <w:r>
        <w:t xml:space="preserve">Adapted by UCD-SeRG team from</w:t>
      </w:r>
      <w:r>
        <w:t xml:space="preserve"> </w:t>
      </w:r>
      <w:hyperlink r:id="rId185">
        <w:r>
          <w:rPr>
            <w:rStyle w:val="Hyperlink"/>
          </w:rPr>
          <w:t xml:space="preserve">original by Kunal Mishra, Jade Benjamin-Chung, and Stephanie Djajadi</w:t>
        </w:r>
      </w:hyperlink>
    </w:p>
    <w:p>
      <w:pPr>
        <w:pStyle w:val="BodyText"/>
      </w:pPr>
      <w:r>
        <w:t xml:space="preserve">Follow these code style guidelines for all R code:</w:t>
      </w:r>
    </w:p>
    <w:bookmarkStart w:id="186"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6"/>
    <w:bookmarkStart w:id="18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187"/>
    <w:bookmarkStart w:id="191"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8">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9" name="Picture"/>
                  <a:graphic>
                    <a:graphicData uri="http://schemas.openxmlformats.org/drawingml/2006/picture">
                      <pic:pic>
                        <pic:nvPicPr>
                          <pic:cNvPr descr="/opt/quarto/share/formats/docx/note.png" id="190"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1"/>
    <w:bookmarkStart w:id="192"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2"/>
    <w:bookmarkStart w:id="195" w:name="markdown-and-quarto-formatting"/>
    <w:p>
      <w:pPr>
        <w:pStyle w:val="Heading2"/>
      </w:pPr>
      <w:r>
        <w:t xml:space="preserve">7.5 Markdown and Quarto Formatting</w:t>
      </w:r>
    </w:p>
    <w:bookmarkStart w:id="194"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3">
        <w:r>
          <w:rPr>
            <w:rStyle w:val="VerbatimChar"/>
          </w:rPr>
          <w:t xml:space="preserve">{dplyr}</w:t>
        </w:r>
      </w:hyperlink>
      <w:r>
        <w:t xml:space="preserve">.</w:t>
      </w:r>
    </w:p>
    <w:bookmarkEnd w:id="194"/>
    <w:bookmarkEnd w:id="195"/>
    <w:bookmarkStart w:id="196"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6"/>
    <w:bookmarkStart w:id="197"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7"/>
    <w:bookmarkStart w:id="198"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198"/>
    <w:bookmarkStart w:id="199"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199"/>
    <w:bookmarkStart w:id="204"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0" name="Picture"/>
                  <a:graphic>
                    <a:graphicData uri="http://schemas.openxmlformats.org/drawingml/2006/picture">
                      <pic:pic>
                        <pic:nvPicPr>
                          <pic:cNvPr descr="/opt/quarto/share/formats/docx/note.png" id="201"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2" name="Picture"/>
                  <a:graphic>
                    <a:graphicData uri="http://schemas.openxmlformats.org/drawingml/2006/picture">
                      <pic:pic>
                        <pic:nvPicPr>
                          <pic:cNvPr descr="/opt/quarto/share/formats/docx/note.png" id="203"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6">
        <w:r>
          <w:rPr>
            <w:rStyle w:val="Hyperlink"/>
          </w:rPr>
          <w:t xml:space="preserve">Be Expressive: How to Give Your Variables Better Names</w:t>
        </w:r>
      </w:hyperlink>
    </w:p>
    <w:bookmarkEnd w:id="204"/>
    <w:bookmarkStart w:id="232" w:name="sec-style-auto-style"/>
    <w:p>
      <w:pPr>
        <w:pStyle w:val="Heading2"/>
      </w:pPr>
      <w:r>
        <w:t xml:space="preserve">7.11 Automated Tools for Style and Project Workflow</w:t>
      </w:r>
    </w:p>
    <w:bookmarkStart w:id="231" w:name="styling"/>
    <w:p>
      <w:pPr>
        <w:pStyle w:val="Heading3"/>
      </w:pPr>
      <w:r>
        <w:t xml:space="preserve">7.11.1 Styling</w:t>
      </w:r>
    </w:p>
    <w:bookmarkStart w:id="206"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5">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6"/>
    <w:bookmarkStart w:id="218" w:name="styler"/>
    <w:p>
      <w:pPr>
        <w:pStyle w:val="Heading4"/>
      </w:pPr>
      <w:r>
        <w:t xml:space="preserve">7.11.1.2</w:t>
      </w:r>
      <w:r>
        <w:t xml:space="preserve"> </w:t>
      </w:r>
      <w:hyperlink r:id="rId207">
        <w:r>
          <w:rPr>
            <w:rStyle w:val="VerbatimChar"/>
          </w:rPr>
          <w:t xml:space="preserve">{styler}</w:t>
        </w:r>
      </w:hyperlink>
    </w:p>
    <w:p>
      <w:pPr>
        <w:pStyle w:val="FirstParagraph"/>
      </w:pPr>
      <w:hyperlink r:id="rId207">
        <w:r>
          <w:rPr>
            <w:rStyle w:val="VerbatimChar"/>
          </w:rPr>
          <w:t xml:space="preserve">{styler}</w:t>
        </w:r>
      </w:hyperlink>
      <w:r>
        <w:t xml:space="preserve"> </w:t>
      </w:r>
      <w:r>
        <w:t xml:space="preserve">is another</w:t>
      </w:r>
      <w:r>
        <w:t xml:space="preserve"> </w:t>
      </w:r>
      <w:hyperlink r:id="rId208">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9">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0" name="Picture"/>
                  <a:graphic>
                    <a:graphicData uri="http://schemas.openxmlformats.org/drawingml/2006/picture">
                      <pic:pic>
                        <pic:nvPicPr>
                          <pic:cNvPr descr="/opt/quarto/share/formats/docx/note.png" id="211"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7">
              <w:r>
                <w:rPr>
                  <w:rStyle w:val="VerbatimChar"/>
                </w:rPr>
                <w:t xml:space="preserve">{styler}</w:t>
              </w:r>
            </w:hyperlink>
            <w:r>
              <w:t xml:space="preserve"> </w:t>
            </w:r>
            <w:hyperlink r:id="rId212">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3" name="Picture"/>
                  <a:graphic>
                    <a:graphicData uri="http://schemas.openxmlformats.org/drawingml/2006/picture">
                      <pic:pic>
                        <pic:nvPicPr>
                          <pic:cNvPr descr="/opt/quarto/share/formats/docx/note.png" id="214"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7">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6" name="Picture"/>
                  <a:graphic>
                    <a:graphicData uri="http://schemas.openxmlformats.org/drawingml/2006/picture">
                      <pic:pic>
                        <pic:nvPicPr>
                          <pic:cNvPr descr="/opt/quarto/share/formats/docx/tip.png" id="217" name="Picture"/>
                          <pic:cNvPicPr>
                            <a:picLocks noChangeArrowheads="1" noChangeAspect="1"/>
                          </pic:cNvPicPr>
                        </pic:nvPicPr>
                        <pic:blipFill>
                          <a:blip r:embed="rId2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8"/>
    <w:bookmarkStart w:id="230" w:name="lintr"/>
    <w:p>
      <w:pPr>
        <w:pStyle w:val="Heading4"/>
      </w:pPr>
      <w:r>
        <w:t xml:space="preserve">7.11.1.3</w:t>
      </w:r>
      <w:r>
        <w:t xml:space="preserve"> </w:t>
      </w:r>
      <w:hyperlink r:id="rId219">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20">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1">
        <w:r>
          <w:rPr>
            <w:rStyle w:val="Hyperlink"/>
          </w:rPr>
          <w:t xml:space="preserve">in this link</w:t>
        </w:r>
      </w:hyperlink>
      <w:r>
        <w:t xml:space="preserve">,</w:t>
      </w:r>
      <w:r>
        <w:t xml:space="preserve"> </w:t>
      </w:r>
      <w:r>
        <w:t xml:space="preserve">and most guidelines are based on the</w:t>
      </w:r>
      <w:r>
        <w:t xml:space="preserve"> </w:t>
      </w:r>
      <w:hyperlink r:id="rId22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note.png" id="227"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8" name="Picture"/>
                  <a:graphic>
                    <a:graphicData uri="http://schemas.openxmlformats.org/drawingml/2006/picture">
                      <pic:pic>
                        <pic:nvPicPr>
                          <pic:cNvPr descr="/opt/quarto/share/formats/docx/tip.png" id="229" name="Picture"/>
                          <pic:cNvPicPr>
                            <a:picLocks noChangeArrowheads="1" noChangeAspect="1"/>
                          </pic:cNvPicPr>
                        </pic:nvPicPr>
                        <pic:blipFill>
                          <a:blip r:embed="rId2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30"/>
    <w:bookmarkEnd w:id="231"/>
    <w:bookmarkEnd w:id="232"/>
    <w:bookmarkStart w:id="233"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3"/>
    <w:bookmarkEnd w:id="234"/>
    <w:bookmarkStart w:id="240" w:name="big-data"/>
    <w:p>
      <w:pPr>
        <w:pStyle w:val="Heading1"/>
      </w:pPr>
      <w:r>
        <w:t xml:space="preserve">8. Big data</w:t>
      </w:r>
    </w:p>
    <w:p>
      <w:pPr>
        <w:pStyle w:val="FirstParagraph"/>
      </w:pPr>
      <w:r>
        <w:t xml:space="preserve">Adapted by UCD-SeRG team from</w:t>
      </w:r>
      <w:r>
        <w:t xml:space="preserve"> </w:t>
      </w:r>
      <w:hyperlink r:id="rId235">
        <w:r>
          <w:rPr>
            <w:rStyle w:val="Hyperlink"/>
          </w:rPr>
          <w:t xml:space="preserve">original by Kunal Mishra and Jade Benjamin-Chung</w:t>
        </w:r>
      </w:hyperlink>
    </w:p>
    <w:bookmarkStart w:id="23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7"/>
    <w:bookmarkStart w:id="23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8"/>
    <w:bookmarkStart w:id="23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9"/>
    <w:bookmarkEnd w:id="240"/>
    <w:bookmarkStart w:id="251" w:name="data-masking"/>
    <w:p>
      <w:pPr>
        <w:pStyle w:val="Heading1"/>
      </w:pPr>
      <w:r>
        <w:t xml:space="preserve">9. Data masking</w:t>
      </w:r>
    </w:p>
    <w:p>
      <w:pPr>
        <w:pStyle w:val="FirstParagraph"/>
      </w:pPr>
      <w:r>
        <w:t xml:space="preserve">Adapted by UCD-SeRG team from</w:t>
      </w:r>
      <w:r>
        <w:t xml:space="preserve"> </w:t>
      </w:r>
      <w:hyperlink r:id="rId241">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48"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6"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5" w:name="fig-data-masking"/>
          <w:p>
            <w:pPr>
              <w:pStyle w:val="Compact"/>
              <w:jc w:val="center"/>
            </w:pPr>
            <w:r>
              <w:drawing>
                <wp:inline>
                  <wp:extent cx="2667000" cy="1103368"/>
                  <wp:effectExtent b="0" l="0" r="0" t="0"/>
                  <wp:docPr descr="" title="" id="243" name="Picture"/>
                  <a:graphic>
                    <a:graphicData uri="http://schemas.openxmlformats.org/drawingml/2006/picture">
                      <pic:pic>
                        <pic:nvPicPr>
                          <pic:cNvPr descr="assets/images/data-masking.PNG" id="244" name="Picture"/>
                          <pic:cNvPicPr>
                            <a:picLocks noChangeArrowheads="1" noChangeAspect="1"/>
                          </pic:cNvPicPr>
                        </pic:nvPicPr>
                        <pic:blipFill>
                          <a:blip r:embed="rId242"/>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5"/>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6"/>
    <w:bookmarkStart w:id="247"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7"/>
    <w:bookmarkEnd w:id="248"/>
    <w:bookmarkStart w:id="250"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9"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9"/>
    <w:bookmarkEnd w:id="250"/>
    <w:bookmarkEnd w:id="251"/>
    <w:bookmarkStart w:id="299" w:name="sec-quarto"/>
    <w:p>
      <w:pPr>
        <w:pStyle w:val="Heading1"/>
      </w:pPr>
      <w:r>
        <w:t xml:space="preserve">10. Quarto</w:t>
      </w:r>
    </w:p>
    <w:bookmarkStart w:id="259" w:name="introduction"/>
    <w:p>
      <w:pPr>
        <w:pStyle w:val="Heading2"/>
      </w:pPr>
      <w:r>
        <w:t xml:space="preserve">10.1 Introduction</w:t>
      </w:r>
    </w:p>
    <w:p>
      <w:pPr>
        <w:pStyle w:val="FirstParagraph"/>
      </w:pPr>
      <w:hyperlink r:id="rId25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6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6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6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5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53"/>
    <w:bookmarkStart w:id="25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54"/>
    <w:bookmarkStart w:id="258" w:name="getting-started"/>
    <w:p>
      <w:pPr>
        <w:pStyle w:val="Heading3"/>
      </w:pPr>
      <w:r>
        <w:t xml:space="preserve">10.1.3 Getting Started</w:t>
      </w:r>
    </w:p>
    <w:p>
      <w:pPr>
        <w:pStyle w:val="FirstParagraph"/>
      </w:pPr>
      <w:r>
        <w:t xml:space="preserve">To get started with Quarto:</w:t>
      </w:r>
    </w:p>
    <w:p>
      <w:pPr>
        <w:numPr>
          <w:ilvl w:val="0"/>
          <w:numId w:val="106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55">
        <w:r>
          <w:rPr>
            <w:rStyle w:val="Hyperlink"/>
          </w:rPr>
          <w:t xml:space="preserve">https://quarto.org/docs/get-started/</w:t>
        </w:r>
      </w:hyperlink>
    </w:p>
    <w:p>
      <w:pPr>
        <w:numPr>
          <w:ilvl w:val="0"/>
          <w:numId w:val="1068"/>
        </w:numPr>
      </w:pPr>
      <w:r>
        <w:rPr>
          <w:b/>
          <w:bCs/>
        </w:rPr>
        <w:t xml:space="preserve">Documentation:</w:t>
      </w:r>
      <w:r>
        <w:t xml:space="preserve"> </w:t>
      </w:r>
      <w:r>
        <w:t xml:space="preserve">The official Quarto documentation is available at</w:t>
      </w:r>
      <w:r>
        <w:t xml:space="preserve"> </w:t>
      </w:r>
      <w:hyperlink r:id="rId256">
        <w:r>
          <w:rPr>
            <w:rStyle w:val="Hyperlink"/>
          </w:rPr>
          <w:t xml:space="preserve">https://quarto.org/docs/guide/</w:t>
        </w:r>
      </w:hyperlink>
    </w:p>
    <w:p>
      <w:pPr>
        <w:numPr>
          <w:ilvl w:val="0"/>
          <w:numId w:val="106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57">
        <w:r>
          <w:rPr>
            <w:rStyle w:val="Hyperlink"/>
          </w:rPr>
          <w:t xml:space="preserve">Quarto chapter in R for Data Science</w:t>
        </w:r>
      </w:hyperlink>
      <w:r>
        <w:t xml:space="preserve"> </w:t>
      </w:r>
      <w:r>
        <w:t xml:space="preserve">(Wickham, Çetinkaya-Rundel, and Grolemund 2023)</w:t>
      </w:r>
    </w:p>
    <w:bookmarkEnd w:id="258"/>
    <w:bookmarkEnd w:id="259"/>
    <w:bookmarkStart w:id="26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6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6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6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6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60"/>
    <w:bookmarkStart w:id="26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6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62"/>
    <w:bookmarkStart w:id="26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0"/>
        </w:numPr>
      </w:pPr>
      <w:r>
        <w:t xml:space="preserve">Click</w:t>
      </w:r>
      <w:r>
        <w:t xml:space="preserve"> </w:t>
      </w:r>
      <w:r>
        <w:rPr>
          <w:b/>
          <w:bCs/>
        </w:rPr>
        <w:t xml:space="preserve">“Render”</w:t>
      </w:r>
      <w:r>
        <w:t xml:space="preserve"> </w:t>
      </w:r>
      <w:r>
        <w:t xml:space="preserve">in RStudio, or</w:t>
      </w:r>
    </w:p>
    <w:p>
      <w:pPr>
        <w:pStyle w:val="Compact"/>
        <w:numPr>
          <w:ilvl w:val="0"/>
          <w:numId w:val="1070"/>
        </w:numPr>
      </w:pPr>
      <w:r>
        <w:t xml:space="preserve">Press</w:t>
      </w:r>
      <w:r>
        <w:t xml:space="preserve"> </w:t>
      </w:r>
      <w:r>
        <w:rPr>
          <w:b/>
          <w:bCs/>
        </w:rPr>
        <w:t xml:space="preserve">Cmd/Ctrl + Shift + K</w:t>
      </w:r>
      <w:r>
        <w:t xml:space="preserve">, or</w:t>
      </w:r>
    </w:p>
    <w:p>
      <w:pPr>
        <w:pStyle w:val="Compact"/>
        <w:numPr>
          <w:ilvl w:val="0"/>
          <w:numId w:val="107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63"/>
    <w:bookmarkStart w:id="26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1"/>
        </w:numPr>
      </w:pPr>
      <w:r>
        <w:t xml:space="preserve">The</w:t>
      </w:r>
      <w:r>
        <w:t xml:space="preserve"> </w:t>
      </w:r>
      <w:r>
        <w:rPr>
          <w:b/>
          <w:bCs/>
        </w:rPr>
        <w:t xml:space="preserve">“Insert”</w:t>
      </w:r>
      <w:r>
        <w:t xml:space="preserve"> </w:t>
      </w:r>
      <w:r>
        <w:t xml:space="preserve">button icon in the editor toolbar</w:t>
      </w:r>
    </w:p>
    <w:p>
      <w:pPr>
        <w:pStyle w:val="Compact"/>
        <w:numPr>
          <w:ilvl w:val="0"/>
          <w:numId w:val="107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2"/>
        </w:numPr>
      </w:pPr>
      <w:r>
        <w:rPr>
          <w:rStyle w:val="VerbatimChar"/>
        </w:rPr>
        <w:t xml:space="preserve">#| label:</w:t>
      </w:r>
      <w:r>
        <w:t xml:space="preserve"> </w:t>
      </w:r>
      <w:r>
        <w:t xml:space="preserve">- give the chunk a name</w:t>
      </w:r>
    </w:p>
    <w:p>
      <w:pPr>
        <w:pStyle w:val="Compact"/>
        <w:numPr>
          <w:ilvl w:val="0"/>
          <w:numId w:val="1072"/>
        </w:numPr>
      </w:pPr>
      <w:r>
        <w:rPr>
          <w:rStyle w:val="VerbatimChar"/>
        </w:rPr>
        <w:t xml:space="preserve">#| echo: false</w:t>
      </w:r>
      <w:r>
        <w:t xml:space="preserve"> </w:t>
      </w:r>
      <w:r>
        <w:t xml:space="preserve">- hide the code but show the output</w:t>
      </w:r>
    </w:p>
    <w:p>
      <w:pPr>
        <w:pStyle w:val="Compact"/>
        <w:numPr>
          <w:ilvl w:val="0"/>
          <w:numId w:val="1072"/>
        </w:numPr>
      </w:pPr>
      <w:r>
        <w:rPr>
          <w:rStyle w:val="VerbatimChar"/>
        </w:rPr>
        <w:t xml:space="preserve">#| eval: false</w:t>
      </w:r>
      <w:r>
        <w:t xml:space="preserve"> </w:t>
      </w:r>
      <w:r>
        <w:t xml:space="preserve">- show the code but don’t run it</w:t>
      </w:r>
    </w:p>
    <w:p>
      <w:pPr>
        <w:pStyle w:val="Compact"/>
        <w:numPr>
          <w:ilvl w:val="0"/>
          <w:numId w:val="1072"/>
        </w:numPr>
      </w:pPr>
      <w:r>
        <w:rPr>
          <w:rStyle w:val="VerbatimChar"/>
        </w:rPr>
        <w:t xml:space="preserve">#| include: false</w:t>
      </w:r>
      <w:r>
        <w:t xml:space="preserve"> </w:t>
      </w:r>
      <w:r>
        <w:t xml:space="preserve">- run the code but hide both code and output</w:t>
      </w:r>
    </w:p>
    <w:p>
      <w:pPr>
        <w:pStyle w:val="Compact"/>
        <w:numPr>
          <w:ilvl w:val="0"/>
          <w:numId w:val="1072"/>
        </w:numPr>
      </w:pPr>
      <w:r>
        <w:rPr>
          <w:rStyle w:val="VerbatimChar"/>
        </w:rPr>
        <w:t xml:space="preserve">#| warning: false</w:t>
      </w:r>
      <w:r>
        <w:t xml:space="preserve"> </w:t>
      </w:r>
      <w:r>
        <w:t xml:space="preserve">- hide warnings</w:t>
      </w:r>
    </w:p>
    <w:p>
      <w:pPr>
        <w:pStyle w:val="Compact"/>
        <w:numPr>
          <w:ilvl w:val="0"/>
          <w:numId w:val="1072"/>
        </w:numPr>
      </w:pPr>
      <w:r>
        <w:rPr>
          <w:rStyle w:val="VerbatimChar"/>
        </w:rPr>
        <w:t xml:space="preserve">#| message: false</w:t>
      </w:r>
      <w:r>
        <w:t xml:space="preserve"> </w:t>
      </w:r>
      <w:r>
        <w:t xml:space="preserve">- hide messages</w:t>
      </w:r>
    </w:p>
    <w:bookmarkEnd w:id="264"/>
    <w:bookmarkStart w:id="265"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7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7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7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7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7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7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73"/>
        </w:numPr>
      </w:pPr>
      <w:r>
        <w:rPr>
          <w:rStyle w:val="VerbatimChar"/>
        </w:rPr>
        <w:t xml:space="preserve">[link text](url)</w:t>
      </w:r>
      <w:r>
        <w:t xml:space="preserve"> </w:t>
      </w:r>
      <w:r>
        <w:t xml:space="preserve">creates hyperlinks</w:t>
      </w:r>
    </w:p>
    <w:p>
      <w:pPr>
        <w:pStyle w:val="Compact"/>
        <w:numPr>
          <w:ilvl w:val="0"/>
          <w:numId w:val="107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57">
        <w:r>
          <w:rPr>
            <w:rStyle w:val="Hyperlink"/>
          </w:rPr>
          <w:t xml:space="preserve">Quarto chapter in R for Data Science</w:t>
        </w:r>
      </w:hyperlink>
      <w:r>
        <w:t xml:space="preserve"> </w:t>
      </w:r>
      <w:r>
        <w:t xml:space="preserve">(Wickham, Çetinkaya-Rundel, and Grolemund 2023)</w:t>
      </w:r>
      <w:r>
        <w:t xml:space="preserve">.</w:t>
      </w:r>
    </w:p>
    <w:bookmarkEnd w:id="265"/>
    <w:bookmarkEnd w:id="266"/>
    <w:bookmarkStart w:id="27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7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7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75"/>
        </w:numPr>
      </w:pPr>
      <w:r>
        <w:t xml:space="preserve">Repository:</w:t>
      </w:r>
      <w:r>
        <w:t xml:space="preserve"> </w:t>
      </w:r>
      <w:hyperlink r:id="rId267">
        <w:r>
          <w:rPr>
            <w:rStyle w:val="Hyperlink"/>
          </w:rPr>
          <w:t xml:space="preserve">https://github.com/UCD-SERG/quarto-book-template</w:t>
        </w:r>
      </w:hyperlink>
    </w:p>
    <w:p>
      <w:pPr>
        <w:pStyle w:val="Compact"/>
        <w:numPr>
          <w:ilvl w:val="1"/>
          <w:numId w:val="107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75"/>
        </w:numPr>
      </w:pPr>
      <w:r>
        <w:t xml:space="preserve">Clone your new repository and start editing</w:t>
      </w:r>
    </w:p>
    <w:p>
      <w:pPr>
        <w:pStyle w:val="Compact"/>
        <w:numPr>
          <w:ilvl w:val="0"/>
          <w:numId w:val="1074"/>
        </w:numPr>
      </w:pPr>
      <w:r>
        <w:rPr>
          <w:b/>
          <w:bCs/>
        </w:rPr>
        <w:t xml:space="preserve">Coatless Tutorials Quarto Book Template</w:t>
      </w:r>
      <w:r>
        <w:t xml:space="preserve"> </w:t>
      </w:r>
      <w:r>
        <w:t xml:space="preserve">- Another template with helpful examples:</w:t>
      </w:r>
    </w:p>
    <w:p>
      <w:pPr>
        <w:pStyle w:val="Compact"/>
        <w:numPr>
          <w:ilvl w:val="1"/>
          <w:numId w:val="1076"/>
        </w:numPr>
      </w:pPr>
      <w:r>
        <w:t xml:space="preserve">Repository:</w:t>
      </w:r>
      <w:r>
        <w:t xml:space="preserve"> </w:t>
      </w:r>
      <w:hyperlink r:id="rId268">
        <w:r>
          <w:rPr>
            <w:rStyle w:val="Hyperlink"/>
          </w:rPr>
          <w:t xml:space="preserve">https://github.com/coatless-tutorials/quarto-book-template</w:t>
        </w:r>
      </w:hyperlink>
    </w:p>
    <w:p>
      <w:pPr>
        <w:pStyle w:val="Compact"/>
        <w:numPr>
          <w:ilvl w:val="1"/>
          <w:numId w:val="1076"/>
        </w:numPr>
      </w:pPr>
      <w:r>
        <w:t xml:space="preserve">Includes examples of common Quarto book features</w:t>
      </w:r>
    </w:p>
    <w:p>
      <w:pPr>
        <w:pStyle w:val="Compact"/>
        <w:numPr>
          <w:ilvl w:val="0"/>
          <w:numId w:val="1074"/>
        </w:numPr>
      </w:pPr>
      <w:r>
        <w:rPr>
          <w:b/>
          <w:bCs/>
        </w:rPr>
        <w:t xml:space="preserve">DataLab Quarto Template</w:t>
      </w:r>
      <w:r>
        <w:t xml:space="preserve"> </w:t>
      </w:r>
      <w:r>
        <w:t xml:space="preserve">- Template from the UC Davis DataLab and Davis R Users Group:</w:t>
      </w:r>
    </w:p>
    <w:p>
      <w:pPr>
        <w:pStyle w:val="Compact"/>
        <w:numPr>
          <w:ilvl w:val="1"/>
          <w:numId w:val="1077"/>
        </w:numPr>
      </w:pPr>
      <w:r>
        <w:t xml:space="preserve">Repository:</w:t>
      </w:r>
      <w:r>
        <w:t xml:space="preserve"> </w:t>
      </w:r>
      <w:hyperlink r:id="rId269">
        <w:r>
          <w:rPr>
            <w:rStyle w:val="Hyperlink"/>
          </w:rPr>
          <w:t xml:space="preserve">https://github.com/d-rug/datalab_template_quarto</w:t>
        </w:r>
      </w:hyperlink>
    </w:p>
    <w:p>
      <w:pPr>
        <w:pStyle w:val="Compact"/>
        <w:numPr>
          <w:ilvl w:val="1"/>
          <w:numId w:val="1077"/>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78"/>
        </w:numPr>
      </w:pPr>
      <w:r>
        <w:rPr>
          <w:rStyle w:val="VerbatimChar"/>
        </w:rPr>
        <w:t xml:space="preserve">_quarto.yml</w:t>
      </w:r>
      <w:r>
        <w:t xml:space="preserve"> </w:t>
      </w:r>
      <w:r>
        <w:t xml:space="preserve">- configuration file for your book</w:t>
      </w:r>
    </w:p>
    <w:p>
      <w:pPr>
        <w:pStyle w:val="Compact"/>
        <w:numPr>
          <w:ilvl w:val="0"/>
          <w:numId w:val="1078"/>
        </w:numPr>
      </w:pPr>
      <w:r>
        <w:rPr>
          <w:rStyle w:val="VerbatimChar"/>
        </w:rPr>
        <w:t xml:space="preserve">index.qmd</w:t>
      </w:r>
      <w:r>
        <w:t xml:space="preserve"> </w:t>
      </w:r>
      <w:r>
        <w:t xml:space="preserve">- the home page / preface</w:t>
      </w:r>
    </w:p>
    <w:p>
      <w:pPr>
        <w:pStyle w:val="Compact"/>
        <w:numPr>
          <w:ilvl w:val="0"/>
          <w:numId w:val="1078"/>
        </w:numPr>
      </w:pPr>
      <w:r>
        <w:t xml:space="preserve">Sample chapter files</w:t>
      </w:r>
    </w:p>
    <w:p>
      <w:pPr>
        <w:pStyle w:val="Compact"/>
        <w:numPr>
          <w:ilvl w:val="0"/>
          <w:numId w:val="1078"/>
        </w:numPr>
      </w:pPr>
      <w:r>
        <w:rPr>
          <w:rStyle w:val="VerbatimChar"/>
        </w:rPr>
        <w:t xml:space="preserve">references.qmd</w:t>
      </w:r>
      <w:r>
        <w:t xml:space="preserve"> </w:t>
      </w:r>
      <w:r>
        <w:t xml:space="preserve">- bibliography/references page</w:t>
      </w:r>
    </w:p>
    <w:bookmarkEnd w:id="270"/>
    <w:bookmarkStart w:id="27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71"/>
    <w:bookmarkStart w:id="27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79"/>
        </w:numPr>
      </w:pPr>
      <w:r>
        <w:t xml:space="preserve">Book metadata (title, author, date)</w:t>
      </w:r>
    </w:p>
    <w:p>
      <w:pPr>
        <w:pStyle w:val="Compact"/>
        <w:numPr>
          <w:ilvl w:val="0"/>
          <w:numId w:val="1079"/>
        </w:numPr>
      </w:pPr>
      <w:r>
        <w:t xml:space="preserve">Chapter order</w:t>
      </w:r>
    </w:p>
    <w:p>
      <w:pPr>
        <w:pStyle w:val="Compact"/>
        <w:numPr>
          <w:ilvl w:val="0"/>
          <w:numId w:val="1079"/>
        </w:numPr>
      </w:pPr>
      <w:r>
        <w:t xml:space="preserve">Output formats (HTML, PDF, ePub, etc.)</w:t>
      </w:r>
    </w:p>
    <w:p>
      <w:pPr>
        <w:pStyle w:val="Compact"/>
        <w:numPr>
          <w:ilvl w:val="0"/>
          <w:numId w:val="1079"/>
        </w:numPr>
      </w:pPr>
      <w:r>
        <w:t xml:space="preserve">Styling and theme</w:t>
      </w:r>
    </w:p>
    <w:p>
      <w:pPr>
        <w:pStyle w:val="Compact"/>
        <w:numPr>
          <w:ilvl w:val="0"/>
          <w:numId w:val="107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72"/>
    <w:bookmarkStart w:id="27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73"/>
    <w:bookmarkStart w:id="27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7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75"/>
    <w:bookmarkStart w:id="278" w:name="resources"/>
    <w:p>
      <w:pPr>
        <w:pStyle w:val="Heading3"/>
      </w:pPr>
      <w:r>
        <w:t xml:space="preserve">10.3.6 Resources</w:t>
      </w:r>
    </w:p>
    <w:p>
      <w:pPr>
        <w:pStyle w:val="Compact"/>
        <w:numPr>
          <w:ilvl w:val="0"/>
          <w:numId w:val="1080"/>
        </w:numPr>
      </w:pPr>
      <w:hyperlink r:id="rId276">
        <w:r>
          <w:rPr>
            <w:rStyle w:val="Hyperlink"/>
          </w:rPr>
          <w:t xml:space="preserve">Quarto Books Guide</w:t>
        </w:r>
      </w:hyperlink>
      <w:r>
        <w:t xml:space="preserve"> </w:t>
      </w:r>
      <w:r>
        <w:t xml:space="preserve">- comprehensive documentation for Quarto books</w:t>
      </w:r>
    </w:p>
    <w:p>
      <w:pPr>
        <w:pStyle w:val="Compact"/>
        <w:numPr>
          <w:ilvl w:val="0"/>
          <w:numId w:val="1080"/>
        </w:numPr>
      </w:pPr>
      <w:hyperlink r:id="rId277">
        <w:r>
          <w:rPr>
            <w:rStyle w:val="Hyperlink"/>
          </w:rPr>
          <w:t xml:space="preserve">Quarto Publishing Guide</w:t>
        </w:r>
      </w:hyperlink>
      <w:r>
        <w:t xml:space="preserve"> </w:t>
      </w:r>
      <w:r>
        <w:t xml:space="preserve">- how to publish your book online</w:t>
      </w:r>
    </w:p>
    <w:p>
      <w:pPr>
        <w:pStyle w:val="Compact"/>
        <w:numPr>
          <w:ilvl w:val="0"/>
          <w:numId w:val="1080"/>
        </w:numPr>
      </w:pPr>
      <w:hyperlink r:id="rId257">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78"/>
    <w:bookmarkEnd w:id="279"/>
    <w:bookmarkStart w:id="288"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280"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1"/>
        </w:numPr>
      </w:pPr>
      <w:r>
        <w:rPr>
          <w:rStyle w:val="VerbatimChar"/>
        </w:rPr>
        <w:t xml:space="preserve">_quarto.yml</w:t>
      </w:r>
      <w:r>
        <w:t xml:space="preserve"> </w:t>
      </w:r>
      <w:r>
        <w:t xml:space="preserve">- default book configuration</w:t>
      </w:r>
    </w:p>
    <w:p>
      <w:pPr>
        <w:pStyle w:val="Compact"/>
        <w:numPr>
          <w:ilvl w:val="0"/>
          <w:numId w:val="1081"/>
        </w:numPr>
      </w:pPr>
      <w:r>
        <w:rPr>
          <w:rStyle w:val="VerbatimChar"/>
        </w:rPr>
        <w:t xml:space="preserve">_quarto-revealjs.yml</w:t>
      </w:r>
      <w:r>
        <w:t xml:space="preserve"> </w:t>
      </w:r>
      <w:r>
        <w:t xml:space="preserve">- configuration for rendering chapters as slide decks</w:t>
      </w:r>
    </w:p>
    <w:p>
      <w:pPr>
        <w:pStyle w:val="Compact"/>
        <w:numPr>
          <w:ilvl w:val="0"/>
          <w:numId w:val="1081"/>
        </w:numPr>
      </w:pPr>
      <w:r>
        <w:rPr>
          <w:rStyle w:val="VerbatimChar"/>
        </w:rPr>
        <w:t xml:space="preserve">_quarto-print.yml</w:t>
      </w:r>
      <w:r>
        <w:t xml:space="preserve"> </w:t>
      </w:r>
      <w:r>
        <w:t xml:space="preserve">- configuration optimized for PDF printing</w:t>
      </w:r>
    </w:p>
    <w:bookmarkEnd w:id="280"/>
    <w:bookmarkStart w:id="282"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281">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282"/>
    <w:bookmarkStart w:id="283" w:name="creating-a-profile"/>
    <w:p>
      <w:pPr>
        <w:pStyle w:val="Heading3"/>
      </w:pPr>
      <w:r>
        <w:t xml:space="preserve">10.4.3 Creating a Profile</w:t>
      </w:r>
    </w:p>
    <w:p>
      <w:pPr>
        <w:pStyle w:val="FirstParagraph"/>
      </w:pPr>
      <w:r>
        <w:t xml:space="preserve">To create a profile:</w:t>
      </w:r>
    </w:p>
    <w:p>
      <w:pPr>
        <w:pStyle w:val="Compact"/>
        <w:numPr>
          <w:ilvl w:val="0"/>
          <w:numId w:val="1082"/>
        </w:numPr>
      </w:pPr>
      <w:r>
        <w:t xml:space="preserve">Create a new YAML file named</w:t>
      </w:r>
      <w:r>
        <w:t xml:space="preserve"> </w:t>
      </w:r>
      <w:r>
        <w:rPr>
          <w:rStyle w:val="VerbatimChar"/>
        </w:rPr>
        <w:t xml:space="preserve">_quarto-{profile-name}.yml</w:t>
      </w:r>
    </w:p>
    <w:p>
      <w:pPr>
        <w:pStyle w:val="Compact"/>
        <w:numPr>
          <w:ilvl w:val="0"/>
          <w:numId w:val="1082"/>
        </w:numPr>
      </w:pPr>
      <w:r>
        <w:t xml:space="preserve">Include only the configuration options that differ from your default</w:t>
      </w:r>
      <w:r>
        <w:t xml:space="preserve"> </w:t>
      </w:r>
      <w:r>
        <w:rPr>
          <w:rStyle w:val="VerbatimChar"/>
        </w:rPr>
        <w:t xml:space="preserve">_quarto.yml</w:t>
      </w:r>
    </w:p>
    <w:p>
      <w:pPr>
        <w:pStyle w:val="Compact"/>
        <w:numPr>
          <w:ilvl w:val="0"/>
          <w:numId w:val="108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283"/>
    <w:bookmarkStart w:id="284"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281">
        <w:r>
          <w:rPr>
            <w:rStyle w:val="Hyperlink"/>
          </w:rPr>
          <w:t xml:space="preserve">RME course</w:t>
        </w:r>
      </w:hyperlink>
      <w:r>
        <w:t xml:space="preserve">.</w:t>
      </w:r>
    </w:p>
    <w:bookmarkEnd w:id="284"/>
    <w:bookmarkStart w:id="287" w:name="resources-1"/>
    <w:p>
      <w:pPr>
        <w:pStyle w:val="Heading3"/>
      </w:pPr>
      <w:r>
        <w:t xml:space="preserve">10.4.5 Resources</w:t>
      </w:r>
    </w:p>
    <w:p>
      <w:pPr>
        <w:pStyle w:val="Compact"/>
        <w:numPr>
          <w:ilvl w:val="0"/>
          <w:numId w:val="1083"/>
        </w:numPr>
      </w:pPr>
      <w:hyperlink r:id="rId285">
        <w:r>
          <w:rPr>
            <w:rStyle w:val="Hyperlink"/>
          </w:rPr>
          <w:t xml:space="preserve">Quarto Profiles Documentation</w:t>
        </w:r>
      </w:hyperlink>
    </w:p>
    <w:p>
      <w:pPr>
        <w:pStyle w:val="Compact"/>
        <w:numPr>
          <w:ilvl w:val="0"/>
          <w:numId w:val="1083"/>
        </w:numPr>
      </w:pPr>
      <w:hyperlink r:id="rId281">
        <w:r>
          <w:rPr>
            <w:rStyle w:val="Hyperlink"/>
          </w:rPr>
          <w:t xml:space="preserve">RME Example</w:t>
        </w:r>
      </w:hyperlink>
      <w:r>
        <w:t xml:space="preserve"> </w:t>
      </w:r>
      <w:r>
        <w:t xml:space="preserve">- see the source at</w:t>
      </w:r>
      <w:r>
        <w:t xml:space="preserve"> </w:t>
      </w:r>
      <w:hyperlink r:id="rId286">
        <w:r>
          <w:rPr>
            <w:rStyle w:val="Hyperlink"/>
          </w:rPr>
          <w:t xml:space="preserve">https://github.com/d-morrison/rme</w:t>
        </w:r>
      </w:hyperlink>
      <w:r>
        <w:t xml:space="preserve"> </w:t>
      </w:r>
      <w:r>
        <w:t xml:space="preserve">for a working example</w:t>
      </w:r>
    </w:p>
    <w:bookmarkEnd w:id="287"/>
    <w:bookmarkEnd w:id="288"/>
    <w:bookmarkStart w:id="293" w:name="advanced-features"/>
    <w:p>
      <w:pPr>
        <w:pStyle w:val="Heading2"/>
      </w:pPr>
      <w:r>
        <w:t xml:space="preserve">10.5 Advanced Features</w:t>
      </w:r>
    </w:p>
    <w:bookmarkStart w:id="290"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8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8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8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8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8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8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8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8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8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8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86"/>
        </w:numPr>
      </w:pPr>
      <w:r>
        <w:t xml:space="preserve">Automatic numbering of figures, tables, and equations</w:t>
      </w:r>
    </w:p>
    <w:p>
      <w:pPr>
        <w:pStyle w:val="Compact"/>
        <w:numPr>
          <w:ilvl w:val="0"/>
          <w:numId w:val="1086"/>
        </w:numPr>
      </w:pPr>
      <w:r>
        <w:t xml:space="preserve">Automatic updates when content is reordered</w:t>
      </w:r>
    </w:p>
    <w:p>
      <w:pPr>
        <w:pStyle w:val="Compact"/>
        <w:numPr>
          <w:ilvl w:val="0"/>
          <w:numId w:val="1086"/>
        </w:numPr>
      </w:pPr>
      <w:r>
        <w:t xml:space="preserve">Clickable cross-references in HTML and PDF output</w:t>
      </w:r>
    </w:p>
    <w:p>
      <w:pPr>
        <w:pStyle w:val="Compact"/>
        <w:numPr>
          <w:ilvl w:val="0"/>
          <w:numId w:val="1086"/>
        </w:numPr>
      </w:pPr>
      <w:r>
        <w:t xml:space="preserve">Consistent formatting across all output formats</w:t>
      </w:r>
    </w:p>
    <w:p>
      <w:pPr>
        <w:pStyle w:val="Compact"/>
        <w:numPr>
          <w:ilvl w:val="0"/>
          <w:numId w:val="108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289">
        <w:r>
          <w:rPr>
            <w:rStyle w:val="Hyperlink"/>
          </w:rPr>
          <w:t xml:space="preserve">Quarto Cross-References documentation</w:t>
        </w:r>
      </w:hyperlink>
      <w:r>
        <w:t xml:space="preserve">.</w:t>
      </w:r>
    </w:p>
    <w:bookmarkEnd w:id="290"/>
    <w:bookmarkStart w:id="292"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8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87"/>
        </w:numPr>
      </w:pPr>
      <w:r>
        <w:rPr>
          <w:b/>
          <w:bCs/>
        </w:rPr>
        <w:t xml:space="preserve">Easier Code Review:</w:t>
      </w:r>
      <w:r>
        <w:t xml:space="preserve"> </w:t>
      </w:r>
      <w:r>
        <w:t xml:space="preserve">Reviewers can see exactly what changed—either the organization (main file) or the content (include file).</w:t>
      </w:r>
    </w:p>
    <w:p>
      <w:pPr>
        <w:numPr>
          <w:ilvl w:val="0"/>
          <w:numId w:val="108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8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88"/>
        </w:numPr>
      </w:pPr>
      <w:r>
        <w:t xml:space="preserve">Stored in a subdirectory matching the chapter name</w:t>
      </w:r>
    </w:p>
    <w:p>
      <w:pPr>
        <w:pStyle w:val="Compact"/>
        <w:numPr>
          <w:ilvl w:val="0"/>
          <w:numId w:val="1088"/>
        </w:numPr>
      </w:pPr>
      <w:r>
        <w:t xml:space="preserve">Contains only the content for that section (no heading)</w:t>
      </w:r>
    </w:p>
    <w:p>
      <w:pPr>
        <w:pStyle w:val="Compact"/>
        <w:numPr>
          <w:ilvl w:val="0"/>
          <w:numId w:val="1088"/>
        </w:numPr>
      </w:pPr>
      <w:r>
        <w:t xml:space="preserve">The heading stays in the main chapter file</w:t>
      </w:r>
    </w:p>
    <w:p>
      <w:pPr>
        <w:pStyle w:val="Compact"/>
        <w:numPr>
          <w:ilvl w:val="0"/>
          <w:numId w:val="108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291">
        <w:r>
          <w:rPr>
            <w:rStyle w:val="Hyperlink"/>
          </w:rPr>
          <w:t xml:space="preserve">Quarto Includes documentation</w:t>
        </w:r>
      </w:hyperlink>
      <w:r>
        <w:t xml:space="preserve">.</w:t>
      </w:r>
    </w:p>
    <w:bookmarkEnd w:id="292"/>
    <w:bookmarkEnd w:id="293"/>
    <w:bookmarkStart w:id="298" w:name="additional-resources"/>
    <w:p>
      <w:pPr>
        <w:pStyle w:val="Heading2"/>
      </w:pPr>
      <w:r>
        <w:t xml:space="preserve">10.6 Additional Resources</w:t>
      </w:r>
    </w:p>
    <w:bookmarkStart w:id="294" w:name="official-documentation"/>
    <w:p>
      <w:pPr>
        <w:pStyle w:val="Heading3"/>
      </w:pPr>
      <w:r>
        <w:t xml:space="preserve">10.6.1 Official Documentation</w:t>
      </w:r>
    </w:p>
    <w:p>
      <w:pPr>
        <w:pStyle w:val="Compact"/>
        <w:numPr>
          <w:ilvl w:val="0"/>
          <w:numId w:val="1089"/>
        </w:numPr>
      </w:pPr>
      <w:hyperlink r:id="rId256">
        <w:r>
          <w:rPr>
            <w:rStyle w:val="Hyperlink"/>
          </w:rPr>
          <w:t xml:space="preserve">Quarto Official Guide</w:t>
        </w:r>
      </w:hyperlink>
      <w:r>
        <w:t xml:space="preserve"> </w:t>
      </w:r>
      <w:r>
        <w:t xml:space="preserve">- comprehensive official documentation</w:t>
      </w:r>
    </w:p>
    <w:p>
      <w:pPr>
        <w:pStyle w:val="Compact"/>
        <w:numPr>
          <w:ilvl w:val="0"/>
          <w:numId w:val="1089"/>
        </w:numPr>
      </w:pPr>
      <w:hyperlink r:id="rId276">
        <w:r>
          <w:rPr>
            <w:rStyle w:val="Hyperlink"/>
          </w:rPr>
          <w:t xml:space="preserve">Quarto Books Guide</w:t>
        </w:r>
      </w:hyperlink>
      <w:r>
        <w:t xml:space="preserve"> </w:t>
      </w:r>
      <w:r>
        <w:t xml:space="preserve">- documentation specific to creating books</w:t>
      </w:r>
    </w:p>
    <w:p>
      <w:pPr>
        <w:pStyle w:val="Compact"/>
        <w:numPr>
          <w:ilvl w:val="0"/>
          <w:numId w:val="1089"/>
        </w:numPr>
      </w:pPr>
      <w:hyperlink r:id="rId277">
        <w:r>
          <w:rPr>
            <w:rStyle w:val="Hyperlink"/>
          </w:rPr>
          <w:t xml:space="preserve">Quarto Publishing Guide</w:t>
        </w:r>
      </w:hyperlink>
      <w:r>
        <w:t xml:space="preserve"> </w:t>
      </w:r>
      <w:r>
        <w:t xml:space="preserve">- how to publish your Quarto content online</w:t>
      </w:r>
    </w:p>
    <w:p>
      <w:pPr>
        <w:pStyle w:val="Compact"/>
        <w:numPr>
          <w:ilvl w:val="0"/>
          <w:numId w:val="1089"/>
        </w:numPr>
      </w:pPr>
      <w:hyperlink r:id="rId255">
        <w:r>
          <w:rPr>
            <w:rStyle w:val="Hyperlink"/>
          </w:rPr>
          <w:t xml:space="preserve">Quarto Getting Started</w:t>
        </w:r>
      </w:hyperlink>
      <w:r>
        <w:t xml:space="preserve"> </w:t>
      </w:r>
      <w:r>
        <w:t xml:space="preserve">- installation and basic usage</w:t>
      </w:r>
    </w:p>
    <w:bookmarkEnd w:id="294"/>
    <w:bookmarkStart w:id="295" w:name="learning-resources"/>
    <w:p>
      <w:pPr>
        <w:pStyle w:val="Heading3"/>
      </w:pPr>
      <w:r>
        <w:t xml:space="preserve">10.6.2 Learning Resources</w:t>
      </w:r>
    </w:p>
    <w:p>
      <w:pPr>
        <w:pStyle w:val="Compact"/>
        <w:numPr>
          <w:ilvl w:val="0"/>
          <w:numId w:val="1090"/>
        </w:numPr>
      </w:pPr>
      <w:hyperlink r:id="rId257">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0"/>
        </w:numPr>
      </w:pPr>
      <w:hyperlink r:id="rId281">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0"/>
        </w:numPr>
      </w:pPr>
      <w:hyperlink r:id="rId274">
        <w:r>
          <w:rPr>
            <w:rStyle w:val="Hyperlink"/>
          </w:rPr>
          <w:t xml:space="preserve">UCD-SeRG Lab Manual Source</w:t>
        </w:r>
      </w:hyperlink>
      <w:r>
        <w:t xml:space="preserve"> </w:t>
      </w:r>
      <w:r>
        <w:t xml:space="preserve">- this manual’s source code provides examples of:</w:t>
      </w:r>
    </w:p>
    <w:p>
      <w:pPr>
        <w:pStyle w:val="Compact"/>
        <w:numPr>
          <w:ilvl w:val="1"/>
          <w:numId w:val="1091"/>
        </w:numPr>
      </w:pPr>
      <w:r>
        <w:t xml:space="preserve">Book structure and organization</w:t>
      </w:r>
    </w:p>
    <w:p>
      <w:pPr>
        <w:pStyle w:val="Compact"/>
        <w:numPr>
          <w:ilvl w:val="1"/>
          <w:numId w:val="1091"/>
        </w:numPr>
      </w:pPr>
      <w:r>
        <w:t xml:space="preserve">Using includes for modular content</w:t>
      </w:r>
      <w:r>
        <w:br/>
      </w:r>
    </w:p>
    <w:p>
      <w:pPr>
        <w:pStyle w:val="Compact"/>
        <w:numPr>
          <w:ilvl w:val="1"/>
          <w:numId w:val="1091"/>
        </w:numPr>
      </w:pPr>
      <w:r>
        <w:t xml:space="preserve">Configuring multiple output formats (HTML, PDF, ePub, Word)</w:t>
      </w:r>
    </w:p>
    <w:p>
      <w:pPr>
        <w:pStyle w:val="Compact"/>
        <w:numPr>
          <w:ilvl w:val="1"/>
          <w:numId w:val="1091"/>
        </w:numPr>
      </w:pPr>
      <w:r>
        <w:t xml:space="preserve">Cross-references for figures, tables, and sections</w:t>
      </w:r>
    </w:p>
    <w:bookmarkEnd w:id="295"/>
    <w:bookmarkStart w:id="296" w:name="templates"/>
    <w:p>
      <w:pPr>
        <w:pStyle w:val="Heading3"/>
      </w:pPr>
      <w:r>
        <w:t xml:space="preserve">10.6.3 Templates</w:t>
      </w:r>
    </w:p>
    <w:p>
      <w:pPr>
        <w:pStyle w:val="Compact"/>
        <w:numPr>
          <w:ilvl w:val="0"/>
          <w:numId w:val="1092"/>
        </w:numPr>
      </w:pPr>
      <w:hyperlink r:id="rId267">
        <w:r>
          <w:rPr>
            <w:rStyle w:val="Hyperlink"/>
          </w:rPr>
          <w:t xml:space="preserve">UCD-SeRG Quarto Book Template</w:t>
        </w:r>
      </w:hyperlink>
      <w:r>
        <w:t xml:space="preserve"> </w:t>
      </w:r>
      <w:r>
        <w:t xml:space="preserve">- our recommended template</w:t>
      </w:r>
    </w:p>
    <w:p>
      <w:pPr>
        <w:pStyle w:val="Compact"/>
        <w:numPr>
          <w:ilvl w:val="0"/>
          <w:numId w:val="1092"/>
        </w:numPr>
      </w:pPr>
      <w:hyperlink r:id="rId26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2"/>
        </w:numPr>
      </w:pPr>
      <w:hyperlink r:id="rId269">
        <w:r>
          <w:rPr>
            <w:rStyle w:val="Hyperlink"/>
          </w:rPr>
          <w:t xml:space="preserve">DataLab Quarto Template</w:t>
        </w:r>
      </w:hyperlink>
      <w:r>
        <w:t xml:space="preserve"> </w:t>
      </w:r>
      <w:r>
        <w:t xml:space="preserve">- template from the UC Davis DataLab and Davis R Users Group</w:t>
      </w:r>
    </w:p>
    <w:bookmarkEnd w:id="296"/>
    <w:bookmarkStart w:id="297"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09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09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093"/>
        </w:numPr>
      </w:pPr>
      <w:hyperlink w:anchor="sec-github">
        <w:r>
          <w:rPr>
            <w:rStyle w:val="Hyperlink"/>
          </w:rPr>
          <w:t xml:space="preserve">Chapter 11</w:t>
        </w:r>
      </w:hyperlink>
      <w:r>
        <w:t xml:space="preserve"> </w:t>
      </w:r>
      <w:r>
        <w:t xml:space="preserve">- Version control for Quarto projects</w:t>
      </w:r>
    </w:p>
    <w:p>
      <w:r>
        <w:br w:type="page"/>
      </w:r>
    </w:p>
    <w:bookmarkEnd w:id="297"/>
    <w:bookmarkEnd w:id="298"/>
    <w:bookmarkEnd w:id="299"/>
    <w:bookmarkStart w:id="319" w:name="sec-github"/>
    <w:p>
      <w:pPr>
        <w:pStyle w:val="Heading1"/>
      </w:pPr>
      <w:r>
        <w:t xml:space="preserve">11. Github</w:t>
      </w:r>
    </w:p>
    <w:p>
      <w:pPr>
        <w:pStyle w:val="FirstParagraph"/>
      </w:pPr>
      <w:r>
        <w:t xml:space="preserve">Adapted by UCD-SeRG team from</w:t>
      </w:r>
      <w:r>
        <w:t xml:space="preserve"> </w:t>
      </w:r>
      <w:hyperlink r:id="rId300">
        <w:r>
          <w:rPr>
            <w:rStyle w:val="Hyperlink"/>
          </w:rPr>
          <w:t xml:space="preserve">original by Stephanie Djajadi and Nolan Pokpongkiat</w:t>
        </w:r>
      </w:hyperlink>
    </w:p>
    <w:bookmarkStart w:id="302" w:name="basics"/>
    <w:p>
      <w:pPr>
        <w:pStyle w:val="Heading2"/>
      </w:pPr>
      <w:r>
        <w:t xml:space="preserve">11.1 Basics</w:t>
      </w:r>
    </w:p>
    <w:p>
      <w:pPr>
        <w:pStyle w:val="Compact"/>
        <w:numPr>
          <w:ilvl w:val="0"/>
          <w:numId w:val="1094"/>
        </w:numPr>
      </w:pPr>
      <w:r>
        <w:t xml:space="preserve">A detailed tutorial of Git can be found</w:t>
      </w:r>
      <w:r>
        <w:t xml:space="preserve"> </w:t>
      </w:r>
      <w:hyperlink r:id="rId301">
        <w:r>
          <w:rPr>
            <w:rStyle w:val="Hyperlink"/>
          </w:rPr>
          <w:t xml:space="preserve">here on the CS61B website</w:t>
        </w:r>
      </w:hyperlink>
      <w:r>
        <w:t xml:space="preserve">.</w:t>
      </w:r>
    </w:p>
    <w:p>
      <w:pPr>
        <w:pStyle w:val="Compact"/>
        <w:numPr>
          <w:ilvl w:val="0"/>
          <w:numId w:val="1094"/>
        </w:numPr>
      </w:pPr>
      <w:r>
        <w:t xml:space="preserve">If you are already familiar with Git, you can reference the summary at the end of</w:t>
      </w:r>
      <w:r>
        <w:t xml:space="preserve"> </w:t>
      </w:r>
      <w:hyperlink r:id="rId301">
        <w:r>
          <w:rPr>
            <w:rStyle w:val="Hyperlink"/>
          </w:rPr>
          <w:t xml:space="preserve">Section B</w:t>
        </w:r>
      </w:hyperlink>
      <w:r>
        <w:t xml:space="preserve">.</w:t>
      </w:r>
    </w:p>
    <w:p>
      <w:pPr>
        <w:pStyle w:val="Compact"/>
        <w:numPr>
          <w:ilvl w:val="0"/>
          <w:numId w:val="109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02"/>
    <w:bookmarkStart w:id="303"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03"/>
    <w:bookmarkStart w:id="305"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9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95"/>
        </w:numPr>
      </w:pPr>
      <w:r>
        <w:t xml:space="preserve">You want to start working on a new part of the project, but you aren’t sure yet if your changes will work and make it to the final product.</w:t>
      </w:r>
    </w:p>
    <w:p>
      <w:pPr>
        <w:pStyle w:val="Compact"/>
        <w:numPr>
          <w:ilvl w:val="0"/>
          <w:numId w:val="109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04">
        <w:r>
          <w:rPr>
            <w:rStyle w:val="Hyperlink"/>
          </w:rPr>
          <w:t xml:space="preserve">here</w:t>
        </w:r>
      </w:hyperlink>
      <w:r>
        <w:t xml:space="preserve">. You can also find instructions on how to handle merge conflicts when joining branches together.</w:t>
      </w:r>
    </w:p>
    <w:bookmarkEnd w:id="305"/>
    <w:bookmarkStart w:id="308"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0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0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07"/>
          <w:p/>
        </w:tc>
      </w:tr>
    </w:tbl>
    <w:p>
      <w:pPr>
        <w:pStyle w:val="BodyText"/>
      </w:pPr>
      <w:r>
        <w:t xml:space="preserve">Other helpful commands are listed below.</w:t>
      </w:r>
    </w:p>
    <w:bookmarkEnd w:id="308"/>
    <w:bookmarkStart w:id="310"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09"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09"/>
          <w:p/>
        </w:tc>
      </w:tr>
    </w:tbl>
    <w:bookmarkEnd w:id="310"/>
    <w:bookmarkStart w:id="311"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11"/>
    <w:bookmarkStart w:id="315"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12"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096"/>
        </w:numPr>
      </w:pPr>
      <w:r>
        <w:t xml:space="preserve">Make a small change and verify your project still works</w:t>
      </w:r>
    </w:p>
    <w:p>
      <w:pPr>
        <w:pStyle w:val="Compact"/>
        <w:numPr>
          <w:ilvl w:val="0"/>
          <w:numId w:val="109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96"/>
        </w:numPr>
      </w:pPr>
      <w:r>
        <w:rPr>
          <w:b/>
          <w:bCs/>
        </w:rPr>
        <w:t xml:space="preserve">Do not push yet</w:t>
      </w:r>
    </w:p>
    <w:p>
      <w:pPr>
        <w:pStyle w:val="Compact"/>
        <w:numPr>
          <w:ilvl w:val="0"/>
          <w:numId w:val="1096"/>
        </w:numPr>
      </w:pPr>
      <w:r>
        <w:t xml:space="preserve">Make another small change and verify it works</w:t>
      </w:r>
    </w:p>
    <w:p>
      <w:pPr>
        <w:pStyle w:val="Compact"/>
        <w:numPr>
          <w:ilvl w:val="0"/>
          <w:numId w:val="1096"/>
        </w:numPr>
      </w:pPr>
      <w:r>
        <w:t xml:space="preserve">Stage and amend the previous commit:</w:t>
      </w:r>
      <w:r>
        <w:t xml:space="preserve"> </w:t>
      </w:r>
      <w:r>
        <w:rPr>
          <w:rStyle w:val="VerbatimChar"/>
        </w:rPr>
        <w:t xml:space="preserve">git commit --amend --no-edit</w:t>
      </w:r>
    </w:p>
    <w:p>
      <w:pPr>
        <w:pStyle w:val="Compact"/>
        <w:numPr>
          <w:ilvl w:val="0"/>
          <w:numId w:val="1096"/>
        </w:numPr>
      </w:pPr>
      <w:r>
        <w:t xml:space="preserve">Repeat steps 4-5 as needed</w:t>
      </w:r>
    </w:p>
    <w:p>
      <w:pPr>
        <w:pStyle w:val="Compact"/>
        <w:numPr>
          <w:ilvl w:val="0"/>
          <w:numId w:val="1096"/>
        </w:numPr>
      </w:pPr>
      <w:r>
        <w:t xml:space="preserve">When finished, amend one final time with a proper commit message</w:t>
      </w:r>
    </w:p>
    <w:p>
      <w:pPr>
        <w:pStyle w:val="Compact"/>
        <w:numPr>
          <w:ilvl w:val="0"/>
          <w:numId w:val="109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12"/>
    <w:bookmarkStart w:id="314" w:name="key-points"/>
    <w:p>
      <w:pPr>
        <w:pStyle w:val="Heading3"/>
      </w:pPr>
      <w:r>
        <w:t xml:space="preserve">11.7.2 Key Points</w:t>
      </w:r>
    </w:p>
    <w:p>
      <w:pPr>
        <w:pStyle w:val="Compact"/>
        <w:numPr>
          <w:ilvl w:val="0"/>
          <w:numId w:val="1097"/>
        </w:numPr>
      </w:pPr>
      <w:r>
        <w:t xml:space="preserve">Each amend replaces the previous commit rather than creating a new one</w:t>
      </w:r>
    </w:p>
    <w:p>
      <w:pPr>
        <w:pStyle w:val="Compact"/>
        <w:numPr>
          <w:ilvl w:val="0"/>
          <w:numId w:val="1097"/>
        </w:numPr>
      </w:pPr>
      <w:r>
        <w:t xml:space="preserve">This keeps your history clean while letting you work incrementally</w:t>
      </w:r>
    </w:p>
    <w:p>
      <w:pPr>
        <w:pStyle w:val="Compact"/>
        <w:numPr>
          <w:ilvl w:val="0"/>
          <w:numId w:val="1097"/>
        </w:numPr>
      </w:pPr>
      <w:r>
        <w:t xml:space="preserve">Only use this pattern before pushing - never amend commits that others may have pulled</w:t>
      </w:r>
    </w:p>
    <w:p>
      <w:pPr>
        <w:pStyle w:val="Compact"/>
        <w:numPr>
          <w:ilvl w:val="0"/>
          <w:numId w:val="109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9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13">
        <w:r>
          <w:rPr>
            <w:rStyle w:val="Hyperlink"/>
          </w:rPr>
          <w:t xml:space="preserve">Repeated Amend chapter</w:t>
        </w:r>
      </w:hyperlink>
      <w:r>
        <w:t xml:space="preserve"> </w:t>
      </w:r>
      <w:r>
        <w:t xml:space="preserve">in Happy Git with R.</w:t>
      </w:r>
    </w:p>
    <w:bookmarkEnd w:id="314"/>
    <w:bookmarkEnd w:id="315"/>
    <w:bookmarkStart w:id="318"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1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17">
        <w:r>
          <w:rPr>
            <w:rStyle w:val="Hyperlink"/>
          </w:rPr>
          <w:t xml:space="preserve">great discussion of project-oriented workflows</w:t>
        </w:r>
      </w:hyperlink>
      <w:r>
        <w:t xml:space="preserve">, extolling the virtues of a self-contained, portable projects, for your reference.</w:t>
      </w:r>
    </w:p>
    <w:p>
      <w:r>
        <w:br w:type="page"/>
      </w:r>
    </w:p>
    <w:bookmarkEnd w:id="318"/>
    <w:bookmarkEnd w:id="319"/>
    <w:bookmarkStart w:id="342" w:name="sec-unix"/>
    <w:p>
      <w:pPr>
        <w:pStyle w:val="Heading1"/>
      </w:pPr>
      <w:r>
        <w:t xml:space="preserve">12. Unix</w:t>
      </w:r>
    </w:p>
    <w:p>
      <w:pPr>
        <w:pStyle w:val="FirstParagraph"/>
      </w:pPr>
      <w:r>
        <w:t xml:space="preserve">Adapted by UCD-SeRG team from</w:t>
      </w:r>
      <w:r>
        <w:t xml:space="preserve"> </w:t>
      </w:r>
      <w:hyperlink r:id="rId32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98"/>
        </w:numPr>
      </w:pPr>
      <w:r>
        <w:t xml:space="preserve">Run a series of scripts in parallel or in a specific order to reproduce our work</w:t>
      </w:r>
    </w:p>
    <w:p>
      <w:pPr>
        <w:pStyle w:val="Compact"/>
        <w:numPr>
          <w:ilvl w:val="0"/>
          <w:numId w:val="1098"/>
        </w:numPr>
      </w:pPr>
      <w:r>
        <w:t xml:space="preserve">To check on the progress of a batch of jobs</w:t>
      </w:r>
    </w:p>
    <w:p>
      <w:pPr>
        <w:pStyle w:val="Compact"/>
        <w:numPr>
          <w:ilvl w:val="0"/>
          <w:numId w:val="1098"/>
        </w:numPr>
      </w:pPr>
      <w:r>
        <w:t xml:space="preserve">To use git and push to github</w:t>
      </w:r>
    </w:p>
    <w:bookmarkStart w:id="325"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24" w:name="fig-unix-desktop"/>
          <w:p>
            <w:pPr>
              <w:pStyle w:val="Compact"/>
              <w:jc w:val="center"/>
            </w:pPr>
            <w:r>
              <w:drawing>
                <wp:inline>
                  <wp:extent cx="5334000" cy="3380267"/>
                  <wp:effectExtent b="0" l="0" r="0" t="0"/>
                  <wp:docPr descr="" title="" id="322" name="Picture"/>
                  <a:graphic>
                    <a:graphicData uri="http://schemas.openxmlformats.org/drawingml/2006/picture">
                      <pic:pic>
                        <pic:nvPicPr>
                          <pic:cNvPr descr="assets/images/ex-desktop.jpg" id="323" name="Picture"/>
                          <pic:cNvPicPr>
                            <a:picLocks noChangeArrowheads="1" noChangeAspect="1"/>
                          </pic:cNvPicPr>
                        </pic:nvPicPr>
                        <pic:blipFill>
                          <a:blip r:embed="rId32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24"/>
        </w:tc>
      </w:tr>
    </w:tbl>
    <w:bookmarkEnd w:id="325"/>
    <w:bookmarkStart w:id="331"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26"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2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30" w:name="fig-unix-terminal"/>
          <w:p>
            <w:pPr>
              <w:pStyle w:val="Compact"/>
              <w:jc w:val="center"/>
            </w:pPr>
            <w:r>
              <w:drawing>
                <wp:inline>
                  <wp:extent cx="4488872" cy="8862646"/>
                  <wp:effectExtent b="0" l="0" r="0" t="0"/>
                  <wp:docPr descr="" title="" id="328" name="Picture"/>
                  <a:graphic>
                    <a:graphicData uri="http://schemas.openxmlformats.org/drawingml/2006/picture">
                      <pic:pic>
                        <pic:nvPicPr>
                          <pic:cNvPr descr="assets/images/ex-terminal.PNG" id="329" name="Picture"/>
                          <pic:cNvPicPr>
                            <a:picLocks noChangeArrowheads="1" noChangeAspect="1"/>
                          </pic:cNvPicPr>
                        </pic:nvPicPr>
                        <pic:blipFill>
                          <a:blip r:embed="rId327"/>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30"/>
        </w:tc>
      </w:tr>
    </w:tbl>
    <w:bookmarkEnd w:id="331"/>
    <w:bookmarkStart w:id="333"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32"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32"/>
          <w:p/>
        </w:tc>
      </w:tr>
    </w:tbl>
    <w:bookmarkEnd w:id="333"/>
    <w:bookmarkStart w:id="336"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3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35" w:name="common-mistakes"/>
    <w:p>
      <w:pPr>
        <w:pStyle w:val="Heading3"/>
      </w:pPr>
      <w:r>
        <w:t xml:space="preserve">12.4.1 Common Mistakes</w:t>
      </w:r>
    </w:p>
    <w:p>
      <w:pPr>
        <w:pStyle w:val="Compact"/>
        <w:numPr>
          <w:ilvl w:val="0"/>
          <w:numId w:val="1099"/>
        </w:numPr>
      </w:pPr>
      <w:r>
        <w:t xml:space="preserve">Remember to include all of the quotation marks around file paths that have a spaces.</w:t>
      </w:r>
    </w:p>
    <w:p>
      <w:pPr>
        <w:pStyle w:val="Compact"/>
        <w:numPr>
          <w:ilvl w:val="0"/>
          <w:numId w:val="10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35"/>
    <w:bookmarkEnd w:id="336"/>
    <w:bookmarkStart w:id="337"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37"/>
    <w:bookmarkStart w:id="341"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3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39"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39"/>
    <w:bookmarkStart w:id="340"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40"/>
    <w:bookmarkEnd w:id="341"/>
    <w:bookmarkEnd w:id="342"/>
    <w:bookmarkStart w:id="348" w:name="reproducible-environments"/>
    <w:p>
      <w:pPr>
        <w:pStyle w:val="Heading1"/>
      </w:pPr>
      <w:r>
        <w:t xml:space="preserve">13. Reproducible Environments</w:t>
      </w:r>
    </w:p>
    <w:p>
      <w:pPr>
        <w:pStyle w:val="FirstParagraph"/>
      </w:pPr>
      <w:r>
        <w:t xml:space="preserve">Adapted by UCD-SeRG team from</w:t>
      </w:r>
      <w:r>
        <w:t xml:space="preserve"> </w:t>
      </w:r>
      <w:hyperlink r:id="rId343">
        <w:r>
          <w:rPr>
            <w:rStyle w:val="Hyperlink"/>
          </w:rPr>
          <w:t xml:space="preserve">original by Anna Nguyen</w:t>
        </w:r>
      </w:hyperlink>
    </w:p>
    <w:bookmarkStart w:id="347" w:name="package-version-control-with-renv"/>
    <w:p>
      <w:pPr>
        <w:pStyle w:val="Heading2"/>
      </w:pPr>
      <w:r>
        <w:t xml:space="preserve">13.1 Package Version Control with renv</w:t>
      </w:r>
    </w:p>
    <w:bookmarkStart w:id="344"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44"/>
    <w:bookmarkStart w:id="345"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2"/>
        </w:numPr>
      </w:pPr>
      <w:r>
        <w:t xml:space="preserve">Create an RProject file and ensure that your working directory is set to the correct folder</w:t>
      </w:r>
    </w:p>
    <w:p>
      <w:pPr>
        <w:pStyle w:val="Compact"/>
        <w:numPr>
          <w:ilvl w:val="0"/>
          <w:numId w:val="1102"/>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45"/>
    <w:bookmarkStart w:id="346"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3"/>
        </w:numPr>
      </w:pPr>
      <w:r>
        <w:t xml:space="preserve">Pull the most updated version of the project from GitHub</w:t>
      </w:r>
    </w:p>
    <w:p>
      <w:pPr>
        <w:pStyle w:val="Compact"/>
        <w:numPr>
          <w:ilvl w:val="0"/>
          <w:numId w:val="1103"/>
        </w:numPr>
      </w:pPr>
      <w:r>
        <w:t xml:space="preserve">Open the project’s RProject file</w:t>
      </w:r>
    </w:p>
    <w:p>
      <w:pPr>
        <w:pStyle w:val="Compact"/>
        <w:numPr>
          <w:ilvl w:val="0"/>
          <w:numId w:val="11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03"/>
        </w:numPr>
      </w:pPr>
      <w:r>
        <w:t xml:space="preserve">Wait for the correct versions of each package to install/update. This may take some time, depending on how many packages the project uses.</w:t>
      </w:r>
    </w:p>
    <w:p>
      <w:pPr>
        <w:pStyle w:val="Compact"/>
        <w:numPr>
          <w:ilvl w:val="0"/>
          <w:numId w:val="11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03"/>
        </w:numPr>
      </w:pPr>
      <w:r>
        <w:t xml:space="preserve">If you make edits to the code and introduce new/updated packages, see the section above for instructions on how to make updates.</w:t>
      </w:r>
    </w:p>
    <w:p>
      <w:r>
        <w:br w:type="page"/>
      </w:r>
    </w:p>
    <w:bookmarkEnd w:id="346"/>
    <w:bookmarkEnd w:id="347"/>
    <w:bookmarkEnd w:id="348"/>
    <w:bookmarkStart w:id="363" w:name="code-publication"/>
    <w:p>
      <w:pPr>
        <w:pStyle w:val="Heading1"/>
      </w:pPr>
      <w:r>
        <w:t xml:space="preserve">14. Code Publication</w:t>
      </w:r>
    </w:p>
    <w:p>
      <w:pPr>
        <w:pStyle w:val="FirstParagraph"/>
      </w:pPr>
      <w:r>
        <w:t xml:space="preserve">Adapted by UCD-SeRG team from</w:t>
      </w:r>
      <w:r>
        <w:t xml:space="preserve"> </w:t>
      </w:r>
      <w:hyperlink r:id="rId349">
        <w:r>
          <w:rPr>
            <w:rStyle w:val="Hyperlink"/>
          </w:rPr>
          <w:t xml:space="preserve">original by Nolan Pokpongkiat</w:t>
        </w:r>
      </w:hyperlink>
    </w:p>
    <w:bookmarkStart w:id="350" w:name="checklist-overview"/>
    <w:p>
      <w:pPr>
        <w:pStyle w:val="Heading2"/>
      </w:pPr>
      <w:r>
        <w:t xml:space="preserve">14.1 Checklist overview</w:t>
      </w:r>
    </w:p>
    <w:p>
      <w:pPr>
        <w:pStyle w:val="Compact"/>
        <w:numPr>
          <w:ilvl w:val="0"/>
          <w:numId w:val="1104"/>
        </w:numPr>
      </w:pPr>
      <w:hyperlink w:anchor="fill-out-file-headers">
        <w:r>
          <w:rPr>
            <w:rStyle w:val="Hyperlink"/>
          </w:rPr>
          <w:t xml:space="preserve">Fill out file headers</w:t>
        </w:r>
      </w:hyperlink>
    </w:p>
    <w:p>
      <w:pPr>
        <w:pStyle w:val="Compact"/>
        <w:numPr>
          <w:ilvl w:val="0"/>
          <w:numId w:val="1104"/>
        </w:numPr>
      </w:pPr>
      <w:hyperlink w:anchor="clean-up-comments">
        <w:r>
          <w:rPr>
            <w:rStyle w:val="Hyperlink"/>
          </w:rPr>
          <w:t xml:space="preserve">Clean up comments</w:t>
        </w:r>
      </w:hyperlink>
    </w:p>
    <w:p>
      <w:pPr>
        <w:pStyle w:val="Compact"/>
        <w:numPr>
          <w:ilvl w:val="0"/>
          <w:numId w:val="1104"/>
        </w:numPr>
      </w:pPr>
      <w:hyperlink w:anchor="document-functions">
        <w:r>
          <w:rPr>
            <w:rStyle w:val="Hyperlink"/>
          </w:rPr>
          <w:t xml:space="preserve">Document functions</w:t>
        </w:r>
      </w:hyperlink>
    </w:p>
    <w:p>
      <w:pPr>
        <w:pStyle w:val="Compact"/>
        <w:numPr>
          <w:ilvl w:val="0"/>
          <w:numId w:val="1104"/>
        </w:numPr>
      </w:pPr>
      <w:hyperlink w:anchor="remove-deprecated-filepaths">
        <w:r>
          <w:rPr>
            <w:rStyle w:val="Hyperlink"/>
          </w:rPr>
          <w:t xml:space="preserve">Remove deprecated filepaths</w:t>
        </w:r>
      </w:hyperlink>
    </w:p>
    <w:p>
      <w:pPr>
        <w:pStyle w:val="Compact"/>
        <w:numPr>
          <w:ilvl w:val="0"/>
          <w:numId w:val="1104"/>
        </w:numPr>
      </w:pPr>
      <w:hyperlink w:anchor="ensure-project-runs-via-bash">
        <w:r>
          <w:rPr>
            <w:rStyle w:val="Hyperlink"/>
          </w:rPr>
          <w:t xml:space="preserve">Ensure project runs via bash</w:t>
        </w:r>
      </w:hyperlink>
    </w:p>
    <w:p>
      <w:pPr>
        <w:pStyle w:val="Compact"/>
        <w:numPr>
          <w:ilvl w:val="0"/>
          <w:numId w:val="1104"/>
        </w:numPr>
      </w:pPr>
      <w:hyperlink w:anchor="complete-the-readme">
        <w:r>
          <w:rPr>
            <w:rStyle w:val="Hyperlink"/>
          </w:rPr>
          <w:t xml:space="preserve">Complete the README</w:t>
        </w:r>
      </w:hyperlink>
    </w:p>
    <w:p>
      <w:pPr>
        <w:pStyle w:val="Compact"/>
        <w:numPr>
          <w:ilvl w:val="0"/>
          <w:numId w:val="1104"/>
        </w:numPr>
      </w:pPr>
      <w:hyperlink w:anchor="clean-up-feature-branches">
        <w:r>
          <w:rPr>
            <w:rStyle w:val="Hyperlink"/>
          </w:rPr>
          <w:t xml:space="preserve">Clean up feature branches</w:t>
        </w:r>
      </w:hyperlink>
    </w:p>
    <w:p>
      <w:pPr>
        <w:pStyle w:val="Compact"/>
        <w:numPr>
          <w:ilvl w:val="0"/>
          <w:numId w:val="1104"/>
        </w:numPr>
      </w:pPr>
      <w:hyperlink w:anchor="create-github-release">
        <w:r>
          <w:rPr>
            <w:rStyle w:val="Hyperlink"/>
          </w:rPr>
          <w:t xml:space="preserve">Create Github release</w:t>
        </w:r>
      </w:hyperlink>
    </w:p>
    <w:bookmarkEnd w:id="350"/>
    <w:bookmarkStart w:id="352"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51">
        <w:r>
          <w:rPr>
            <w:rStyle w:val="Hyperlink"/>
          </w:rPr>
          <w:t xml:space="preserve">here.</w:t>
        </w:r>
      </w:hyperlink>
    </w:p>
    <w:bookmarkEnd w:id="352"/>
    <w:bookmarkStart w:id="353"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53"/>
    <w:bookmarkStart w:id="355"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54">
        <w:r>
          <w:rPr>
            <w:rStyle w:val="Hyperlink"/>
          </w:rPr>
          <w:t xml:space="preserve">here.</w:t>
        </w:r>
      </w:hyperlink>
    </w:p>
    <w:bookmarkEnd w:id="355"/>
    <w:bookmarkStart w:id="356"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56"/>
    <w:bookmarkStart w:id="358"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57">
        <w:r>
          <w:rPr>
            <w:rStyle w:val="Hyperlink"/>
          </w:rPr>
          <w:t xml:space="preserve">here.</w:t>
        </w:r>
      </w:hyperlink>
    </w:p>
    <w:bookmarkEnd w:id="358"/>
    <w:bookmarkStart w:id="359"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05"/>
        </w:numPr>
      </w:pPr>
      <w:r>
        <w:t xml:space="preserve">0-config.R: configuration file that sets data directories, sources base functions, and loads required libraries</w:t>
      </w:r>
    </w:p>
    <w:p>
      <w:pPr>
        <w:pStyle w:val="BlockText"/>
        <w:numPr>
          <w:ilvl w:val="0"/>
          <w:numId w:val="1105"/>
        </w:numPr>
      </w:pPr>
      <w:r>
        <w:t xml:space="preserve">0-base-functions: folder containing scripts with functions used in the analysis</w:t>
      </w:r>
    </w:p>
    <w:p>
      <w:pPr>
        <w:pStyle w:val="BlockText"/>
        <w:numPr>
          <w:ilvl w:val="1"/>
          <w:numId w:val="1106"/>
        </w:numPr>
      </w:pPr>
      <w:r>
        <w:t xml:space="preserve">0-base-functions.R: R script containing general functions used across the analysis</w:t>
      </w:r>
    </w:p>
    <w:p>
      <w:pPr>
        <w:pStyle w:val="BlockText"/>
        <w:numPr>
          <w:ilvl w:val="1"/>
          <w:numId w:val="1106"/>
        </w:numPr>
      </w:pPr>
      <w:r>
        <w:t xml:space="preserve">0-bias-corr-functions.R: R script containing functions used in bias correction</w:t>
      </w:r>
    </w:p>
    <w:p>
      <w:pPr>
        <w:pStyle w:val="BlockText"/>
        <w:numPr>
          <w:ilvl w:val="1"/>
          <w:numId w:val="110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06"/>
        </w:numPr>
      </w:pPr>
      <w:r>
        <w:t xml:space="preserve">0-prior-functions.R: R script containing functions to generate priors</w:t>
      </w:r>
    </w:p>
    <w:p>
      <w:pPr>
        <w:pStyle w:val="BlockText"/>
        <w:numPr>
          <w:ilvl w:val="0"/>
          <w:numId w:val="1105"/>
        </w:numPr>
      </w:pPr>
      <w:r>
        <w:t xml:space="preserve">1-data: folder containing data processing scripts NOTE: some scripts are deprecated</w:t>
      </w:r>
    </w:p>
    <w:p>
      <w:pPr>
        <w:pStyle w:val="BlockText"/>
        <w:numPr>
          <w:ilvl w:val="0"/>
          <w:numId w:val="1105"/>
        </w:numPr>
      </w:pPr>
      <w:r>
        <w:t xml:space="preserve">2-analysis: folder containing analysis scripts. To rerun all scripts in this subdirectory, run the bash script 0-run-analysis.sh.</w:t>
      </w:r>
    </w:p>
    <w:p>
      <w:pPr>
        <w:pStyle w:val="BlockText"/>
        <w:numPr>
          <w:ilvl w:val="1"/>
          <w:numId w:val="1107"/>
        </w:numPr>
      </w:pPr>
      <w:r>
        <w:t xml:space="preserve">1-obtain-priors-state.R: obtain priors for each state</w:t>
      </w:r>
    </w:p>
    <w:p>
      <w:pPr>
        <w:pStyle w:val="BlockText"/>
        <w:numPr>
          <w:ilvl w:val="1"/>
          <w:numId w:val="1107"/>
        </w:numPr>
      </w:pPr>
      <w:r>
        <w:t xml:space="preserve">2-est-expected-cases-state.R: estimate expected cases in each state</w:t>
      </w:r>
    </w:p>
    <w:p>
      <w:pPr>
        <w:pStyle w:val="BlockText"/>
        <w:numPr>
          <w:ilvl w:val="1"/>
          <w:numId w:val="1107"/>
        </w:numPr>
      </w:pPr>
      <w:r>
        <w:t xml:space="preserve">3-est-expected-cases-state-perf-testing.R: estimate expected cases in each state, estimate the percentage of underestimation due to incomplete testing vs. imperfect test accuracy</w:t>
      </w:r>
    </w:p>
    <w:p>
      <w:pPr>
        <w:pStyle w:val="BlockText"/>
        <w:numPr>
          <w:ilvl w:val="1"/>
          <w:numId w:val="1107"/>
        </w:numPr>
      </w:pPr>
      <w:r>
        <w:t xml:space="preserve">4-obtain-testing-protocols.R: find testing protocols for each state.</w:t>
      </w:r>
    </w:p>
    <w:p>
      <w:pPr>
        <w:pStyle w:val="BlockText"/>
        <w:numPr>
          <w:ilvl w:val="1"/>
          <w:numId w:val="1107"/>
        </w:numPr>
      </w:pPr>
      <w:r>
        <w:t xml:space="preserve">5-summarize-results.R: summarize results; obtain results for in text numerical results.</w:t>
      </w:r>
    </w:p>
    <w:p>
      <w:pPr>
        <w:pStyle w:val="BlockText"/>
        <w:numPr>
          <w:ilvl w:val="0"/>
          <w:numId w:val="1105"/>
        </w:numPr>
      </w:pPr>
      <w:r>
        <w:t xml:space="preserve">3-figure-table-scripts: folder containing figure scripts. To rerun all scripts in this subdirectory, run the bash script 0-run-figs.sh.</w:t>
      </w:r>
    </w:p>
    <w:p>
      <w:pPr>
        <w:pStyle w:val="BlockText"/>
        <w:numPr>
          <w:ilvl w:val="1"/>
          <w:numId w:val="1108"/>
        </w:numPr>
      </w:pPr>
      <w:r>
        <w:t xml:space="preserve">1-fig-testing.R: creates plot of testing patterns by state over time</w:t>
      </w:r>
    </w:p>
    <w:p>
      <w:pPr>
        <w:pStyle w:val="BlockText"/>
        <w:numPr>
          <w:ilvl w:val="1"/>
          <w:numId w:val="1108"/>
        </w:numPr>
      </w:pPr>
      <w:r>
        <w:t xml:space="preserve">2-fig-cases-usa-state-bar.R: creates bar plot of confirmed vs. estimated infections by state</w:t>
      </w:r>
    </w:p>
    <w:p>
      <w:pPr>
        <w:pStyle w:val="BlockText"/>
        <w:numPr>
          <w:ilvl w:val="1"/>
          <w:numId w:val="1108"/>
        </w:numPr>
      </w:pPr>
      <w:r>
        <w:t xml:space="preserve">3a-fig-map-usa-state.R: creates map of confirmed vs. estimated infections by state</w:t>
      </w:r>
    </w:p>
    <w:p>
      <w:pPr>
        <w:pStyle w:val="BlockText"/>
        <w:numPr>
          <w:ilvl w:val="1"/>
          <w:numId w:val="1108"/>
        </w:numPr>
      </w:pPr>
      <w:r>
        <w:t xml:space="preserve">3b-fig-map-usa-state-shiny.R: creates map of confirmed vs. estimated infections by state with search functionality by state</w:t>
      </w:r>
    </w:p>
    <w:p>
      <w:pPr>
        <w:pStyle w:val="BlockText"/>
        <w:numPr>
          <w:ilvl w:val="1"/>
          <w:numId w:val="1108"/>
        </w:numPr>
      </w:pPr>
      <w:r>
        <w:t xml:space="preserve">4-fig-priors.R: creates figure with priors for US as a whole</w:t>
      </w:r>
    </w:p>
    <w:p>
      <w:pPr>
        <w:pStyle w:val="BlockText"/>
        <w:numPr>
          <w:ilvl w:val="1"/>
          <w:numId w:val="1108"/>
        </w:numPr>
      </w:pPr>
      <w:r>
        <w:t xml:space="preserve">5-fig-density-usa.R: creates figure of distribution of estimated cases in the US</w:t>
      </w:r>
    </w:p>
    <w:p>
      <w:pPr>
        <w:pStyle w:val="BlockText"/>
        <w:numPr>
          <w:ilvl w:val="1"/>
          <w:numId w:val="1108"/>
        </w:numPr>
      </w:pPr>
      <w:r>
        <w:t xml:space="preserve">6-table-data-quality.R: creates table of data quality grading from COVID Tracking Project</w:t>
      </w:r>
    </w:p>
    <w:p>
      <w:pPr>
        <w:pStyle w:val="BlockText"/>
        <w:numPr>
          <w:ilvl w:val="1"/>
          <w:numId w:val="1108"/>
        </w:numPr>
      </w:pPr>
      <w:r>
        <w:t xml:space="preserve">7-fig-testpos.R: creates figure of the probability of testing positive among those tested by state</w:t>
      </w:r>
    </w:p>
    <w:p>
      <w:pPr>
        <w:pStyle w:val="BlockText"/>
        <w:numPr>
          <w:ilvl w:val="1"/>
          <w:numId w:val="1108"/>
        </w:numPr>
      </w:pPr>
      <w:r>
        <w:t xml:space="preserve">8-fig-percent-undertesting-state.R: creates figure of the percentage of under estimation due to incomplete testing</w:t>
      </w:r>
    </w:p>
    <w:p>
      <w:pPr>
        <w:pStyle w:val="BlockText"/>
        <w:numPr>
          <w:ilvl w:val="0"/>
          <w:numId w:val="1105"/>
        </w:numPr>
      </w:pPr>
      <w:r>
        <w:t xml:space="preserve">4-figures: folder containing figure files.</w:t>
      </w:r>
    </w:p>
    <w:p>
      <w:pPr>
        <w:pStyle w:val="BlockText"/>
        <w:numPr>
          <w:ilvl w:val="0"/>
          <w:numId w:val="1105"/>
        </w:numPr>
      </w:pPr>
      <w:r>
        <w:t xml:space="preserve">5-results: folder containing analysis results objects.</w:t>
      </w:r>
    </w:p>
    <w:p>
      <w:pPr>
        <w:pStyle w:val="BlockText"/>
        <w:numPr>
          <w:ilvl w:val="0"/>
          <w:numId w:val="110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59"/>
    <w:bookmarkStart w:id="360"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60"/>
    <w:bookmarkStart w:id="362"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61">
        <w:r>
          <w:rPr>
            <w:rStyle w:val="Hyperlink"/>
          </w:rPr>
          <w:t xml:space="preserve">here.</w:t>
        </w:r>
      </w:hyperlink>
    </w:p>
    <w:p>
      <w:r>
        <w:br w:type="page"/>
      </w:r>
    </w:p>
    <w:bookmarkEnd w:id="362"/>
    <w:bookmarkEnd w:id="363"/>
    <w:bookmarkStart w:id="381" w:name="data-publication"/>
    <w:p>
      <w:pPr>
        <w:pStyle w:val="Heading1"/>
      </w:pPr>
      <w:r>
        <w:t xml:space="preserve">15. Data Publication</w:t>
      </w:r>
    </w:p>
    <w:p>
      <w:pPr>
        <w:pStyle w:val="FirstParagraph"/>
      </w:pPr>
      <w:r>
        <w:t xml:space="preserve">Adapted from Fanice Nyatigo and Ben Arnold’s chapter in the</w:t>
      </w:r>
      <w:r>
        <w:t xml:space="preserve"> </w:t>
      </w:r>
      <w:hyperlink r:id="rId364">
        <w:r>
          <w:rPr>
            <w:rStyle w:val="Hyperlink"/>
          </w:rPr>
          <w:t xml:space="preserve">Proctor-UCSF Lab Manual</w:t>
        </w:r>
      </w:hyperlink>
    </w:p>
    <w:bookmarkStart w:id="365"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65"/>
    <w:bookmarkStart w:id="369"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66"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66"/>
    <w:bookmarkStart w:id="367"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67"/>
    <w:bookmarkStart w:id="368"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68"/>
    <w:bookmarkEnd w:id="369"/>
    <w:bookmarkStart w:id="373" w:name="create-public-ids"/>
    <w:p>
      <w:pPr>
        <w:pStyle w:val="Heading2"/>
      </w:pPr>
      <w:r>
        <w:t xml:space="preserve">15.3 Create public IDs</w:t>
      </w:r>
    </w:p>
    <w:bookmarkStart w:id="370"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70"/>
    <w:bookmarkStart w:id="371"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71"/>
    <w:bookmarkStart w:id="372"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09"/>
        </w:numPr>
      </w:pPr>
      <w:r>
        <w:rPr>
          <w:rStyle w:val="VerbatimChar"/>
        </w:rPr>
        <w:t xml:space="preserve">data/final/</w:t>
      </w:r>
      <w:r>
        <w:t xml:space="preserve">- folder containing the projects final data in both csv and rds formats</w:t>
      </w:r>
      <w:r>
        <w:br/>
      </w:r>
    </w:p>
    <w:p>
      <w:pPr>
        <w:pStyle w:val="Compact"/>
        <w:numPr>
          <w:ilvl w:val="0"/>
          <w:numId w:val="110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0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0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0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72"/>
    <w:bookmarkEnd w:id="373"/>
    <w:bookmarkStart w:id="377"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74">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76" w:name="X659912a983e12070198566d6758f84b7c139c71"/>
    <w:p>
      <w:pPr>
        <w:pStyle w:val="Heading3"/>
      </w:pPr>
      <w:r>
        <w:t xml:space="preserve">15.4.1 Steps for creating an Open Science Framework (OSF) repository:</w:t>
      </w:r>
    </w:p>
    <w:p>
      <w:pPr>
        <w:pStyle w:val="Compact"/>
        <w:numPr>
          <w:ilvl w:val="0"/>
          <w:numId w:val="1110"/>
        </w:numPr>
      </w:pPr>
      <w:r>
        <w:t xml:space="preserve">Create a new OSF project per these instructions: https://help.osf.io/article/252-create-a-project</w:t>
      </w:r>
    </w:p>
    <w:p>
      <w:pPr>
        <w:pStyle w:val="Compact"/>
        <w:numPr>
          <w:ilvl w:val="0"/>
          <w:numId w:val="111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0"/>
        </w:numPr>
      </w:pPr>
      <w:r>
        <w:t xml:space="preserve">Create a notebook component and upload the final .html files (which will not be on github… but see optional item below)</w:t>
      </w:r>
    </w:p>
    <w:p>
      <w:pPr>
        <w:pStyle w:val="Compact"/>
        <w:numPr>
          <w:ilvl w:val="0"/>
          <w:numId w:val="1110"/>
        </w:numPr>
      </w:pPr>
      <w:r>
        <w:t xml:space="preserve">On the OSF landing Wiki, provide some context. Here is a recent example: https://osf.io/954bt/</w:t>
      </w:r>
    </w:p>
    <w:p>
      <w:pPr>
        <w:pStyle w:val="Compact"/>
        <w:numPr>
          <w:ilvl w:val="0"/>
          <w:numId w:val="1110"/>
        </w:numPr>
      </w:pPr>
      <w:r>
        <w:t xml:space="preserve">Create a Digital Object Identifier (DOI) for the repository. A DOI is a unique identifier that provides a persistent link to content, such as a dataset in this case.</w:t>
      </w:r>
      <w:r>
        <w:t xml:space="preserve"> </w:t>
      </w:r>
      <w:hyperlink r:id="rId375">
        <w:r>
          <w:rPr>
            <w:rStyle w:val="Hyperlink"/>
          </w:rPr>
          <w:t xml:space="preserve">Learn more about DOIs</w:t>
        </w:r>
      </w:hyperlink>
    </w:p>
    <w:p>
      <w:pPr>
        <w:pStyle w:val="Compact"/>
        <w:numPr>
          <w:ilvl w:val="0"/>
          <w:numId w:val="1110"/>
        </w:numPr>
      </w:pPr>
      <w:r>
        <w:t xml:space="preserve">Optional: Complete the software checklist and system requirement guide for the analysis to guide others. Include it on the GitHub README for the project: https://github.com/proctor-ucsf/mordor-antibody</w:t>
      </w:r>
    </w:p>
    <w:bookmarkEnd w:id="376"/>
    <w:bookmarkEnd w:id="377"/>
    <w:bookmarkStart w:id="378"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78"/>
    <w:bookmarkStart w:id="379"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79"/>
    <w:bookmarkStart w:id="380"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80"/>
    <w:bookmarkEnd w:id="381"/>
    <w:bookmarkStart w:id="401" w:name="sec-slurm"/>
    <w:p>
      <w:pPr>
        <w:pStyle w:val="Heading1"/>
      </w:pPr>
      <w:r>
        <w:t xml:space="preserve">16. High-performance computing (HPC)</w:t>
      </w:r>
    </w:p>
    <w:p>
      <w:pPr>
        <w:pStyle w:val="FirstParagraph"/>
      </w:pPr>
      <w:r>
        <w:t xml:space="preserve">Adapted by UCD-SeRG team from</w:t>
      </w:r>
      <w:r>
        <w:t xml:space="preserve"> </w:t>
      </w:r>
      <w:hyperlink r:id="rId382">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86" w:name="uc-davis-computing-resources"/>
    <w:p>
      <w:pPr>
        <w:pStyle w:val="Heading2"/>
      </w:pPr>
      <w:r>
        <w:t xml:space="preserve">16.1 UC Davis Computing Resources</w:t>
      </w:r>
    </w:p>
    <w:bookmarkStart w:id="385"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8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1"/>
        </w:numPr>
      </w:pPr>
      <w:r>
        <w:rPr>
          <w:b/>
          <w:bCs/>
        </w:rPr>
        <w:t xml:space="preserve">Shiva</w:t>
      </w:r>
      <w:r>
        <w:t xml:space="preserve"> </w:t>
      </w:r>
      <w:r>
        <w:t xml:space="preserve">(shiva.ucdavis.edu): SLURM-based cluster for computational work</w:t>
      </w:r>
    </w:p>
    <w:p>
      <w:pPr>
        <w:pStyle w:val="Compact"/>
        <w:numPr>
          <w:ilvl w:val="0"/>
          <w:numId w:val="111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8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85"/>
    <w:bookmarkEnd w:id="386"/>
    <w:bookmarkStart w:id="388"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87"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87"/>
    <w:bookmarkEnd w:id="388"/>
    <w:bookmarkStart w:id="389"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8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89"/>
    <w:bookmarkStart w:id="390"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83">
        <w:r>
          <w:rPr>
            <w:rStyle w:val="Hyperlink"/>
          </w:rPr>
          <w:t xml:space="preserve">hpc.ucdavis.edu</w:t>
        </w:r>
      </w:hyperlink>
      <w:r>
        <w:t xml:space="preserve"> </w:t>
      </w:r>
      <w:r>
        <w:t xml:space="preserve">for support information.</w:t>
      </w:r>
    </w:p>
    <w:bookmarkEnd w:id="390"/>
    <w:bookmarkStart w:id="394"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91"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91"/>
    <w:bookmarkStart w:id="392"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92"/>
    <w:bookmarkStart w:id="393"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93"/>
    <w:bookmarkEnd w:id="394"/>
    <w:bookmarkStart w:id="399" w:name="storage-group-storage-access"/>
    <w:p>
      <w:pPr>
        <w:pStyle w:val="Heading2"/>
      </w:pPr>
      <w:r>
        <w:t xml:space="preserve">16.6 Storage &amp; group storage access</w:t>
      </w:r>
    </w:p>
    <w:bookmarkStart w:id="395"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83">
        <w:r>
          <w:rPr>
            <w:rStyle w:val="Hyperlink"/>
          </w:rPr>
          <w:t xml:space="preserve">UC Davis HPC documentation</w:t>
        </w:r>
      </w:hyperlink>
      <w:r>
        <w:t xml:space="preserve"> </w:t>
      </w:r>
      <w:r>
        <w:t xml:space="preserve">for specific storage options and quotas.</w:t>
      </w:r>
    </w:p>
    <w:bookmarkEnd w:id="395"/>
    <w:bookmarkStart w:id="396"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96"/>
    <w:bookmarkStart w:id="398"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97">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98"/>
    <w:bookmarkEnd w:id="399"/>
    <w:bookmarkStart w:id="400"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2"/>
        </w:numPr>
      </w:pPr>
      <w:r>
        <w:rPr>
          <w:rStyle w:val="VerbatimChar"/>
        </w:rPr>
        <w:t xml:space="preserve">job-name=run_inc</w:t>
      </w:r>
      <w:r>
        <w:t xml:space="preserve">: Job name that will show up in the SLURM system</w:t>
      </w:r>
    </w:p>
    <w:p>
      <w:pPr>
        <w:pStyle w:val="Compact"/>
        <w:numPr>
          <w:ilvl w:val="0"/>
          <w:numId w:val="1112"/>
        </w:numPr>
      </w:pPr>
      <w:r>
        <w:rPr>
          <w:rStyle w:val="VerbatimChar"/>
        </w:rPr>
        <w:t xml:space="preserve">begin=now</w:t>
      </w:r>
      <w:r>
        <w:t xml:space="preserve">: Requests to start the job as soon as the requested resources are available</w:t>
      </w:r>
    </w:p>
    <w:p>
      <w:pPr>
        <w:pStyle w:val="Compact"/>
        <w:numPr>
          <w:ilvl w:val="0"/>
          <w:numId w:val="1112"/>
        </w:numPr>
      </w:pPr>
      <w:r>
        <w:rPr>
          <w:rStyle w:val="VerbatimChar"/>
        </w:rPr>
        <w:t xml:space="preserve">dependency=singleton</w:t>
      </w:r>
      <w:r>
        <w:t xml:space="preserve">: Jobs can begin after all previously launched jobs with the same name and user have ended.</w:t>
      </w:r>
    </w:p>
    <w:p>
      <w:pPr>
        <w:pStyle w:val="Compact"/>
        <w:numPr>
          <w:ilvl w:val="0"/>
          <w:numId w:val="1112"/>
        </w:numPr>
      </w:pPr>
      <w:r>
        <w:rPr>
          <w:rStyle w:val="VerbatimChar"/>
        </w:rPr>
        <w:t xml:space="preserve">mail-type=ALL</w:t>
      </w:r>
      <w:r>
        <w:t xml:space="preserve">: Receive all types of email notification (e.g., when job starts, fails, ends)</w:t>
      </w:r>
    </w:p>
    <w:p>
      <w:pPr>
        <w:pStyle w:val="Compact"/>
        <w:numPr>
          <w:ilvl w:val="0"/>
          <w:numId w:val="1112"/>
        </w:numPr>
      </w:pPr>
      <w:r>
        <w:rPr>
          <w:rStyle w:val="VerbatimChar"/>
        </w:rPr>
        <w:t xml:space="preserve">cpus-per-task=16</w:t>
      </w:r>
      <w:r>
        <w:t xml:space="preserve">: Request 16 processors per task. The default is one processor per task.</w:t>
      </w:r>
    </w:p>
    <w:p>
      <w:pPr>
        <w:pStyle w:val="Compact"/>
        <w:numPr>
          <w:ilvl w:val="0"/>
          <w:numId w:val="1112"/>
        </w:numPr>
      </w:pPr>
      <w:r>
        <w:rPr>
          <w:rStyle w:val="VerbatimChar"/>
        </w:rPr>
        <w:t xml:space="preserve">mem=64G</w:t>
      </w:r>
      <w:r>
        <w:t xml:space="preserve">: Request 64 GB memory per node.</w:t>
      </w:r>
    </w:p>
    <w:p>
      <w:pPr>
        <w:pStyle w:val="Compact"/>
        <w:numPr>
          <w:ilvl w:val="0"/>
          <w:numId w:val="111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00"/>
    <w:bookmarkEnd w:id="401"/>
    <w:bookmarkStart w:id="466" w:name="working-with-ai"/>
    <w:p>
      <w:pPr>
        <w:pStyle w:val="Heading1"/>
      </w:pPr>
      <w:r>
        <w:t xml:space="preserve">17. Working with AI</w:t>
      </w:r>
    </w:p>
    <w:p>
      <w:pPr>
        <w:pStyle w:val="FirstParagraph"/>
      </w:pPr>
      <w:hyperlink r:id="rId40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03"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13"/>
        </w:numPr>
      </w:pPr>
      <w:r>
        <w:t xml:space="preserve">Carefully review the code to ensure you understand what it does</w:t>
      </w:r>
    </w:p>
    <w:p>
      <w:pPr>
        <w:pStyle w:val="Compact"/>
        <w:numPr>
          <w:ilvl w:val="0"/>
          <w:numId w:val="1113"/>
        </w:numPr>
      </w:pPr>
      <w:r>
        <w:t xml:space="preserve">Test the code thoroughly to verify it works as expected</w:t>
      </w:r>
    </w:p>
    <w:p>
      <w:pPr>
        <w:pStyle w:val="Compact"/>
        <w:numPr>
          <w:ilvl w:val="0"/>
          <w:numId w:val="1113"/>
        </w:numPr>
      </w:pPr>
      <w:r>
        <w:t xml:space="preserve">Verify that the logic is appropriate for your specific use case</w:t>
      </w:r>
    </w:p>
    <w:p>
      <w:pPr>
        <w:pStyle w:val="Compact"/>
        <w:numPr>
          <w:ilvl w:val="0"/>
          <w:numId w:val="1113"/>
        </w:numPr>
      </w:pPr>
      <w:r>
        <w:t xml:space="preserve">Check that the code follows our lab’s coding standards and best practices</w:t>
      </w:r>
    </w:p>
    <w:p>
      <w:pPr>
        <w:pStyle w:val="Compact"/>
        <w:numPr>
          <w:ilvl w:val="0"/>
          <w:numId w:val="1113"/>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03"/>
    <w:bookmarkStart w:id="404"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14"/>
        </w:numPr>
      </w:pPr>
      <w:r>
        <w:t xml:space="preserve">In code comments, note when AI tools were used to generate or significantly modify code</w:t>
      </w:r>
    </w:p>
    <w:p>
      <w:pPr>
        <w:pStyle w:val="Compact"/>
        <w:numPr>
          <w:ilvl w:val="0"/>
          <w:numId w:val="1114"/>
        </w:numPr>
      </w:pPr>
      <w:r>
        <w:t xml:space="preserve">In commit messages, mention if AI tools assisted with the changes</w:t>
      </w:r>
    </w:p>
    <w:p>
      <w:pPr>
        <w:pStyle w:val="Compact"/>
        <w:numPr>
          <w:ilvl w:val="0"/>
          <w:numId w:val="1114"/>
        </w:numPr>
      </w:pPr>
      <w:r>
        <w:t xml:space="preserve">In manuscripts and reports, acknowledge AI tool usage in the methods or acknowledgments section</w:t>
      </w:r>
    </w:p>
    <w:p>
      <w:pPr>
        <w:pStyle w:val="Compact"/>
        <w:numPr>
          <w:ilvl w:val="0"/>
          <w:numId w:val="111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04"/>
    <w:bookmarkStart w:id="405"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15"/>
        </w:numPr>
      </w:pPr>
      <w:r>
        <w:t xml:space="preserve">Ask the AI tool to identify and properly cite sources when it borrows or adapts content</w:t>
      </w:r>
    </w:p>
    <w:p>
      <w:pPr>
        <w:pStyle w:val="Compact"/>
        <w:numPr>
          <w:ilvl w:val="0"/>
          <w:numId w:val="1115"/>
        </w:numPr>
      </w:pPr>
      <w:r>
        <w:t xml:space="preserve">Verify that any content the AI generates includes appropriate citations</w:t>
      </w:r>
    </w:p>
    <w:p>
      <w:pPr>
        <w:pStyle w:val="Compact"/>
        <w:numPr>
          <w:ilvl w:val="0"/>
          <w:numId w:val="1115"/>
        </w:numPr>
      </w:pPr>
      <w:r>
        <w:t xml:space="preserve">Add citations yourself if the AI fails to do so</w:t>
      </w:r>
    </w:p>
    <w:p>
      <w:pPr>
        <w:pStyle w:val="Compact"/>
        <w:numPr>
          <w:ilvl w:val="0"/>
          <w:numId w:val="111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05"/>
    <w:bookmarkStart w:id="465" w:name="coding-agents"/>
    <w:p>
      <w:pPr>
        <w:pStyle w:val="Heading2"/>
      </w:pPr>
      <w:r>
        <w:t xml:space="preserve">17.4 Coding Agents</w:t>
      </w:r>
    </w:p>
    <w:p>
      <w:pPr>
        <w:pStyle w:val="FirstParagraph"/>
      </w:pPr>
      <w:r>
        <w:t xml:space="preserve">We recommend working with</w:t>
      </w:r>
      <w:r>
        <w:t xml:space="preserve"> </w:t>
      </w:r>
      <w:hyperlink r:id="rId406">
        <w:r>
          <w:rPr>
            <w:rStyle w:val="Hyperlink"/>
            <w:b/>
            <w:bCs/>
          </w:rPr>
          <w:t xml:space="preserve">AI coding agents</w:t>
        </w:r>
      </w:hyperlink>
      <w:r>
        <w:t xml:space="preserve"> </w:t>
      </w:r>
      <w:r>
        <w:t xml:space="preserve">to</w:t>
      </w:r>
      <w:r>
        <w:t xml:space="preserve"> </w:t>
      </w:r>
      <w:hyperlink r:id="rId402">
        <w:r>
          <w:rPr>
            <w:rStyle w:val="Hyperlink"/>
          </w:rPr>
          <w:t xml:space="preserve">help you code</w:t>
        </w:r>
      </w:hyperlink>
      <w:r>
        <w:t xml:space="preserve">.</w:t>
      </w:r>
    </w:p>
    <w:bookmarkStart w:id="408" w:name="what-are-ai-coding-agents"/>
    <w:p>
      <w:pPr>
        <w:pStyle w:val="Heading3"/>
      </w:pPr>
      <w:r>
        <w:t xml:space="preserve">17.4.1 What are AI coding agents?</w:t>
      </w:r>
    </w:p>
    <w:p>
      <w:pPr>
        <w:pStyle w:val="FirstParagraph"/>
      </w:pPr>
      <w:r>
        <w:t xml:space="preserve">AI coding agents are</w:t>
      </w:r>
      <w:r>
        <w:t xml:space="preserve"> </w:t>
      </w:r>
      <w:hyperlink r:id="rId40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1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1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1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1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1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1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17"/>
        </w:numPr>
      </w:pPr>
      <w:r>
        <w:t xml:space="preserve">Reviewing the agent’s work</w:t>
      </w:r>
    </w:p>
    <w:p>
      <w:pPr>
        <w:pStyle w:val="Compact"/>
        <w:numPr>
          <w:ilvl w:val="0"/>
          <w:numId w:val="1117"/>
        </w:numPr>
      </w:pPr>
      <w:r>
        <w:t xml:space="preserve">Ensuring the solution meets requirements</w:t>
      </w:r>
    </w:p>
    <w:p>
      <w:pPr>
        <w:pStyle w:val="Compact"/>
        <w:numPr>
          <w:ilvl w:val="0"/>
          <w:numId w:val="1117"/>
        </w:numPr>
      </w:pPr>
      <w:r>
        <w:t xml:space="preserve">Verifying code quality and security</w:t>
      </w:r>
    </w:p>
    <w:p>
      <w:pPr>
        <w:pStyle w:val="Compact"/>
        <w:numPr>
          <w:ilvl w:val="0"/>
          <w:numId w:val="1117"/>
        </w:numPr>
      </w:pPr>
      <w:r>
        <w:t xml:space="preserve">Making the final decision to merge changes</w:t>
      </w:r>
    </w:p>
    <w:bookmarkEnd w:id="408"/>
    <w:bookmarkStart w:id="421"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09"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18"/>
        </w:numPr>
      </w:pPr>
      <w:r>
        <w:rPr>
          <w:b/>
          <w:bCs/>
        </w:rPr>
        <w:t xml:space="preserve">On GitHub.com</w:t>
      </w:r>
      <w:r>
        <w:t xml:space="preserve">:</w:t>
      </w:r>
      <w:r>
        <w:t xml:space="preserve"> </w:t>
      </w:r>
      <w:r>
        <w:t xml:space="preserve">Navigate to an issue and assign it to Copilot in the assignees section</w:t>
      </w:r>
    </w:p>
    <w:p>
      <w:pPr>
        <w:numPr>
          <w:ilvl w:val="0"/>
          <w:numId w:val="111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18"/>
        </w:numPr>
      </w:pPr>
      <w:r>
        <w:rPr>
          <w:b/>
          <w:bCs/>
        </w:rPr>
        <w:t xml:space="preserve">From Copilot Chat</w:t>
      </w:r>
      <w:r>
        <w:t xml:space="preserve">:</w:t>
      </w:r>
      <w:r>
        <w:t xml:space="preserve"> </w:t>
      </w:r>
      <w:r>
        <w:t xml:space="preserve">Delegate tasks to Copilot directly from the chat interface in supported editors</w:t>
      </w:r>
    </w:p>
    <w:bookmarkEnd w:id="409"/>
    <w:bookmarkStart w:id="410"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1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19"/>
        </w:numPr>
      </w:pPr>
      <w:r>
        <w:rPr>
          <w:b/>
          <w:bCs/>
        </w:rPr>
        <w:t xml:space="preserve">Planning</w:t>
      </w:r>
      <w:r>
        <w:t xml:space="preserve">:</w:t>
      </w:r>
      <w:r>
        <w:t xml:space="preserve"> </w:t>
      </w:r>
      <w:r>
        <w:t xml:space="preserve">Determines what changes are needed and creates a work plan</w:t>
      </w:r>
    </w:p>
    <w:p>
      <w:pPr>
        <w:numPr>
          <w:ilvl w:val="0"/>
          <w:numId w:val="111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1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1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10"/>
    <w:bookmarkStart w:id="413"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0"/>
        </w:numPr>
      </w:pPr>
      <w:r>
        <w:rPr>
          <w:b/>
          <w:bCs/>
        </w:rPr>
        <w:t xml:space="preserve">Issue created</w:t>
      </w:r>
      <w:r>
        <w:t xml:space="preserve">:</w:t>
      </w:r>
      <w:r>
        <w:t xml:space="preserve"> </w:t>
      </w:r>
      <w:hyperlink r:id="rId41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0"/>
        </w:numPr>
      </w:pPr>
      <w:r>
        <w:rPr>
          <w:b/>
          <w:bCs/>
        </w:rPr>
        <w:t xml:space="preserve">Agent assigned</w:t>
      </w:r>
      <w:r>
        <w:t xml:space="preserve">: The issue was assigned to</w:t>
      </w:r>
      <w:r>
        <w:t xml:space="preserve"> </w:t>
      </w:r>
      <w:r>
        <w:rPr>
          <w:rStyle w:val="VerbatimChar"/>
        </w:rPr>
        <w:t xml:space="preserve">@copilot</w:t>
      </w:r>
    </w:p>
    <w:p>
      <w:pPr>
        <w:numPr>
          <w:ilvl w:val="0"/>
          <w:numId w:val="112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0"/>
        </w:numPr>
      </w:pPr>
      <w:r>
        <w:rPr>
          <w:b/>
          <w:bCs/>
        </w:rPr>
        <w:t xml:space="preserve">Pull request</w:t>
      </w:r>
      <w:r>
        <w:t xml:space="preserve">:</w:t>
      </w:r>
      <w:r>
        <w:t xml:space="preserve"> </w:t>
      </w:r>
      <w:hyperlink r:id="rId41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13"/>
    <w:bookmarkStart w:id="414"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2"/>
        </w:numPr>
      </w:pPr>
      <w:r>
        <w:t xml:space="preserve">Need to be manually resolved</w:t>
      </w:r>
    </w:p>
    <w:p>
      <w:pPr>
        <w:pStyle w:val="Compact"/>
        <w:numPr>
          <w:ilvl w:val="0"/>
          <w:numId w:val="1122"/>
        </w:numPr>
      </w:pPr>
      <w:r>
        <w:t xml:space="preserve">May confuse both human and AI collaborators</w:t>
      </w:r>
    </w:p>
    <w:p>
      <w:pPr>
        <w:pStyle w:val="Compact"/>
        <w:numPr>
          <w:ilvl w:val="0"/>
          <w:numId w:val="112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14"/>
    <w:bookmarkStart w:id="415"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23"/>
        </w:numPr>
      </w:pPr>
      <w:r>
        <w:t xml:space="preserve">Use Copilot Chat in your editor to describe the changes you want</w:t>
      </w:r>
    </w:p>
    <w:p>
      <w:pPr>
        <w:pStyle w:val="Compact"/>
        <w:numPr>
          <w:ilvl w:val="0"/>
          <w:numId w:val="1123"/>
        </w:numPr>
      </w:pPr>
      <w:r>
        <w:t xml:space="preserve">The agent will analyze your request and create a pull request</w:t>
      </w:r>
    </w:p>
    <w:p>
      <w:pPr>
        <w:pStyle w:val="Compact"/>
        <w:numPr>
          <w:ilvl w:val="0"/>
          <w:numId w:val="1123"/>
        </w:numPr>
      </w:pPr>
      <w:r>
        <w:t xml:space="preserve">This is useful for quick fixes or well-defined tasks</w:t>
      </w:r>
    </w:p>
    <w:bookmarkEnd w:id="415"/>
    <w:bookmarkStart w:id="416" w:name="important-safeguards"/>
    <w:p>
      <w:pPr>
        <w:pStyle w:val="Heading4"/>
      </w:pPr>
      <w:r>
        <w:t xml:space="preserve">17.4.2.6 Important Safeguards</w:t>
      </w:r>
    </w:p>
    <w:p>
      <w:pPr>
        <w:pStyle w:val="Compact"/>
        <w:numPr>
          <w:ilvl w:val="0"/>
          <w:numId w:val="1124"/>
        </w:numPr>
      </w:pPr>
      <w:r>
        <w:rPr>
          <w:b/>
          <w:bCs/>
        </w:rPr>
        <w:t xml:space="preserve">Human approval required</w:t>
      </w:r>
      <w:r>
        <w:t xml:space="preserve">:</w:t>
      </w:r>
      <w:r>
        <w:t xml:space="preserve"> </w:t>
      </w:r>
      <w:r>
        <w:t xml:space="preserve">Coding agents cannot merge their own changes</w:t>
      </w:r>
    </w:p>
    <w:p>
      <w:pPr>
        <w:pStyle w:val="Compact"/>
        <w:numPr>
          <w:ilvl w:val="0"/>
          <w:numId w:val="112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24"/>
        </w:numPr>
      </w:pPr>
      <w:r>
        <w:rPr>
          <w:b/>
          <w:bCs/>
        </w:rPr>
        <w:t xml:space="preserve">Full transparency</w:t>
      </w:r>
      <w:r>
        <w:t xml:space="preserve">:</w:t>
      </w:r>
      <w:r>
        <w:t xml:space="preserve"> </w:t>
      </w:r>
      <w:r>
        <w:t xml:space="preserve">All agent actions are logged and visible in the PR</w:t>
      </w:r>
    </w:p>
    <w:bookmarkEnd w:id="416"/>
    <w:bookmarkStart w:id="420"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2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2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2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26"/>
        </w:numPr>
      </w:pPr>
      <w:hyperlink r:id="rId41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26"/>
        </w:numPr>
      </w:pPr>
      <w:hyperlink r:id="rId41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19">
        <w:r>
          <w:rPr>
            <w:rStyle w:val="Hyperlink"/>
          </w:rPr>
          <w:t xml:space="preserve">GitHub Copilot coding agent documentation</w:t>
        </w:r>
      </w:hyperlink>
      <w:r>
        <w:t xml:space="preserve">.</w:t>
      </w:r>
    </w:p>
    <w:bookmarkEnd w:id="420"/>
    <w:bookmarkEnd w:id="421"/>
    <w:bookmarkStart w:id="424"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22"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27"/>
        </w:numPr>
      </w:pPr>
      <w:r>
        <w:t xml:space="preserve">“tidy up [file, function, module, whole project]”</w:t>
      </w:r>
    </w:p>
    <w:p>
      <w:pPr>
        <w:pStyle w:val="Compact"/>
        <w:numPr>
          <w:ilvl w:val="0"/>
          <w:numId w:val="1127"/>
        </w:numPr>
      </w:pPr>
      <w:r>
        <w:t xml:space="preserve">Useful for improving code organization, consistency, and readability</w:t>
      </w:r>
    </w:p>
    <w:p>
      <w:pPr>
        <w:pStyle w:val="Compact"/>
        <w:numPr>
          <w:ilvl w:val="0"/>
          <w:numId w:val="112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28"/>
        </w:numPr>
      </w:pPr>
      <w:r>
        <w:t xml:space="preserve">“address failing workflows”</w:t>
      </w:r>
    </w:p>
    <w:p>
      <w:pPr>
        <w:pStyle w:val="Compact"/>
        <w:numPr>
          <w:ilvl w:val="0"/>
          <w:numId w:val="1128"/>
        </w:numPr>
      </w:pPr>
      <w:r>
        <w:t xml:space="preserve">Helps fix continuous integration (CI) failures, build errors, or test failures</w:t>
      </w:r>
    </w:p>
    <w:p>
      <w:pPr>
        <w:pStyle w:val="Compact"/>
        <w:numPr>
          <w:ilvl w:val="0"/>
          <w:numId w:val="112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29"/>
        </w:numPr>
      </w:pPr>
      <w:r>
        <w:t xml:space="preserve">“decompose [function, quarto-file, etc]”</w:t>
      </w:r>
    </w:p>
    <w:p>
      <w:pPr>
        <w:pStyle w:val="Compact"/>
        <w:numPr>
          <w:ilvl w:val="0"/>
          <w:numId w:val="1129"/>
        </w:numPr>
      </w:pPr>
      <w:r>
        <w:t xml:space="preserve">Breaks down large or complex code into smaller, more manageable pieces</w:t>
      </w:r>
    </w:p>
    <w:p>
      <w:pPr>
        <w:pStyle w:val="Compact"/>
        <w:numPr>
          <w:ilvl w:val="0"/>
          <w:numId w:val="112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30"/>
        </w:numPr>
      </w:pPr>
      <w:r>
        <w:t xml:space="preserve">“update [links, content, etc]”</w:t>
      </w:r>
    </w:p>
    <w:p>
      <w:pPr>
        <w:pStyle w:val="Compact"/>
        <w:numPr>
          <w:ilvl w:val="0"/>
          <w:numId w:val="1130"/>
        </w:numPr>
      </w:pPr>
      <w:r>
        <w:t xml:space="preserve">Refreshes outdated information, fixes broken links, or modernizes code</w:t>
      </w:r>
    </w:p>
    <w:p>
      <w:pPr>
        <w:pStyle w:val="Compact"/>
        <w:numPr>
          <w:ilvl w:val="0"/>
          <w:numId w:val="113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31"/>
        </w:numPr>
      </w:pPr>
      <w:r>
        <w:t xml:space="preserve">“expand [a section in a document]”</w:t>
      </w:r>
    </w:p>
    <w:p>
      <w:pPr>
        <w:pStyle w:val="Compact"/>
        <w:numPr>
          <w:ilvl w:val="0"/>
          <w:numId w:val="1131"/>
        </w:numPr>
      </w:pPr>
      <w:r>
        <w:t xml:space="preserve">Adds more detail, examples, or explanation to existing content</w:t>
      </w:r>
    </w:p>
    <w:p>
      <w:pPr>
        <w:pStyle w:val="Compact"/>
        <w:numPr>
          <w:ilvl w:val="0"/>
          <w:numId w:val="113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2"/>
        </w:numPr>
      </w:pPr>
      <w:r>
        <w:t xml:space="preserve">“condense [a section in a document]”</w:t>
      </w:r>
    </w:p>
    <w:p>
      <w:pPr>
        <w:pStyle w:val="Compact"/>
        <w:numPr>
          <w:ilvl w:val="0"/>
          <w:numId w:val="1132"/>
        </w:numPr>
      </w:pPr>
      <w:r>
        <w:t xml:space="preserve">Reduces verbosity while preserving essential information</w:t>
      </w:r>
    </w:p>
    <w:p>
      <w:pPr>
        <w:pStyle w:val="Compact"/>
        <w:numPr>
          <w:ilvl w:val="0"/>
          <w:numId w:val="113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33"/>
        </w:numPr>
      </w:pPr>
      <w:r>
        <w:t xml:space="preserve">“clarify [a section in a document]”</w:t>
      </w:r>
    </w:p>
    <w:p>
      <w:pPr>
        <w:pStyle w:val="Compact"/>
        <w:numPr>
          <w:ilvl w:val="0"/>
          <w:numId w:val="1133"/>
        </w:numPr>
      </w:pPr>
      <w:r>
        <w:t xml:space="preserve">Improves clarity, removes ambiguity, or simplifies complex explanations</w:t>
      </w:r>
    </w:p>
    <w:p>
      <w:pPr>
        <w:pStyle w:val="Compact"/>
        <w:numPr>
          <w:ilvl w:val="0"/>
          <w:numId w:val="1133"/>
        </w:numPr>
      </w:pPr>
      <w:r>
        <w:t xml:space="preserve">Example:</w:t>
      </w:r>
      <w:r>
        <w:t xml:space="preserve"> </w:t>
      </w:r>
      <w:r>
        <w:t xml:space="preserve">“clarify the explanation of the analysis workflow”</w:t>
      </w:r>
    </w:p>
    <w:bookmarkEnd w:id="422"/>
    <w:bookmarkStart w:id="423" w:name="tips-for-effective-prompts"/>
    <w:p>
      <w:pPr>
        <w:pStyle w:val="Heading4"/>
      </w:pPr>
      <w:r>
        <w:t xml:space="preserve">17.4.3.2 Tips for Effective Prompts</w:t>
      </w:r>
    </w:p>
    <w:p>
      <w:pPr>
        <w:pStyle w:val="Compact"/>
        <w:numPr>
          <w:ilvl w:val="0"/>
          <w:numId w:val="1134"/>
        </w:numPr>
      </w:pPr>
      <w:r>
        <w:rPr>
          <w:b/>
          <w:bCs/>
        </w:rPr>
        <w:t xml:space="preserve">Be specific</w:t>
      </w:r>
      <w:r>
        <w:t xml:space="preserve">: Include file names, function names, or specific sections when possible</w:t>
      </w:r>
    </w:p>
    <w:p>
      <w:pPr>
        <w:pStyle w:val="Compact"/>
        <w:numPr>
          <w:ilvl w:val="0"/>
          <w:numId w:val="1134"/>
        </w:numPr>
      </w:pPr>
      <w:r>
        <w:rPr>
          <w:b/>
          <w:bCs/>
        </w:rPr>
        <w:t xml:space="preserve">Provide context</w:t>
      </w:r>
      <w:r>
        <w:t xml:space="preserve">: Explain what you want to achieve and why</w:t>
      </w:r>
    </w:p>
    <w:p>
      <w:pPr>
        <w:pStyle w:val="Compact"/>
        <w:numPr>
          <w:ilvl w:val="0"/>
          <w:numId w:val="1134"/>
        </w:numPr>
      </w:pPr>
      <w:r>
        <w:rPr>
          <w:b/>
          <w:bCs/>
        </w:rPr>
        <w:t xml:space="preserve">Set boundaries</w:t>
      </w:r>
      <w:r>
        <w:t xml:space="preserve">: Specify what should or shouldn’t change</w:t>
      </w:r>
    </w:p>
    <w:p>
      <w:pPr>
        <w:pStyle w:val="Compact"/>
        <w:numPr>
          <w:ilvl w:val="0"/>
          <w:numId w:val="1134"/>
        </w:numPr>
      </w:pPr>
      <w:r>
        <w:rPr>
          <w:b/>
          <w:bCs/>
        </w:rPr>
        <w:t xml:space="preserve">Request validation</w:t>
      </w:r>
      <w:r>
        <w:t xml:space="preserve">: Ask the agent to test or verify its changes when appropriate</w:t>
      </w:r>
    </w:p>
    <w:bookmarkEnd w:id="423"/>
    <w:bookmarkEnd w:id="424"/>
    <w:bookmarkStart w:id="433" w:name="X78fbabd99b8c6584bf57dbedde34a645253b1d9"/>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25"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35"/>
        </w:numPr>
      </w:pPr>
      <w:r>
        <w:t xml:space="preserve">“fix the code issues found by the failing workflows”</w:t>
      </w:r>
    </w:p>
    <w:p>
      <w:pPr>
        <w:pStyle w:val="Compact"/>
        <w:numPr>
          <w:ilvl w:val="0"/>
          <w:numId w:val="1135"/>
        </w:numPr>
      </w:pPr>
      <w:r>
        <w:t xml:space="preserve">“address the linting errors reported in the GitHub Actions checks”</w:t>
      </w:r>
    </w:p>
    <w:p>
      <w:pPr>
        <w:pStyle w:val="Compact"/>
        <w:numPr>
          <w:ilvl w:val="0"/>
          <w:numId w:val="1135"/>
        </w:numPr>
      </w:pPr>
      <w:r>
        <w:t xml:space="preserve">“fix the test failures in the CI pipeline”</w:t>
      </w:r>
    </w:p>
    <w:p>
      <w:pPr>
        <w:pStyle w:val="Compact"/>
        <w:numPr>
          <w:ilvl w:val="0"/>
          <w:numId w:val="113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25"/>
    <w:bookmarkStart w:id="429"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36"/>
        </w:numPr>
      </w:pPr>
      <w:r>
        <w:t xml:space="preserve">“fix the syntax error in the GitHub Actions workflow file at line X”</w:t>
      </w:r>
    </w:p>
    <w:p>
      <w:pPr>
        <w:pStyle w:val="Compact"/>
        <w:numPr>
          <w:ilvl w:val="0"/>
          <w:numId w:val="1136"/>
        </w:numPr>
      </w:pPr>
      <w:r>
        <w:t xml:space="preserve">“update the workflow to use the latest version of action Y”</w:t>
      </w:r>
    </w:p>
    <w:p>
      <w:pPr>
        <w:pStyle w:val="Compact"/>
        <w:numPr>
          <w:ilvl w:val="0"/>
          <w:numId w:val="113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27" name="Picture"/>
                  <a:graphic>
                    <a:graphicData uri="http://schemas.openxmlformats.org/drawingml/2006/picture">
                      <pic:pic>
                        <pic:nvPicPr>
                          <pic:cNvPr descr="/opt/quarto/share/formats/docx/warning.png" id="428" name="Picture"/>
                          <pic:cNvPicPr>
                            <a:picLocks noChangeArrowheads="1" noChangeAspect="1"/>
                          </pic:cNvPicPr>
                        </pic:nvPicPr>
                        <pic:blipFill>
                          <a:blip r:embed="rId4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37"/>
              </w:numPr>
            </w:pPr>
            <w:r>
              <w:rPr>
                <w:b/>
                <w:bCs/>
              </w:rPr>
              <w:t xml:space="preserve">Review every line</w:t>
            </w:r>
            <w:r>
              <w:t xml:space="preserve"> </w:t>
            </w:r>
            <w:r>
              <w:t xml:space="preserve">of the proposed changes</w:t>
            </w:r>
          </w:p>
          <w:p>
            <w:pPr>
              <w:pStyle w:val="Compact"/>
              <w:numPr>
                <w:ilvl w:val="0"/>
                <w:numId w:val="1137"/>
              </w:numPr>
            </w:pPr>
            <w:r>
              <w:rPr>
                <w:b/>
                <w:bCs/>
              </w:rPr>
              <w:t xml:space="preserve">Verify</w:t>
            </w:r>
            <w:r>
              <w:t xml:space="preserve"> </w:t>
            </w:r>
            <w:r>
              <w:t xml:space="preserve">the changes only address the specific issue</w:t>
            </w:r>
          </w:p>
          <w:p>
            <w:pPr>
              <w:pStyle w:val="Compact"/>
              <w:numPr>
                <w:ilvl w:val="0"/>
                <w:numId w:val="1137"/>
              </w:numPr>
            </w:pPr>
            <w:r>
              <w:rPr>
                <w:b/>
                <w:bCs/>
              </w:rPr>
              <w:t xml:space="preserve">Check</w:t>
            </w:r>
            <w:r>
              <w:t xml:space="preserve"> </w:t>
            </w:r>
            <w:r>
              <w:t xml:space="preserve">that no new secret access or command execution has been added</w:t>
            </w:r>
          </w:p>
          <w:p>
            <w:pPr>
              <w:pStyle w:val="Compact"/>
              <w:numPr>
                <w:ilvl w:val="0"/>
                <w:numId w:val="113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29"/>
    <w:bookmarkStart w:id="430"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38"/>
        </w:numPr>
      </w:pPr>
      <w:r>
        <w:rPr>
          <w:b/>
          <w:bCs/>
        </w:rPr>
        <w:t xml:space="preserve">First, examine the workflow logs</w:t>
      </w:r>
      <w:r>
        <w:t xml:space="preserve">:</w:t>
      </w:r>
    </w:p>
    <w:p>
      <w:pPr>
        <w:pStyle w:val="Compact"/>
        <w:numPr>
          <w:ilvl w:val="1"/>
          <w:numId w:val="1139"/>
        </w:numPr>
      </w:pPr>
      <w:r>
        <w:t xml:space="preserve">Look at the error messages in the GitHub Actions tab</w:t>
      </w:r>
    </w:p>
    <w:p>
      <w:pPr>
        <w:pStyle w:val="Compact"/>
        <w:numPr>
          <w:ilvl w:val="1"/>
          <w:numId w:val="1139"/>
        </w:numPr>
      </w:pPr>
      <w:r>
        <w:t xml:space="preserve">Identify whether the error is in your code or the workflow itself</w:t>
      </w:r>
    </w:p>
    <w:p>
      <w:pPr>
        <w:pStyle w:val="Compact"/>
        <w:numPr>
          <w:ilvl w:val="1"/>
          <w:numId w:val="1139"/>
        </w:numPr>
      </w:pPr>
      <w:r>
        <w:t xml:space="preserve">Common code issues: test failures, linting errors, compilation errors</w:t>
      </w:r>
    </w:p>
    <w:p>
      <w:pPr>
        <w:pStyle w:val="Compact"/>
        <w:numPr>
          <w:ilvl w:val="1"/>
          <w:numId w:val="1139"/>
        </w:numPr>
      </w:pPr>
      <w:r>
        <w:t xml:space="preserve">Common workflow issues: YAML syntax errors, missing actions, permission errors</w:t>
      </w:r>
    </w:p>
    <w:p>
      <w:pPr>
        <w:pStyle w:val="Compact"/>
        <w:numPr>
          <w:ilvl w:val="0"/>
          <w:numId w:val="1138"/>
        </w:numPr>
      </w:pPr>
      <w:r>
        <w:rPr>
          <w:b/>
          <w:bCs/>
        </w:rPr>
        <w:t xml:space="preserve">Use a diagnostic prompt</w:t>
      </w:r>
      <w:r>
        <w:t xml:space="preserve">:</w:t>
      </w:r>
    </w:p>
    <w:p>
      <w:pPr>
        <w:pStyle w:val="Compact"/>
        <w:numPr>
          <w:ilvl w:val="1"/>
          <w:numId w:val="1140"/>
        </w:numPr>
      </w:pPr>
      <w:r>
        <w:t xml:space="preserve">“examine the failing workflow logs and identify whether the issue is in the code or the workflow configuration”</w:t>
      </w:r>
    </w:p>
    <w:p>
      <w:pPr>
        <w:pStyle w:val="Compact"/>
        <w:numPr>
          <w:ilvl w:val="1"/>
          <w:numId w:val="1140"/>
        </w:numPr>
      </w:pPr>
      <w:r>
        <w:t xml:space="preserve">“diagnose the root cause of the workflow failure”</w:t>
      </w:r>
    </w:p>
    <w:p>
      <w:pPr>
        <w:pStyle w:val="Compact"/>
        <w:numPr>
          <w:ilvl w:val="0"/>
          <w:numId w:val="113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30"/>
    <w:bookmarkStart w:id="432" w:name="additional-resources-1"/>
    <w:p>
      <w:pPr>
        <w:pStyle w:val="Heading4"/>
      </w:pPr>
      <w:r>
        <w:t xml:space="preserve">17.4.4.4 Additional Resources</w:t>
      </w:r>
    </w:p>
    <w:p>
      <w:pPr>
        <w:pStyle w:val="Compact"/>
        <w:numPr>
          <w:ilvl w:val="0"/>
          <w:numId w:val="1141"/>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41"/>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41"/>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41"/>
        </w:numPr>
      </w:pPr>
      <w:r>
        <w:t xml:space="preserve">See the</w:t>
      </w:r>
      <w:r>
        <w:t xml:space="preserve"> </w:t>
      </w:r>
      <w:hyperlink r:id="rId431">
        <w:r>
          <w:rPr>
            <w:rStyle w:val="Hyperlink"/>
          </w:rPr>
          <w:t xml:space="preserve">GitHub Actions documentation</w:t>
        </w:r>
      </w:hyperlink>
      <w:r>
        <w:t xml:space="preserve"> </w:t>
      </w:r>
      <w:r>
        <w:t xml:space="preserve">for workflow syntax and troubleshooting</w:t>
      </w:r>
    </w:p>
    <w:bookmarkEnd w:id="432"/>
    <w:bookmarkEnd w:id="433"/>
    <w:bookmarkStart w:id="439"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4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4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4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4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4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4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4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43"/>
        </w:numPr>
      </w:pPr>
      <w:r>
        <w:rPr>
          <w:b/>
          <w:bCs/>
        </w:rPr>
        <w:t xml:space="preserve">Subtle bugs</w:t>
      </w:r>
      <w:r>
        <w:t xml:space="preserve">:</w:t>
      </w:r>
      <w:r>
        <w:t xml:space="preserve"> </w:t>
      </w:r>
      <w:r>
        <w:t xml:space="preserve">AI-generated code may contain logic errors that are not immediately obvious</w:t>
      </w:r>
    </w:p>
    <w:p>
      <w:pPr>
        <w:numPr>
          <w:ilvl w:val="0"/>
          <w:numId w:val="114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4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4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4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4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38" w:name="further-readingviewing"/>
    <w:p>
      <w:pPr>
        <w:pStyle w:val="Heading4"/>
      </w:pPr>
      <w:r>
        <w:t xml:space="preserve">17.4.5.1 Further reading/viewing</w:t>
      </w:r>
    </w:p>
    <w:p>
      <w:pPr>
        <w:pStyle w:val="Compact"/>
        <w:numPr>
          <w:ilvl w:val="0"/>
          <w:numId w:val="1144"/>
        </w:numPr>
      </w:pPr>
      <w:r>
        <w:rPr>
          <w:i/>
          <w:iCs/>
        </w:rPr>
        <w:t xml:space="preserve">I Robot</w:t>
      </w:r>
      <w:r>
        <w:t xml:space="preserve"> </w:t>
      </w:r>
      <w:r>
        <w:t xml:space="preserve">(Asimov 1950)</w:t>
      </w:r>
    </w:p>
    <w:p>
      <w:pPr>
        <w:pStyle w:val="Compact"/>
        <w:numPr>
          <w:ilvl w:val="0"/>
          <w:numId w:val="1144"/>
        </w:numPr>
      </w:pPr>
      <w:r>
        <w:rPr>
          <w:i/>
          <w:iCs/>
        </w:rPr>
        <w:t xml:space="preserve">Dune</w:t>
      </w:r>
      <w:r>
        <w:t xml:space="preserve"> </w:t>
      </w:r>
      <w:r>
        <w:t xml:space="preserve">(Herbert 1965)</w:t>
      </w:r>
    </w:p>
    <w:p>
      <w:pPr>
        <w:pStyle w:val="Compact"/>
        <w:numPr>
          <w:ilvl w:val="0"/>
          <w:numId w:val="1144"/>
        </w:numPr>
      </w:pPr>
      <w:r>
        <w:t xml:space="preserve">“2001: A Space Odyssey”</w:t>
      </w:r>
      <w:r>
        <w:t xml:space="preserve"> </w:t>
      </w:r>
      <w:r>
        <w:t xml:space="preserve">(1968)</w:t>
      </w:r>
    </w:p>
    <w:p>
      <w:pPr>
        <w:pStyle w:val="Compact"/>
        <w:numPr>
          <w:ilvl w:val="0"/>
          <w:numId w:val="1144"/>
        </w:numPr>
      </w:pPr>
      <w:r>
        <w:t xml:space="preserve">“Terminator 3: Rise of the Machines”</w:t>
      </w:r>
      <w:r>
        <w:t xml:space="preserve"> </w:t>
      </w:r>
      <w:r>
        <w:t xml:space="preserve">(2003)</w:t>
      </w:r>
    </w:p>
    <w:p>
      <w:pPr>
        <w:pStyle w:val="Compact"/>
        <w:numPr>
          <w:ilvl w:val="0"/>
          <w:numId w:val="1144"/>
        </w:numPr>
      </w:pPr>
      <w:r>
        <w:t xml:space="preserve">“The Matrix”</w:t>
      </w:r>
      <w:r>
        <w:t xml:space="preserve"> </w:t>
      </w:r>
      <w:r>
        <w:t xml:space="preserve">(1999)</w:t>
      </w:r>
    </w:p>
    <w:p>
      <w:pPr>
        <w:pStyle w:val="Compact"/>
        <w:numPr>
          <w:ilvl w:val="0"/>
          <w:numId w:val="1144"/>
        </w:numPr>
      </w:pPr>
      <w:r>
        <w:t xml:space="preserve">“Blade Runner”</w:t>
      </w:r>
      <w:r>
        <w:t xml:space="preserve"> </w:t>
      </w:r>
      <w:r>
        <w:t xml:space="preserve">(1982)</w:t>
      </w:r>
    </w:p>
    <w:p>
      <w:pPr>
        <w:pStyle w:val="Compact"/>
        <w:numPr>
          <w:ilvl w:val="0"/>
          <w:numId w:val="1144"/>
        </w:numPr>
      </w:pPr>
      <w:r>
        <w:t xml:space="preserve">“WarGames”</w:t>
      </w:r>
      <w:r>
        <w:t xml:space="preserve"> </w:t>
      </w:r>
      <w:r>
        <w:t xml:space="preserve">(1983)</w:t>
      </w:r>
    </w:p>
    <w:p>
      <w:pPr>
        <w:pStyle w:val="Compact"/>
        <w:numPr>
          <w:ilvl w:val="0"/>
          <w:numId w:val="1144"/>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44"/>
        </w:numPr>
      </w:pPr>
      <w:r>
        <w:rPr>
          <w:i/>
          <w:iCs/>
        </w:rPr>
        <w:t xml:space="preserve">Ender’s Game</w:t>
      </w:r>
      <w:r>
        <w:t xml:space="preserve"> </w:t>
      </w:r>
      <w:r>
        <w:t xml:space="preserve">(Card 1985)</w:t>
      </w:r>
    </w:p>
    <w:p>
      <w:pPr>
        <w:pStyle w:val="Compact"/>
        <w:numPr>
          <w:ilvl w:val="0"/>
          <w:numId w:val="114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35" name="Picture"/>
            <a:graphic>
              <a:graphicData uri="http://schemas.openxmlformats.org/drawingml/2006/picture">
                <pic:pic>
                  <pic:nvPicPr>
                    <pic:cNvPr descr="assets/images/matrix-agents.png" id="436" name="Picture"/>
                    <pic:cNvPicPr>
                      <a:picLocks noChangeArrowheads="1" noChangeAspect="1"/>
                    </pic:cNvPicPr>
                  </pic:nvPicPr>
                  <pic:blipFill>
                    <a:blip r:embed="rId434"/>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37">
        <w:r>
          <w:rPr>
            <w:rStyle w:val="Hyperlink"/>
          </w:rPr>
          <w:t xml:space="preserve">Agents</w:t>
        </w:r>
      </w:hyperlink>
    </w:p>
    <w:bookmarkEnd w:id="438"/>
    <w:bookmarkEnd w:id="439"/>
    <w:bookmarkStart w:id="442"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4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4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4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4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4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4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4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4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warning.png" id="441" name="Picture"/>
                          <pic:cNvPicPr>
                            <a:picLocks noChangeArrowheads="1" noChangeAspect="1"/>
                          </pic:cNvPicPr>
                        </pic:nvPicPr>
                        <pic:blipFill>
                          <a:blip r:embed="rId4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46"/>
              </w:numPr>
            </w:pPr>
            <w:r>
              <w:t xml:space="preserve">Access secrets and credentials</w:t>
            </w:r>
          </w:p>
          <w:p>
            <w:pPr>
              <w:pStyle w:val="Compact"/>
              <w:numPr>
                <w:ilvl w:val="0"/>
                <w:numId w:val="1146"/>
              </w:numPr>
            </w:pPr>
            <w:r>
              <w:t xml:space="preserve">Deploy code to production</w:t>
            </w:r>
          </w:p>
          <w:p>
            <w:pPr>
              <w:pStyle w:val="Compact"/>
              <w:numPr>
                <w:ilvl w:val="0"/>
                <w:numId w:val="114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42"/>
    <w:bookmarkStart w:id="447"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44"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47"/>
        </w:numPr>
      </w:pPr>
      <w:r>
        <w:t xml:space="preserve">Data exfiltration</w:t>
      </w:r>
    </w:p>
    <w:p>
      <w:pPr>
        <w:pStyle w:val="Compact"/>
        <w:numPr>
          <w:ilvl w:val="0"/>
          <w:numId w:val="1147"/>
        </w:numPr>
      </w:pPr>
      <w:r>
        <w:t xml:space="preserve">Accidental leaks of sensitive information</w:t>
      </w:r>
    </w:p>
    <w:p>
      <w:pPr>
        <w:pStyle w:val="Compact"/>
        <w:numPr>
          <w:ilvl w:val="0"/>
          <w:numId w:val="1147"/>
        </w:numPr>
      </w:pPr>
      <w:r>
        <w:t xml:space="preserve">Execution of malicious instructions</w:t>
      </w:r>
    </w:p>
    <w:p>
      <w:pPr>
        <w:pStyle w:val="FirstParagraph"/>
      </w:pPr>
      <w:r>
        <w:t xml:space="preserve">By default, the agent’s firewall allows access to:</w:t>
      </w:r>
    </w:p>
    <w:p>
      <w:pPr>
        <w:pStyle w:val="Compact"/>
        <w:numPr>
          <w:ilvl w:val="0"/>
          <w:numId w:val="1148"/>
        </w:numPr>
      </w:pPr>
      <w:r>
        <w:t xml:space="preserve">Common OS package repositories (Debian, Ubuntu, Red Hat, etc.)</w:t>
      </w:r>
    </w:p>
    <w:p>
      <w:pPr>
        <w:pStyle w:val="Compact"/>
        <w:numPr>
          <w:ilvl w:val="0"/>
          <w:numId w:val="1148"/>
        </w:numPr>
      </w:pPr>
      <w:r>
        <w:t xml:space="preserve">Popular container registries (Docker Hub, Azure Container Registry, AWS ECR, etc.)</w:t>
      </w:r>
    </w:p>
    <w:p>
      <w:pPr>
        <w:pStyle w:val="Compact"/>
        <w:numPr>
          <w:ilvl w:val="0"/>
          <w:numId w:val="1148"/>
        </w:numPr>
      </w:pPr>
      <w:r>
        <w:t xml:space="preserve">Language-specific package registries (npm, PyPI, Maven, RubyGems, etc.)</w:t>
      </w:r>
    </w:p>
    <w:p>
      <w:pPr>
        <w:pStyle w:val="Compact"/>
        <w:numPr>
          <w:ilvl w:val="0"/>
          <w:numId w:val="114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43">
        <w:r>
          <w:rPr>
            <w:rStyle w:val="Hyperlink"/>
          </w:rPr>
          <w:t xml:space="preserve">Copilot allowlist reference</w:t>
        </w:r>
      </w:hyperlink>
      <w:r>
        <w:t xml:space="preserve">.</w:t>
      </w:r>
    </w:p>
    <w:bookmarkEnd w:id="444"/>
    <w:bookmarkStart w:id="446"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49"/>
        </w:numPr>
      </w:pPr>
      <w:r>
        <w:t xml:space="preserve">Add custom hosts to the allowlist (for internal dependencies or additional registries)</w:t>
      </w:r>
    </w:p>
    <w:p>
      <w:pPr>
        <w:pStyle w:val="Compact"/>
        <w:numPr>
          <w:ilvl w:val="0"/>
          <w:numId w:val="1149"/>
        </w:numPr>
      </w:pPr>
      <w:r>
        <w:t xml:space="preserve">Opt out of the default recommended allowlist for stricter security</w:t>
      </w:r>
    </w:p>
    <w:p>
      <w:pPr>
        <w:pStyle w:val="Compact"/>
        <w:numPr>
          <w:ilvl w:val="0"/>
          <w:numId w:val="114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45">
        <w:r>
          <w:rPr>
            <w:rStyle w:val="Hyperlink"/>
          </w:rPr>
          <w:t xml:space="preserve">Customizing or disabling the firewall for GitHub Copilot coding agent</w:t>
        </w:r>
      </w:hyperlink>
      <w:r>
        <w:t xml:space="preserve">.</w:t>
      </w:r>
    </w:p>
    <w:bookmarkEnd w:id="446"/>
    <w:bookmarkEnd w:id="447"/>
    <w:bookmarkStart w:id="458"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48"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50"/>
        </w:numPr>
      </w:pPr>
      <w:r>
        <w:t xml:space="preserve">Faster agent startup and execution</w:t>
      </w:r>
    </w:p>
    <w:p>
      <w:pPr>
        <w:pStyle w:val="Compact"/>
        <w:numPr>
          <w:ilvl w:val="0"/>
          <w:numId w:val="1150"/>
        </w:numPr>
      </w:pPr>
      <w:r>
        <w:t xml:space="preserve">More reliable builds and tests</w:t>
      </w:r>
    </w:p>
    <w:p>
      <w:pPr>
        <w:pStyle w:val="Compact"/>
        <w:numPr>
          <w:ilvl w:val="0"/>
          <w:numId w:val="1150"/>
        </w:numPr>
      </w:pPr>
      <w:r>
        <w:t xml:space="preserve">Access to private or authenticated dependencies</w:t>
      </w:r>
    </w:p>
    <w:p>
      <w:pPr>
        <w:pStyle w:val="Compact"/>
        <w:numPr>
          <w:ilvl w:val="0"/>
          <w:numId w:val="1150"/>
        </w:numPr>
      </w:pPr>
      <w:r>
        <w:t xml:space="preserve">Consistent development environment across all agent sessions</w:t>
      </w:r>
    </w:p>
    <w:bookmarkEnd w:id="448"/>
    <w:bookmarkStart w:id="449"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49"/>
    <w:bookmarkStart w:id="450"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50"/>
    <w:bookmarkStart w:id="451"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51"/>
        </w:numPr>
      </w:pPr>
      <w:r>
        <w:rPr>
          <w:rStyle w:val="VerbatimChar"/>
        </w:rPr>
        <w:t xml:space="preserve">steps</w:t>
      </w:r>
      <w:r>
        <w:t xml:space="preserve">: Setup commands and actions to run</w:t>
      </w:r>
    </w:p>
    <w:p>
      <w:pPr>
        <w:pStyle w:val="Compact"/>
        <w:numPr>
          <w:ilvl w:val="0"/>
          <w:numId w:val="1151"/>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51"/>
        </w:numPr>
      </w:pPr>
      <w:r>
        <w:rPr>
          <w:rStyle w:val="VerbatimChar"/>
        </w:rPr>
        <w:t xml:space="preserve">runs-on</w:t>
      </w:r>
      <w:r>
        <w:t xml:space="preserve">: Runner type (Ubuntu x64 Linux only)</w:t>
      </w:r>
    </w:p>
    <w:p>
      <w:pPr>
        <w:pStyle w:val="Compact"/>
        <w:numPr>
          <w:ilvl w:val="0"/>
          <w:numId w:val="1151"/>
        </w:numPr>
      </w:pPr>
      <w:r>
        <w:rPr>
          <w:rStyle w:val="VerbatimChar"/>
        </w:rPr>
        <w:t xml:space="preserve">services</w:t>
      </w:r>
      <w:r>
        <w:t xml:space="preserve">: Database or service containers</w:t>
      </w:r>
    </w:p>
    <w:p>
      <w:pPr>
        <w:pStyle w:val="Compact"/>
        <w:numPr>
          <w:ilvl w:val="0"/>
          <w:numId w:val="1151"/>
        </w:numPr>
      </w:pPr>
      <w:r>
        <w:rPr>
          <w:rStyle w:val="VerbatimChar"/>
        </w:rPr>
        <w:t xml:space="preserve">snapshot</w:t>
      </w:r>
      <w:r>
        <w:t xml:space="preserve">: Save environment state</w:t>
      </w:r>
    </w:p>
    <w:p>
      <w:pPr>
        <w:pStyle w:val="Compact"/>
        <w:numPr>
          <w:ilvl w:val="0"/>
          <w:numId w:val="1151"/>
        </w:numPr>
      </w:pPr>
      <w:r>
        <w:rPr>
          <w:rStyle w:val="VerbatimChar"/>
        </w:rPr>
        <w:t xml:space="preserve">timeout-minutes</w:t>
      </w:r>
      <w:r>
        <w:t xml:space="preserve">: Maximum 59 minutes</w:t>
      </w:r>
    </w:p>
    <w:p>
      <w:pPr>
        <w:pStyle w:val="FirstParagraph"/>
      </w:pPr>
      <w:r>
        <w:t xml:space="preserve">All other workflow settings are ignored by Copilot.</w:t>
      </w:r>
    </w:p>
    <w:bookmarkEnd w:id="451"/>
    <w:bookmarkStart w:id="452"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52"/>
    <w:bookmarkStart w:id="453"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52"/>
        </w:numPr>
      </w:pPr>
      <w:r>
        <w:t xml:space="preserve">Navigate to your repository’s</w:t>
      </w:r>
      <w:r>
        <w:t xml:space="preserve"> </w:t>
      </w:r>
      <w:r>
        <w:rPr>
          <w:b/>
          <w:bCs/>
        </w:rPr>
        <w:t xml:space="preserve">Settings</w:t>
      </w:r>
    </w:p>
    <w:p>
      <w:pPr>
        <w:pStyle w:val="Compact"/>
        <w:numPr>
          <w:ilvl w:val="0"/>
          <w:numId w:val="1152"/>
        </w:numPr>
      </w:pPr>
      <w:r>
        <w:t xml:space="preserve">Go to</w:t>
      </w:r>
      <w:r>
        <w:t xml:space="preserve"> </w:t>
      </w:r>
      <w:r>
        <w:rPr>
          <w:b/>
          <w:bCs/>
        </w:rPr>
        <w:t xml:space="preserve">Environments</w:t>
      </w:r>
    </w:p>
    <w:p>
      <w:pPr>
        <w:pStyle w:val="Compact"/>
        <w:numPr>
          <w:ilvl w:val="0"/>
          <w:numId w:val="1152"/>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52"/>
        </w:numPr>
      </w:pPr>
      <w:r>
        <w:t xml:space="preserve">Add environment variables or secrets as needed</w:t>
      </w:r>
    </w:p>
    <w:p>
      <w:pPr>
        <w:pStyle w:val="FirstParagraph"/>
      </w:pPr>
      <w:r>
        <w:t xml:space="preserve">Use secrets for sensitive values like API keys or passwords.</w:t>
      </w:r>
    </w:p>
    <w:bookmarkEnd w:id="453"/>
    <w:bookmarkStart w:id="454"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54"/>
    <w:bookmarkStart w:id="455"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55"/>
    <w:bookmarkStart w:id="457"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456">
        <w:r>
          <w:rPr>
            <w:rStyle w:val="Hyperlink"/>
          </w:rPr>
          <w:t xml:space="preserve">Customizing the development environment for GitHub Copilot coding agent</w:t>
        </w:r>
      </w:hyperlink>
      <w:r>
        <w:t xml:space="preserve">.</w:t>
      </w:r>
    </w:p>
    <w:bookmarkEnd w:id="457"/>
    <w:bookmarkEnd w:id="458"/>
    <w:bookmarkStart w:id="462"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459"/>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60">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61">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62"/>
    <w:bookmarkStart w:id="463"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53"/>
        </w:numPr>
      </w:pPr>
      <w:r>
        <w:t xml:space="preserve">Lab members can export Quarto content to Word format for review</w:t>
      </w:r>
    </w:p>
    <w:p>
      <w:pPr>
        <w:pStyle w:val="Compact"/>
        <w:numPr>
          <w:ilvl w:val="0"/>
          <w:numId w:val="1153"/>
        </w:numPr>
      </w:pPr>
      <w:r>
        <w:t xml:space="preserve">Reviewers can make edits, add tracked changes, and insert comments in Word</w:t>
      </w:r>
    </w:p>
    <w:p>
      <w:pPr>
        <w:pStyle w:val="Compact"/>
        <w:numPr>
          <w:ilvl w:val="0"/>
          <w:numId w:val="115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5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5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5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63"/>
    <w:bookmarkStart w:id="464"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55"/>
        </w:numPr>
      </w:pPr>
      <w:r>
        <w:t xml:space="preserve">Markdown and Quarto formatting rules (e.g., blank lines before lists, line breaks in prose)</w:t>
      </w:r>
    </w:p>
    <w:p>
      <w:pPr>
        <w:pStyle w:val="Compact"/>
        <w:numPr>
          <w:ilvl w:val="0"/>
          <w:numId w:val="1155"/>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55"/>
        </w:numPr>
      </w:pPr>
      <w:r>
        <w:t xml:space="preserve">File organization patterns (e.g., using Quarto includes for modular content)</w:t>
      </w:r>
    </w:p>
    <w:p>
      <w:pPr>
        <w:pStyle w:val="Compact"/>
        <w:numPr>
          <w:ilvl w:val="0"/>
          <w:numId w:val="1155"/>
        </w:numPr>
      </w:pPr>
      <w:r>
        <w:t xml:space="preserve">How to work with DOCX files for hybrid editing workflows</w:t>
      </w:r>
    </w:p>
    <w:p>
      <w:pPr>
        <w:pStyle w:val="Compact"/>
        <w:numPr>
          <w:ilvl w:val="0"/>
          <w:numId w:val="1155"/>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464"/>
    <w:bookmarkEnd w:id="465"/>
    <w:bookmarkEnd w:id="466"/>
    <w:bookmarkStart w:id="476" w:name="checklists"/>
    <w:p>
      <w:pPr>
        <w:pStyle w:val="Heading1"/>
      </w:pPr>
      <w:r>
        <w:t xml:space="preserve">18. Checklists</w:t>
      </w:r>
    </w:p>
    <w:p>
      <w:pPr>
        <w:pStyle w:val="FirstParagraph"/>
      </w:pPr>
      <w:r>
        <w:t xml:space="preserve">Adapted by UCD-SeRG team from</w:t>
      </w:r>
      <w:r>
        <w:t xml:space="preserve"> </w:t>
      </w:r>
      <w:hyperlink r:id="rId467">
        <w:r>
          <w:rPr>
            <w:rStyle w:val="Hyperlink"/>
          </w:rPr>
          <w:t xml:space="preserve">original by Jade Benjamin-Chung</w:t>
        </w:r>
      </w:hyperlink>
    </w:p>
    <w:bookmarkStart w:id="468" w:name="pre-analysis-plan-checklist"/>
    <w:p>
      <w:pPr>
        <w:pStyle w:val="Heading2"/>
      </w:pPr>
      <w:r>
        <w:t xml:space="preserve">18.1 Pre-analysis plan checklist</w:t>
      </w:r>
    </w:p>
    <w:p>
      <w:pPr>
        <w:pStyle w:val="Compact"/>
        <w:numPr>
          <w:ilvl w:val="0"/>
          <w:numId w:val="1156"/>
        </w:numPr>
      </w:pPr>
      <w:r>
        <w:t xml:space="preserve">Brief background on the study (a condensed version of the introduction section of the paper)</w:t>
      </w:r>
    </w:p>
    <w:p>
      <w:pPr>
        <w:pStyle w:val="Compact"/>
        <w:numPr>
          <w:ilvl w:val="0"/>
          <w:numId w:val="1156"/>
        </w:numPr>
      </w:pPr>
      <w:r>
        <w:t xml:space="preserve">Hypotheses / objectives</w:t>
      </w:r>
    </w:p>
    <w:p>
      <w:pPr>
        <w:pStyle w:val="Compact"/>
        <w:numPr>
          <w:ilvl w:val="0"/>
          <w:numId w:val="1156"/>
        </w:numPr>
      </w:pPr>
      <w:r>
        <w:t xml:space="preserve">Study design</w:t>
      </w:r>
    </w:p>
    <w:p>
      <w:pPr>
        <w:pStyle w:val="Compact"/>
        <w:numPr>
          <w:ilvl w:val="0"/>
          <w:numId w:val="1156"/>
        </w:numPr>
      </w:pPr>
      <w:r>
        <w:t xml:space="preserve">Description of data</w:t>
      </w:r>
    </w:p>
    <w:p>
      <w:pPr>
        <w:pStyle w:val="Compact"/>
        <w:numPr>
          <w:ilvl w:val="0"/>
          <w:numId w:val="1156"/>
        </w:numPr>
      </w:pPr>
      <w:r>
        <w:t xml:space="preserve">Definition of outcomes</w:t>
      </w:r>
    </w:p>
    <w:p>
      <w:pPr>
        <w:pStyle w:val="Compact"/>
        <w:numPr>
          <w:ilvl w:val="0"/>
          <w:numId w:val="1156"/>
        </w:numPr>
      </w:pPr>
      <w:r>
        <w:t xml:space="preserve">Definition of interventions / exposures</w:t>
      </w:r>
    </w:p>
    <w:p>
      <w:pPr>
        <w:pStyle w:val="Compact"/>
        <w:numPr>
          <w:ilvl w:val="0"/>
          <w:numId w:val="1156"/>
        </w:numPr>
      </w:pPr>
      <w:r>
        <w:t xml:space="preserve">Definition of covariates</w:t>
      </w:r>
    </w:p>
    <w:p>
      <w:pPr>
        <w:pStyle w:val="Compact"/>
        <w:numPr>
          <w:ilvl w:val="0"/>
          <w:numId w:val="1156"/>
        </w:numPr>
      </w:pPr>
      <w:r>
        <w:t xml:space="preserve">Statistical power calculation</w:t>
      </w:r>
    </w:p>
    <w:p>
      <w:pPr>
        <w:pStyle w:val="Compact"/>
        <w:numPr>
          <w:ilvl w:val="0"/>
          <w:numId w:val="1156"/>
        </w:numPr>
      </w:pPr>
      <w:r>
        <w:t xml:space="preserve">Statistical model description</w:t>
      </w:r>
    </w:p>
    <w:p>
      <w:pPr>
        <w:pStyle w:val="Compact"/>
        <w:numPr>
          <w:ilvl w:val="0"/>
          <w:numId w:val="1156"/>
        </w:numPr>
      </w:pPr>
      <w:r>
        <w:t xml:space="preserve">Covariate selection / screening</w:t>
      </w:r>
    </w:p>
    <w:p>
      <w:pPr>
        <w:pStyle w:val="Compact"/>
        <w:numPr>
          <w:ilvl w:val="0"/>
          <w:numId w:val="1156"/>
        </w:numPr>
      </w:pPr>
      <w:r>
        <w:t xml:space="preserve">Standard error estimation method</w:t>
      </w:r>
    </w:p>
    <w:p>
      <w:pPr>
        <w:pStyle w:val="Compact"/>
        <w:numPr>
          <w:ilvl w:val="0"/>
          <w:numId w:val="1156"/>
        </w:numPr>
      </w:pPr>
      <w:r>
        <w:t xml:space="preserve">Missing data analysis</w:t>
      </w:r>
    </w:p>
    <w:p>
      <w:pPr>
        <w:pStyle w:val="Compact"/>
        <w:numPr>
          <w:ilvl w:val="0"/>
          <w:numId w:val="1156"/>
        </w:numPr>
      </w:pPr>
      <w:r>
        <w:t xml:space="preserve">Assessment of effect modification / subgroup analyses</w:t>
      </w:r>
    </w:p>
    <w:p>
      <w:pPr>
        <w:pStyle w:val="Compact"/>
        <w:numPr>
          <w:ilvl w:val="0"/>
          <w:numId w:val="1156"/>
        </w:numPr>
      </w:pPr>
      <w:r>
        <w:t xml:space="preserve">Sensitivity analyses</w:t>
      </w:r>
    </w:p>
    <w:p>
      <w:pPr>
        <w:pStyle w:val="Compact"/>
        <w:numPr>
          <w:ilvl w:val="0"/>
          <w:numId w:val="1156"/>
        </w:numPr>
      </w:pPr>
      <w:r>
        <w:t xml:space="preserve">Negative control analyses</w:t>
      </w:r>
    </w:p>
    <w:bookmarkEnd w:id="468"/>
    <w:bookmarkStart w:id="470" w:name="code-checklist"/>
    <w:p>
      <w:pPr>
        <w:pStyle w:val="Heading2"/>
      </w:pPr>
      <w:r>
        <w:t xml:space="preserve">18.2 Code checklist</w:t>
      </w:r>
    </w:p>
    <w:p>
      <w:pPr>
        <w:pStyle w:val="Compact"/>
        <w:numPr>
          <w:ilvl w:val="0"/>
          <w:numId w:val="1157"/>
        </w:numPr>
      </w:pPr>
      <w:r>
        <w:t xml:space="preserve">Does the script run without errors?</w:t>
      </w:r>
    </w:p>
    <w:p>
      <w:pPr>
        <w:pStyle w:val="Compact"/>
        <w:numPr>
          <w:ilvl w:val="0"/>
          <w:numId w:val="1157"/>
        </w:numPr>
      </w:pPr>
      <w:r>
        <w:t xml:space="preserve">Is code self-contained within repo and/or associated Box folder?</w:t>
      </w:r>
    </w:p>
    <w:p>
      <w:pPr>
        <w:pStyle w:val="Compact"/>
        <w:numPr>
          <w:ilvl w:val="0"/>
          <w:numId w:val="1157"/>
        </w:numPr>
      </w:pPr>
      <w:r>
        <w:t xml:space="preserve">Is all commented out code / remarks removed?</w:t>
      </w:r>
    </w:p>
    <w:p>
      <w:pPr>
        <w:pStyle w:val="Compact"/>
        <w:numPr>
          <w:ilvl w:val="0"/>
          <w:numId w:val="1157"/>
        </w:numPr>
      </w:pPr>
      <w:r>
        <w:t xml:space="preserve">Does the header accurately describe the process completed in the script?</w:t>
      </w:r>
    </w:p>
    <w:p>
      <w:pPr>
        <w:pStyle w:val="Compact"/>
        <w:numPr>
          <w:ilvl w:val="0"/>
          <w:numId w:val="1157"/>
        </w:numPr>
      </w:pPr>
      <w:r>
        <w:t xml:space="preserve">Is the script pushed to its github repository?</w:t>
      </w:r>
    </w:p>
    <w:p>
      <w:pPr>
        <w:pStyle w:val="Compact"/>
        <w:numPr>
          <w:ilvl w:val="0"/>
          <w:numId w:val="1157"/>
        </w:numPr>
      </w:pPr>
      <w:r>
        <w:t xml:space="preserve">Does the code adhere to the</w:t>
      </w:r>
      <w:r>
        <w:t xml:space="preserve"> </w:t>
      </w:r>
      <w:hyperlink r:id="rId469">
        <w:r>
          <w:rPr>
            <w:rStyle w:val="Hyperlink"/>
          </w:rPr>
          <w:t xml:space="preserve">coding style guide</w:t>
        </w:r>
      </w:hyperlink>
      <w:r>
        <w:t xml:space="preserve">?</w:t>
      </w:r>
    </w:p>
    <w:p>
      <w:pPr>
        <w:pStyle w:val="Compact"/>
        <w:numPr>
          <w:ilvl w:val="0"/>
          <w:numId w:val="1157"/>
        </w:numPr>
      </w:pPr>
      <w:r>
        <w:t xml:space="preserve">Are all warnings ignorable? Should any warnings be intentionally suppressed or addressed?</w:t>
      </w:r>
    </w:p>
    <w:bookmarkEnd w:id="470"/>
    <w:bookmarkStart w:id="472"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58"/>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58"/>
        </w:numPr>
      </w:pPr>
      <w:r>
        <w:t xml:space="preserve">Are the study results within the manuscript replicable (i.e., if you rerun the code in the study’s repository, the tables and figures will be exactly replicated?)</w:t>
      </w:r>
    </w:p>
    <w:p>
      <w:pPr>
        <w:pStyle w:val="Compact"/>
        <w:numPr>
          <w:ilvl w:val="0"/>
          <w:numId w:val="1158"/>
        </w:numPr>
      </w:pPr>
      <w:r>
        <w:t xml:space="preserve">Is a target journal selected?</w:t>
      </w:r>
    </w:p>
    <w:p>
      <w:pPr>
        <w:pStyle w:val="Compact"/>
        <w:numPr>
          <w:ilvl w:val="0"/>
          <w:numId w:val="1158"/>
        </w:numPr>
      </w:pPr>
      <w:r>
        <w:t xml:space="preserve">Is the title declarative, in other words, does it state the object/findings rather than suggest them?</w:t>
      </w:r>
    </w:p>
    <w:p>
      <w:pPr>
        <w:pStyle w:val="Compact"/>
        <w:numPr>
          <w:ilvl w:val="0"/>
          <w:numId w:val="1158"/>
        </w:numPr>
      </w:pPr>
      <w:r>
        <w:t xml:space="preserve">Is the word count of the manuscript close to the target journal’s allowance?</w:t>
      </w:r>
    </w:p>
    <w:p>
      <w:pPr>
        <w:pStyle w:val="Compact"/>
        <w:numPr>
          <w:ilvl w:val="0"/>
          <w:numId w:val="1158"/>
        </w:numPr>
      </w:pPr>
      <w:r>
        <w:t xml:space="preserve">Does the manuscript adhere to the formatting guide of the target journal?</w:t>
      </w:r>
    </w:p>
    <w:p>
      <w:pPr>
        <w:pStyle w:val="Compact"/>
        <w:numPr>
          <w:ilvl w:val="0"/>
          <w:numId w:val="1158"/>
        </w:numPr>
      </w:pPr>
      <w:r>
        <w:t xml:space="preserve">Does the manuscript use a consistent voice (passive or active – usually active is preferred … pun intended)?</w:t>
      </w:r>
    </w:p>
    <w:p>
      <w:pPr>
        <w:pStyle w:val="Compact"/>
        <w:numPr>
          <w:ilvl w:val="0"/>
          <w:numId w:val="1158"/>
        </w:numPr>
      </w:pPr>
      <w:r>
        <w:t xml:space="preserve">Is each figure and table (including supplementary material) referenced in the main text?</w:t>
      </w:r>
    </w:p>
    <w:p>
      <w:pPr>
        <w:pStyle w:val="Compact"/>
        <w:numPr>
          <w:ilvl w:val="0"/>
          <w:numId w:val="1158"/>
        </w:numPr>
      </w:pPr>
      <w:r>
        <w:t xml:space="preserve">Is there a caption for each figure and table (including supplementary material)?</w:t>
      </w:r>
    </w:p>
    <w:p>
      <w:pPr>
        <w:pStyle w:val="Compact"/>
        <w:numPr>
          <w:ilvl w:val="0"/>
          <w:numId w:val="1158"/>
        </w:numPr>
      </w:pPr>
      <w:r>
        <w:t xml:space="preserve">Are tables/figures and supplementary material numbered in accordance with their appearance in the main text?</w:t>
      </w:r>
    </w:p>
    <w:p>
      <w:pPr>
        <w:pStyle w:val="Compact"/>
        <w:numPr>
          <w:ilvl w:val="0"/>
          <w:numId w:val="1158"/>
        </w:numPr>
      </w:pPr>
      <w:r>
        <w:t xml:space="preserve">Does the text use past tense if it is reporting research findings or future tense if it is a study protocol?</w:t>
      </w:r>
    </w:p>
    <w:p>
      <w:pPr>
        <w:pStyle w:val="Compact"/>
        <w:numPr>
          <w:ilvl w:val="0"/>
          <w:numId w:val="11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58"/>
        </w:numPr>
      </w:pPr>
      <w:r>
        <w:t xml:space="preserve">Does the text use minimal abbreviations, and are all abbreviations defined at first use?</w:t>
      </w:r>
    </w:p>
    <w:p>
      <w:pPr>
        <w:pStyle w:val="Compact"/>
        <w:numPr>
          <w:ilvl w:val="0"/>
          <w:numId w:val="11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71">
        <w:r>
          <w:rPr>
            <w:rStyle w:val="Hyperlink"/>
          </w:rPr>
          <w:t xml:space="preserve">here</w:t>
        </w:r>
      </w:hyperlink>
      <w:r>
        <w:t xml:space="preserve">)</w:t>
      </w:r>
    </w:p>
    <w:p>
      <w:pPr>
        <w:pStyle w:val="Compact"/>
        <w:numPr>
          <w:ilvl w:val="0"/>
          <w:numId w:val="1158"/>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72"/>
    <w:bookmarkStart w:id="475" w:name="figure-checklist"/>
    <w:p>
      <w:pPr>
        <w:pStyle w:val="Heading2"/>
      </w:pPr>
      <w:r>
        <w:t xml:space="preserve">18.4 Figure checklist</w:t>
      </w:r>
    </w:p>
    <w:p>
      <w:pPr>
        <w:pStyle w:val="Compact"/>
        <w:numPr>
          <w:ilvl w:val="0"/>
          <w:numId w:val="1159"/>
        </w:numPr>
      </w:pPr>
      <w:r>
        <w:t xml:space="preserve">Are the x-axis and y-axis labeled?</w:t>
      </w:r>
    </w:p>
    <w:p>
      <w:pPr>
        <w:pStyle w:val="Compact"/>
        <w:numPr>
          <w:ilvl w:val="0"/>
          <w:numId w:val="1159"/>
        </w:numPr>
      </w:pPr>
      <w:r>
        <w:t xml:space="preserve">If the figure includes panels, is each panel labeled?</w:t>
      </w:r>
    </w:p>
    <w:p>
      <w:pPr>
        <w:pStyle w:val="Compact"/>
        <w:numPr>
          <w:ilvl w:val="0"/>
          <w:numId w:val="1159"/>
        </w:numPr>
      </w:pPr>
      <w:r>
        <w:t xml:space="preserve">Are there sufficient numerical / text labels and breaks on the x-axis and y-axis?</w:t>
      </w:r>
    </w:p>
    <w:p>
      <w:pPr>
        <w:pStyle w:val="Compact"/>
        <w:numPr>
          <w:ilvl w:val="0"/>
          <w:numId w:val="1159"/>
        </w:numPr>
      </w:pPr>
      <w:r>
        <w:t xml:space="preserve">Is the font size appropriate (i.e., large enough to read, not so large that it distracts from the data presented in the figure?)</w:t>
      </w:r>
    </w:p>
    <w:p>
      <w:pPr>
        <w:pStyle w:val="Compact"/>
        <w:numPr>
          <w:ilvl w:val="0"/>
          <w:numId w:val="1159"/>
        </w:numPr>
      </w:pPr>
      <w:r>
        <w:t xml:space="preserve">Are the colors used colorblind friendly? See a colorblind-friendly palette</w:t>
      </w:r>
      <w:r>
        <w:t xml:space="preserve"> </w:t>
      </w:r>
      <w:hyperlink r:id="rId473">
        <w:r>
          <w:rPr>
            <w:rStyle w:val="Hyperlink"/>
          </w:rPr>
          <w:t xml:space="preserve">here</w:t>
        </w:r>
      </w:hyperlink>
      <w:r>
        <w:t xml:space="preserve">, a neat palette generator with colorblind options</w:t>
      </w:r>
      <w:r>
        <w:t xml:space="preserve"> </w:t>
      </w:r>
      <w:hyperlink r:id="rId474">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59"/>
        </w:numPr>
      </w:pPr>
      <w:r>
        <w:t xml:space="preserve">Are colors/shapes/line types defined in a legend?</w:t>
      </w:r>
    </w:p>
    <w:p>
      <w:pPr>
        <w:pStyle w:val="Compact"/>
        <w:numPr>
          <w:ilvl w:val="0"/>
          <w:numId w:val="1159"/>
        </w:numPr>
      </w:pPr>
      <w:r>
        <w:t xml:space="preserve">Are the legends and other labels easy to understand with minimal abbreviations?</w:t>
      </w:r>
    </w:p>
    <w:p>
      <w:pPr>
        <w:pStyle w:val="Compact"/>
        <w:numPr>
          <w:ilvl w:val="0"/>
          <w:numId w:val="1159"/>
        </w:numPr>
      </w:pPr>
      <w:r>
        <w:t xml:space="preserve">If there is overplotting, is transparency used to show overlapping data?</w:t>
      </w:r>
    </w:p>
    <w:p>
      <w:pPr>
        <w:pStyle w:val="Compact"/>
        <w:numPr>
          <w:ilvl w:val="0"/>
          <w:numId w:val="1159"/>
        </w:numPr>
      </w:pPr>
      <w:r>
        <w:t xml:space="preserve">Are 95% confidence intervals or other measures of precision shown, if applicable?</w:t>
      </w:r>
    </w:p>
    <w:p>
      <w:r>
        <w:br w:type="page"/>
      </w:r>
    </w:p>
    <w:bookmarkEnd w:id="475"/>
    <w:bookmarkEnd w:id="476"/>
    <w:bookmarkStart w:id="507" w:name="resources-2"/>
    <w:p>
      <w:pPr>
        <w:pStyle w:val="Heading1"/>
      </w:pPr>
      <w:r>
        <w:t xml:space="preserve">19. Resources</w:t>
      </w:r>
    </w:p>
    <w:p>
      <w:pPr>
        <w:pStyle w:val="FirstParagraph"/>
      </w:pPr>
      <w:r>
        <w:t xml:space="preserve">Adapted by UCD-SeRG team from</w:t>
      </w:r>
      <w:r>
        <w:t xml:space="preserve"> </w:t>
      </w:r>
      <w:hyperlink r:id="rId477">
        <w:r>
          <w:rPr>
            <w:rStyle w:val="Hyperlink"/>
          </w:rPr>
          <w:t xml:space="preserve">original by Jade Benjamin-Chung and Kunal Mishra</w:t>
        </w:r>
      </w:hyperlink>
    </w:p>
    <w:bookmarkStart w:id="488" w:name="resources-for-r"/>
    <w:p>
      <w:pPr>
        <w:pStyle w:val="Heading2"/>
      </w:pPr>
      <w:r>
        <w:t xml:space="preserve">19.1 Resources for R</w:t>
      </w:r>
    </w:p>
    <w:bookmarkStart w:id="479" w:name="books-and-comprehensive-guides"/>
    <w:p>
      <w:pPr>
        <w:pStyle w:val="Heading3"/>
      </w:pPr>
      <w:r>
        <w:t xml:space="preserve">19.1.1 Books and Comprehensive Guides</w:t>
      </w:r>
    </w:p>
    <w:p>
      <w:pPr>
        <w:pStyle w:val="Compact"/>
        <w:numPr>
          <w:ilvl w:val="0"/>
          <w:numId w:val="1160"/>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60"/>
        </w:numPr>
      </w:pPr>
      <w:hyperlink r:id="rId478">
        <w:r>
          <w:rPr>
            <w:rStyle w:val="Hyperlink"/>
          </w:rPr>
          <w:t xml:space="preserve">Jade’s R-for-epi course</w:t>
        </w:r>
      </w:hyperlink>
    </w:p>
    <w:bookmarkEnd w:id="479"/>
    <w:bookmarkStart w:id="484" w:name="cheat-sheets"/>
    <w:p>
      <w:pPr>
        <w:pStyle w:val="Heading3"/>
      </w:pPr>
      <w:r>
        <w:t xml:space="preserve">19.1.2 Cheat Sheets</w:t>
      </w:r>
    </w:p>
    <w:p>
      <w:pPr>
        <w:pStyle w:val="Compact"/>
        <w:numPr>
          <w:ilvl w:val="0"/>
          <w:numId w:val="1161"/>
        </w:numPr>
      </w:pPr>
      <w:hyperlink r:id="rId480">
        <w:r>
          <w:rPr>
            <w:rStyle w:val="Hyperlink"/>
          </w:rPr>
          <w:t xml:space="preserve">dplyr and tidyr cheat sheet</w:t>
        </w:r>
      </w:hyperlink>
    </w:p>
    <w:p>
      <w:pPr>
        <w:pStyle w:val="Compact"/>
        <w:numPr>
          <w:ilvl w:val="0"/>
          <w:numId w:val="1161"/>
        </w:numPr>
      </w:pPr>
      <w:hyperlink r:id="rId481">
        <w:r>
          <w:rPr>
            <w:rStyle w:val="Hyperlink"/>
          </w:rPr>
          <w:t xml:space="preserve">ggplot cheat sheet</w:t>
        </w:r>
      </w:hyperlink>
    </w:p>
    <w:p>
      <w:pPr>
        <w:pStyle w:val="Compact"/>
        <w:numPr>
          <w:ilvl w:val="0"/>
          <w:numId w:val="1161"/>
        </w:numPr>
      </w:pPr>
      <w:hyperlink r:id="rId482">
        <w:r>
          <w:rPr>
            <w:rStyle w:val="Hyperlink"/>
          </w:rPr>
          <w:t xml:space="preserve">data table cheat sheet</w:t>
        </w:r>
      </w:hyperlink>
    </w:p>
    <w:p>
      <w:pPr>
        <w:pStyle w:val="Compact"/>
        <w:numPr>
          <w:ilvl w:val="0"/>
          <w:numId w:val="1161"/>
        </w:numPr>
      </w:pPr>
      <w:hyperlink r:id="rId483">
        <w:r>
          <w:rPr>
            <w:rStyle w:val="Hyperlink"/>
          </w:rPr>
          <w:t xml:space="preserve">RMarkdown cheat sheet</w:t>
        </w:r>
      </w:hyperlink>
    </w:p>
    <w:bookmarkEnd w:id="484"/>
    <w:bookmarkStart w:id="486" w:name="style-and-best-practices"/>
    <w:p>
      <w:pPr>
        <w:pStyle w:val="Heading3"/>
      </w:pPr>
      <w:r>
        <w:t xml:space="preserve">19.1.3 Style and Best Practices</w:t>
      </w:r>
    </w:p>
    <w:p>
      <w:pPr>
        <w:pStyle w:val="Compact"/>
        <w:numPr>
          <w:ilvl w:val="0"/>
          <w:numId w:val="1162"/>
        </w:numPr>
      </w:pPr>
      <w:hyperlink r:id="rId485">
        <w:r>
          <w:rPr>
            <w:rStyle w:val="Hyperlink"/>
          </w:rPr>
          <w:t xml:space="preserve">Hadley Wickham’s R Style Guide</w:t>
        </w:r>
      </w:hyperlink>
    </w:p>
    <w:bookmarkEnd w:id="486"/>
    <w:bookmarkStart w:id="487" w:name="tidy-evaluation-resources"/>
    <w:p>
      <w:pPr>
        <w:pStyle w:val="Heading3"/>
      </w:pPr>
      <w:r>
        <w:t xml:space="preserve">19.1.4 Tidy Evaluation Resources</w:t>
      </w:r>
    </w:p>
    <w:p>
      <w:pPr>
        <w:pStyle w:val="Compact"/>
        <w:numPr>
          <w:ilvl w:val="0"/>
          <w:numId w:val="1163"/>
        </w:numPr>
      </w:pPr>
      <w:hyperlink r:id="rId148">
        <w:r>
          <w:rPr>
            <w:rStyle w:val="Hyperlink"/>
          </w:rPr>
          <w:t xml:space="preserve">Tidy Eval in 5 Minutes</w:t>
        </w:r>
      </w:hyperlink>
      <w:r>
        <w:t xml:space="preserve"> </w:t>
      </w:r>
      <w:r>
        <w:t xml:space="preserve">(video)</w:t>
      </w:r>
    </w:p>
    <w:p>
      <w:pPr>
        <w:pStyle w:val="Compact"/>
        <w:numPr>
          <w:ilvl w:val="0"/>
          <w:numId w:val="1163"/>
        </w:numPr>
      </w:pPr>
      <w:hyperlink r:id="rId149">
        <w:r>
          <w:rPr>
            <w:rStyle w:val="Hyperlink"/>
          </w:rPr>
          <w:t xml:space="preserve">Tidy Evaluation</w:t>
        </w:r>
      </w:hyperlink>
      <w:r>
        <w:t xml:space="preserve"> </w:t>
      </w:r>
      <w:r>
        <w:t xml:space="preserve">(e-book)</w:t>
      </w:r>
    </w:p>
    <w:p>
      <w:pPr>
        <w:pStyle w:val="Compact"/>
        <w:numPr>
          <w:ilvl w:val="0"/>
          <w:numId w:val="1163"/>
        </w:numPr>
      </w:pPr>
      <w:hyperlink r:id="rId151">
        <w:r>
          <w:rPr>
            <w:rStyle w:val="Hyperlink"/>
          </w:rPr>
          <w:t xml:space="preserve">Data Frame Columns as Arguments to Dplyr Functions</w:t>
        </w:r>
      </w:hyperlink>
      <w:r>
        <w:t xml:space="preserve"> </w:t>
      </w:r>
      <w:r>
        <w:t xml:space="preserve">(blog)</w:t>
      </w:r>
    </w:p>
    <w:p>
      <w:pPr>
        <w:pStyle w:val="Compact"/>
        <w:numPr>
          <w:ilvl w:val="0"/>
          <w:numId w:val="1163"/>
        </w:numPr>
      </w:pPr>
      <w:hyperlink r:id="rId152">
        <w:r>
          <w:rPr>
            <w:rStyle w:val="Hyperlink"/>
          </w:rPr>
          <w:t xml:space="preserve">Standard Evaluation for *_join</w:t>
        </w:r>
      </w:hyperlink>
      <w:r>
        <w:t xml:space="preserve"> </w:t>
      </w:r>
      <w:r>
        <w:t xml:space="preserve">(stackoverflow)</w:t>
      </w:r>
    </w:p>
    <w:p>
      <w:pPr>
        <w:pStyle w:val="Compact"/>
        <w:numPr>
          <w:ilvl w:val="0"/>
          <w:numId w:val="1163"/>
        </w:numPr>
      </w:pPr>
      <w:hyperlink r:id="rId149">
        <w:r>
          <w:rPr>
            <w:rStyle w:val="Hyperlink"/>
          </w:rPr>
          <w:t xml:space="preserve">Programming with dplyr</w:t>
        </w:r>
      </w:hyperlink>
      <w:r>
        <w:t xml:space="preserve"> </w:t>
      </w:r>
      <w:r>
        <w:t xml:space="preserve">(package vignette)</w:t>
      </w:r>
    </w:p>
    <w:bookmarkEnd w:id="487"/>
    <w:bookmarkEnd w:id="488"/>
    <w:bookmarkStart w:id="490" w:name="resources-for-git-github"/>
    <w:p>
      <w:pPr>
        <w:pStyle w:val="Heading2"/>
      </w:pPr>
      <w:r>
        <w:t xml:space="preserve">19.2 Resources for Git &amp; Github</w:t>
      </w:r>
    </w:p>
    <w:p>
      <w:pPr>
        <w:pStyle w:val="Compact"/>
        <w:numPr>
          <w:ilvl w:val="0"/>
          <w:numId w:val="116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64"/>
        </w:numPr>
      </w:pPr>
      <w:hyperlink r:id="rId489">
        <w:r>
          <w:rPr>
            <w:rStyle w:val="Hyperlink"/>
          </w:rPr>
          <w:t xml:space="preserve">GitHub Skills: Introduction to GitHub</w:t>
        </w:r>
      </w:hyperlink>
    </w:p>
    <w:bookmarkEnd w:id="490"/>
    <w:bookmarkStart w:id="491" w:name="scientific-figures"/>
    <w:p>
      <w:pPr>
        <w:pStyle w:val="Heading2"/>
      </w:pPr>
      <w:r>
        <w:t xml:space="preserve">19.3 Scientific figures</w:t>
      </w:r>
    </w:p>
    <w:p>
      <w:pPr>
        <w:pStyle w:val="Compact"/>
        <w:numPr>
          <w:ilvl w:val="0"/>
          <w:numId w:val="1165"/>
        </w:numPr>
      </w:pPr>
      <w:r>
        <w:t xml:space="preserve">Ten Simple Rules for Better Figures</w:t>
      </w:r>
      <w:r>
        <w:t xml:space="preserve"> </w:t>
      </w:r>
      <w:r>
        <w:t xml:space="preserve">(Rougier, Droettboom, and Bourne 2014)</w:t>
      </w:r>
    </w:p>
    <w:bookmarkEnd w:id="491"/>
    <w:bookmarkStart w:id="494" w:name="writing"/>
    <w:p>
      <w:pPr>
        <w:pStyle w:val="Heading2"/>
      </w:pPr>
      <w:r>
        <w:t xml:space="preserve">19.4 Writing</w:t>
      </w:r>
    </w:p>
    <w:p>
      <w:pPr>
        <w:pStyle w:val="Compact"/>
        <w:numPr>
          <w:ilvl w:val="0"/>
          <w:numId w:val="1166"/>
        </w:numPr>
      </w:pPr>
      <w:r>
        <w:t xml:space="preserve">Unpacking the Scientific Toolbox</w:t>
      </w:r>
      <w:r>
        <w:t xml:space="preserve"> </w:t>
      </w:r>
      <w:r>
        <w:t xml:space="preserve">(Silbiger and Stubler 2019)</w:t>
      </w:r>
    </w:p>
    <w:p>
      <w:pPr>
        <w:pStyle w:val="Compact"/>
        <w:numPr>
          <w:ilvl w:val="0"/>
          <w:numId w:val="1166"/>
        </w:numPr>
      </w:pPr>
      <w:r>
        <w:t xml:space="preserve">ICMJE Definition of authorship</w:t>
      </w:r>
      <w:r>
        <w:t xml:space="preserve"> </w:t>
      </w:r>
      <w:r>
        <w:t xml:space="preserve">(International Committee of Medical Journal Editors, n.d.)</w:t>
      </w:r>
    </w:p>
    <w:p>
      <w:pPr>
        <w:pStyle w:val="Compact"/>
        <w:numPr>
          <w:ilvl w:val="0"/>
          <w:numId w:val="1166"/>
        </w:numPr>
      </w:pPr>
      <w:r>
        <w:t xml:space="preserve">Computational science: …why scientific programming does not compute</w:t>
      </w:r>
      <w:r>
        <w:t xml:space="preserve"> </w:t>
      </w:r>
      <w:r>
        <w:t xml:space="preserve">(Merali and Giles 2010)</w:t>
      </w:r>
    </w:p>
    <w:p>
      <w:pPr>
        <w:pStyle w:val="Compact"/>
        <w:numPr>
          <w:ilvl w:val="0"/>
          <w:numId w:val="1166"/>
        </w:numPr>
      </w:pPr>
      <w:hyperlink r:id="rId492">
        <w:r>
          <w:rPr>
            <w:rStyle w:val="Hyperlink"/>
          </w:rPr>
          <w:t xml:space="preserve">The Pathway to Publishing: A Guide to Quantitative Writing in the Health Sciences</w:t>
        </w:r>
      </w:hyperlink>
    </w:p>
    <w:p>
      <w:pPr>
        <w:pStyle w:val="Compact"/>
        <w:numPr>
          <w:ilvl w:val="0"/>
          <w:numId w:val="1166"/>
        </w:numPr>
      </w:pPr>
      <w:hyperlink r:id="rId493">
        <w:r>
          <w:rPr>
            <w:rStyle w:val="Hyperlink"/>
          </w:rPr>
          <w:t xml:space="preserve">Secret, actionable writing tips</w:t>
        </w:r>
      </w:hyperlink>
    </w:p>
    <w:bookmarkEnd w:id="494"/>
    <w:bookmarkStart w:id="498" w:name="presentations"/>
    <w:p>
      <w:pPr>
        <w:pStyle w:val="Heading2"/>
      </w:pPr>
      <w:r>
        <w:t xml:space="preserve">19.5 Presentations</w:t>
      </w:r>
    </w:p>
    <w:p>
      <w:pPr>
        <w:pStyle w:val="Compact"/>
        <w:numPr>
          <w:ilvl w:val="0"/>
          <w:numId w:val="1167"/>
        </w:numPr>
      </w:pPr>
      <w:r>
        <w:t xml:space="preserve">How to tell a compelling story in scientific presentations</w:t>
      </w:r>
      <w:r>
        <w:t xml:space="preserve"> </w:t>
      </w:r>
      <w:r>
        <w:t xml:space="preserve">(Van Noorden 2021)</w:t>
      </w:r>
    </w:p>
    <w:p>
      <w:pPr>
        <w:pStyle w:val="Compact"/>
        <w:numPr>
          <w:ilvl w:val="0"/>
          <w:numId w:val="1167"/>
        </w:numPr>
      </w:pPr>
      <w:hyperlink r:id="rId495">
        <w:r>
          <w:rPr>
            <w:rStyle w:val="Hyperlink"/>
          </w:rPr>
          <w:t xml:space="preserve">How to give a killer narratively-driven scientific talk</w:t>
        </w:r>
      </w:hyperlink>
    </w:p>
    <w:p>
      <w:pPr>
        <w:pStyle w:val="Compact"/>
        <w:numPr>
          <w:ilvl w:val="0"/>
          <w:numId w:val="1167"/>
        </w:numPr>
      </w:pPr>
      <w:hyperlink r:id="rId496">
        <w:r>
          <w:rPr>
            <w:rStyle w:val="Hyperlink"/>
          </w:rPr>
          <w:t xml:space="preserve">How to make a better poster</w:t>
        </w:r>
      </w:hyperlink>
    </w:p>
    <w:p>
      <w:pPr>
        <w:pStyle w:val="Compact"/>
        <w:numPr>
          <w:ilvl w:val="0"/>
          <w:numId w:val="1167"/>
        </w:numPr>
      </w:pPr>
      <w:hyperlink r:id="rId497">
        <w:r>
          <w:rPr>
            <w:rStyle w:val="Hyperlink"/>
          </w:rPr>
          <w:t xml:space="preserve">How to make an even better poster</w:t>
        </w:r>
      </w:hyperlink>
    </w:p>
    <w:bookmarkEnd w:id="498"/>
    <w:bookmarkStart w:id="500" w:name="professional-advice"/>
    <w:p>
      <w:pPr>
        <w:pStyle w:val="Heading2"/>
      </w:pPr>
      <w:r>
        <w:t xml:space="preserve">19.6 Professional advice</w:t>
      </w:r>
    </w:p>
    <w:p>
      <w:pPr>
        <w:pStyle w:val="Compact"/>
        <w:numPr>
          <w:ilvl w:val="0"/>
          <w:numId w:val="1168"/>
        </w:numPr>
      </w:pPr>
      <w:hyperlink r:id="rId499">
        <w:r>
          <w:rPr>
            <w:rStyle w:val="Hyperlink"/>
          </w:rPr>
          <w:t xml:space="preserve">Professional advice, especially for your first job</w:t>
        </w:r>
      </w:hyperlink>
    </w:p>
    <w:bookmarkEnd w:id="500"/>
    <w:bookmarkStart w:id="503" w:name="funding"/>
    <w:p>
      <w:pPr>
        <w:pStyle w:val="Heading2"/>
      </w:pPr>
      <w:r>
        <w:t xml:space="preserve">19.7 Funding</w:t>
      </w:r>
    </w:p>
    <w:p>
      <w:pPr>
        <w:pStyle w:val="Compact"/>
        <w:numPr>
          <w:ilvl w:val="0"/>
          <w:numId w:val="1169"/>
        </w:numPr>
      </w:pPr>
      <w:hyperlink r:id="rId501">
        <w:r>
          <w:rPr>
            <w:rStyle w:val="Hyperlink"/>
          </w:rPr>
          <w:t xml:space="preserve">Building Your Funding Train</w:t>
        </w:r>
      </w:hyperlink>
    </w:p>
    <w:p>
      <w:pPr>
        <w:pStyle w:val="Compact"/>
        <w:numPr>
          <w:ilvl w:val="0"/>
          <w:numId w:val="1169"/>
        </w:numPr>
      </w:pPr>
      <w:hyperlink r:id="rId502">
        <w:r>
          <w:rPr>
            <w:rStyle w:val="Hyperlink"/>
          </w:rPr>
          <w:t xml:space="preserve">NIH Grant Writing Resources</w:t>
        </w:r>
      </w:hyperlink>
    </w:p>
    <w:bookmarkEnd w:id="503"/>
    <w:bookmarkStart w:id="506" w:name="ethics-and-global-health-research"/>
    <w:p>
      <w:pPr>
        <w:pStyle w:val="Heading2"/>
      </w:pPr>
      <w:r>
        <w:t xml:space="preserve">19.8 Ethics and global health research</w:t>
      </w:r>
    </w:p>
    <w:p>
      <w:pPr>
        <w:pStyle w:val="Compact"/>
        <w:numPr>
          <w:ilvl w:val="0"/>
          <w:numId w:val="1170"/>
        </w:numPr>
      </w:pPr>
      <w:hyperlink r:id="rId504">
        <w:r>
          <w:rPr>
            <w:rStyle w:val="Hyperlink"/>
          </w:rPr>
          <w:t xml:space="preserve">Global Code of Conduct For Research in Resource-Poor Settings</w:t>
        </w:r>
      </w:hyperlink>
    </w:p>
    <w:p>
      <w:pPr>
        <w:pStyle w:val="Compact"/>
        <w:numPr>
          <w:ilvl w:val="0"/>
          <w:numId w:val="1170"/>
        </w:numPr>
      </w:pPr>
      <w:r>
        <w:t xml:space="preserve">Addressing power asymmetries in global health</w:t>
      </w:r>
      <w:r>
        <w:t xml:space="preserve"> </w:t>
      </w:r>
      <w:r>
        <w:t xml:space="preserve">(Abimbola et al. 2022)</w:t>
      </w:r>
    </w:p>
    <w:p>
      <w:pPr>
        <w:pStyle w:val="Compact"/>
        <w:numPr>
          <w:ilvl w:val="0"/>
          <w:numId w:val="1170"/>
        </w:numPr>
      </w:pPr>
      <w:hyperlink r:id="rId505">
        <w:r>
          <w:rPr>
            <w:rStyle w:val="Hyperlink"/>
          </w:rPr>
          <w:t xml:space="preserve">Transforming Global Health Partnerships</w:t>
        </w:r>
      </w:hyperlink>
    </w:p>
    <w:p>
      <w:r>
        <w:br w:type="page"/>
      </w:r>
    </w:p>
    <w:bookmarkEnd w:id="506"/>
    <w:bookmarkEnd w:id="507"/>
    <w:bookmarkStart w:id="525" w:name="professional-development"/>
    <w:p>
      <w:pPr>
        <w:pStyle w:val="Heading1"/>
      </w:pPr>
      <w:r>
        <w:t xml:space="preserve">20. Professional Development</w:t>
      </w:r>
    </w:p>
    <w:p>
      <w:pPr>
        <w:pStyle w:val="FirstParagraph"/>
      </w:pPr>
      <w:r>
        <w:t xml:space="preserve">Adapted by UCD-SeRG team from</w:t>
      </w:r>
      <w:r>
        <w:t xml:space="preserve"> </w:t>
      </w:r>
      <w:hyperlink r:id="rId508">
        <w:r>
          <w:rPr>
            <w:rStyle w:val="Hyperlink"/>
          </w:rPr>
          <w:t xml:space="preserve">original by Jade Benjamin-Chung</w:t>
        </w:r>
      </w:hyperlink>
    </w:p>
    <w:bookmarkStart w:id="509"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71"/>
        </w:numPr>
      </w:pPr>
      <w:r>
        <w:t xml:space="preserve">Regular, open communication between mentees and mentors</w:t>
      </w:r>
    </w:p>
    <w:p>
      <w:pPr>
        <w:pStyle w:val="Compact"/>
        <w:numPr>
          <w:ilvl w:val="0"/>
          <w:numId w:val="1171"/>
        </w:numPr>
      </w:pPr>
      <w:r>
        <w:t xml:space="preserve">Mutual respect and trust</w:t>
      </w:r>
    </w:p>
    <w:p>
      <w:pPr>
        <w:pStyle w:val="Compact"/>
        <w:numPr>
          <w:ilvl w:val="0"/>
          <w:numId w:val="1171"/>
        </w:numPr>
      </w:pPr>
      <w:r>
        <w:t xml:space="preserve">Clear expectations and goals</w:t>
      </w:r>
    </w:p>
    <w:p>
      <w:pPr>
        <w:pStyle w:val="Compact"/>
        <w:numPr>
          <w:ilvl w:val="0"/>
          <w:numId w:val="1171"/>
        </w:numPr>
      </w:pPr>
      <w:r>
        <w:t xml:space="preserve">Constructive feedback</w:t>
      </w:r>
    </w:p>
    <w:p>
      <w:pPr>
        <w:pStyle w:val="Compact"/>
        <w:numPr>
          <w:ilvl w:val="0"/>
          <w:numId w:val="1171"/>
        </w:numPr>
      </w:pPr>
      <w:r>
        <w:t xml:space="preserve">Support for both research and career development</w:t>
      </w:r>
    </w:p>
    <w:bookmarkEnd w:id="509"/>
    <w:bookmarkStart w:id="512"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72"/>
        </w:numPr>
      </w:pPr>
      <w:r>
        <w:t xml:space="preserve">Short-term and long-term career goals</w:t>
      </w:r>
    </w:p>
    <w:p>
      <w:pPr>
        <w:pStyle w:val="Compact"/>
        <w:numPr>
          <w:ilvl w:val="0"/>
          <w:numId w:val="1172"/>
        </w:numPr>
      </w:pPr>
      <w:r>
        <w:t xml:space="preserve">Skills to develop</w:t>
      </w:r>
    </w:p>
    <w:p>
      <w:pPr>
        <w:pStyle w:val="Compact"/>
        <w:numPr>
          <w:ilvl w:val="0"/>
          <w:numId w:val="1172"/>
        </w:numPr>
      </w:pPr>
      <w:r>
        <w:t xml:space="preserve">Training needs and opportunities</w:t>
      </w:r>
    </w:p>
    <w:p>
      <w:pPr>
        <w:pStyle w:val="Compact"/>
        <w:numPr>
          <w:ilvl w:val="0"/>
          <w:numId w:val="1172"/>
        </w:numPr>
      </w:pPr>
      <w:r>
        <w:t xml:space="preserve">Timeline and milestones</w:t>
      </w:r>
    </w:p>
    <w:p>
      <w:pPr>
        <w:pStyle w:val="Compact"/>
        <w:numPr>
          <w:ilvl w:val="0"/>
          <w:numId w:val="1172"/>
        </w:numPr>
      </w:pPr>
      <w:r>
        <w:t xml:space="preserve">Progress toward goals</w:t>
      </w:r>
    </w:p>
    <w:p>
      <w:pPr>
        <w:pStyle w:val="FirstParagraph"/>
      </w:pPr>
      <w:r>
        <w:t xml:space="preserve">Update your IDP at least annually and discuss it with your PI. Useful resources:</w:t>
      </w:r>
    </w:p>
    <w:p>
      <w:pPr>
        <w:pStyle w:val="Compact"/>
        <w:numPr>
          <w:ilvl w:val="0"/>
          <w:numId w:val="1173"/>
        </w:numPr>
      </w:pPr>
      <w:hyperlink r:id="rId510">
        <w:r>
          <w:rPr>
            <w:rStyle w:val="Hyperlink"/>
          </w:rPr>
          <w:t xml:space="preserve">myIDP - Individual Development Plan tool</w:t>
        </w:r>
      </w:hyperlink>
    </w:p>
    <w:p>
      <w:pPr>
        <w:pStyle w:val="Compact"/>
        <w:numPr>
          <w:ilvl w:val="0"/>
          <w:numId w:val="1173"/>
        </w:numPr>
      </w:pPr>
      <w:hyperlink r:id="rId511">
        <w:r>
          <w:rPr>
            <w:rStyle w:val="Hyperlink"/>
          </w:rPr>
          <w:t xml:space="preserve">NIH OITE Career Resources</w:t>
        </w:r>
      </w:hyperlink>
    </w:p>
    <w:bookmarkEnd w:id="512"/>
    <w:bookmarkStart w:id="515"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74"/>
        </w:numPr>
      </w:pPr>
      <w:r>
        <w:t xml:space="preserve">Discuss conference opportunities with PIs early</w:t>
      </w:r>
    </w:p>
    <w:p>
      <w:pPr>
        <w:pStyle w:val="Compact"/>
        <w:numPr>
          <w:ilvl w:val="0"/>
          <w:numId w:val="1174"/>
        </w:numPr>
      </w:pPr>
      <w:r>
        <w:t xml:space="preserve">Submit abstracts with PI approval</w:t>
      </w:r>
    </w:p>
    <w:p>
      <w:pPr>
        <w:pStyle w:val="Compact"/>
        <w:numPr>
          <w:ilvl w:val="0"/>
          <w:numId w:val="1174"/>
        </w:numPr>
      </w:pPr>
      <w:r>
        <w:t xml:space="preserve">Practice presentations in lab meeting before the conference</w:t>
      </w:r>
    </w:p>
    <w:p>
      <w:pPr>
        <w:pStyle w:val="Compact"/>
        <w:numPr>
          <w:ilvl w:val="0"/>
          <w:numId w:val="1174"/>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75"/>
        </w:numPr>
      </w:pPr>
      <w:hyperlink r:id="rId513">
        <w:r>
          <w:rPr>
            <w:rStyle w:val="Hyperlink"/>
          </w:rPr>
          <w:t xml:space="preserve">How to tell a compelling story in scientific presentations</w:t>
        </w:r>
      </w:hyperlink>
    </w:p>
    <w:p>
      <w:pPr>
        <w:pStyle w:val="Compact"/>
        <w:numPr>
          <w:ilvl w:val="0"/>
          <w:numId w:val="1175"/>
        </w:numPr>
      </w:pPr>
      <w:hyperlink r:id="rId495">
        <w:r>
          <w:rPr>
            <w:rStyle w:val="Hyperlink"/>
          </w:rPr>
          <w:t xml:space="preserve">How to give a killer narratively-driven scientific talk</w:t>
        </w:r>
      </w:hyperlink>
    </w:p>
    <w:p>
      <w:pPr>
        <w:pStyle w:val="Compact"/>
        <w:numPr>
          <w:ilvl w:val="0"/>
          <w:numId w:val="1175"/>
        </w:numPr>
      </w:pPr>
      <w:hyperlink r:id="rId514">
        <w:r>
          <w:rPr>
            <w:rStyle w:val="Hyperlink"/>
          </w:rPr>
          <w:t xml:space="preserve">How to make a better poster</w:t>
        </w:r>
      </w:hyperlink>
    </w:p>
    <w:p>
      <w:pPr>
        <w:pStyle w:val="Compact"/>
        <w:numPr>
          <w:ilvl w:val="0"/>
          <w:numId w:val="1175"/>
        </w:numPr>
      </w:pPr>
      <w:hyperlink r:id="rId497">
        <w:r>
          <w:rPr>
            <w:rStyle w:val="Hyperlink"/>
          </w:rPr>
          <w:t xml:space="preserve">How to make an even better poster</w:t>
        </w:r>
      </w:hyperlink>
    </w:p>
    <w:bookmarkEnd w:id="515"/>
    <w:bookmarkStart w:id="519"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76"/>
        </w:numPr>
      </w:pPr>
      <w:r>
        <w:t xml:space="preserve">Label x-axis and y-axis clearly</w:t>
      </w:r>
    </w:p>
    <w:p>
      <w:pPr>
        <w:pStyle w:val="Compact"/>
        <w:numPr>
          <w:ilvl w:val="0"/>
          <w:numId w:val="1176"/>
        </w:numPr>
      </w:pPr>
      <w:r>
        <w:t xml:space="preserve">Use panel labels when including multiple subplots</w:t>
      </w:r>
    </w:p>
    <w:p>
      <w:pPr>
        <w:pStyle w:val="Compact"/>
        <w:numPr>
          <w:ilvl w:val="0"/>
          <w:numId w:val="1176"/>
        </w:numPr>
      </w:pPr>
      <w:r>
        <w:t xml:space="preserve">Include sufficient tick marks and labels</w:t>
      </w:r>
    </w:p>
    <w:p>
      <w:pPr>
        <w:pStyle w:val="Compact"/>
        <w:numPr>
          <w:ilvl w:val="0"/>
          <w:numId w:val="1176"/>
        </w:numPr>
      </w:pPr>
      <w:r>
        <w:t xml:space="preserve">Use appropriate font sizes (readable but not distracting)</w:t>
      </w:r>
    </w:p>
    <w:p>
      <w:pPr>
        <w:pStyle w:val="Compact"/>
        <w:numPr>
          <w:ilvl w:val="0"/>
          <w:numId w:val="1176"/>
        </w:numPr>
      </w:pPr>
      <w:r>
        <w:t xml:space="preserve">Use colorblind-friendly palettes (see</w:t>
      </w:r>
      <w:r>
        <w:t xml:space="preserve"> </w:t>
      </w:r>
      <w:hyperlink r:id="rId516">
        <w:r>
          <w:rPr>
            <w:rStyle w:val="Hyperlink"/>
          </w:rPr>
          <w:t xml:space="preserve">ColorBrewer</w:t>
        </w:r>
      </w:hyperlink>
      <w:r>
        <w:t xml:space="preserve"> </w:t>
      </w:r>
      <w:r>
        <w:t xml:space="preserve">or</w:t>
      </w:r>
      <w:r>
        <w:t xml:space="preserve"> </w:t>
      </w:r>
      <w:hyperlink r:id="rId517">
        <w:r>
          <w:rPr>
            <w:rStyle w:val="Hyperlink"/>
          </w:rPr>
          <w:t xml:space="preserve">iwanthue</w:t>
        </w:r>
      </w:hyperlink>
      <w:r>
        <w:t xml:space="preserve">)</w:t>
      </w:r>
    </w:p>
    <w:p>
      <w:pPr>
        <w:pStyle w:val="Compact"/>
        <w:numPr>
          <w:ilvl w:val="0"/>
          <w:numId w:val="1176"/>
        </w:numPr>
      </w:pPr>
      <w:r>
        <w:t xml:space="preserve">Define colors, shapes, and line types in legends</w:t>
      </w:r>
    </w:p>
    <w:p>
      <w:pPr>
        <w:pStyle w:val="Compact"/>
        <w:numPr>
          <w:ilvl w:val="0"/>
          <w:numId w:val="1176"/>
        </w:numPr>
      </w:pPr>
      <w:r>
        <w:t xml:space="preserve">Minimize abbreviations in labels and legends</w:t>
      </w:r>
    </w:p>
    <w:p>
      <w:pPr>
        <w:pStyle w:val="Compact"/>
        <w:numPr>
          <w:ilvl w:val="0"/>
          <w:numId w:val="1176"/>
        </w:numPr>
      </w:pPr>
      <w:r>
        <w:t xml:space="preserve">Use transparency to show overlapping data</w:t>
      </w:r>
    </w:p>
    <w:p>
      <w:pPr>
        <w:pStyle w:val="Compact"/>
        <w:numPr>
          <w:ilvl w:val="0"/>
          <w:numId w:val="1176"/>
        </w:numPr>
      </w:pPr>
      <w:r>
        <w:t xml:space="preserve">Show measures of precision (e.g., 95% confidence intervals)</w:t>
      </w:r>
    </w:p>
    <w:p>
      <w:pPr>
        <w:pStyle w:val="FirstParagraph"/>
      </w:pPr>
      <w:r>
        <w:rPr>
          <w:b/>
          <w:bCs/>
        </w:rPr>
        <w:t xml:space="preserve">Resources:</w:t>
      </w:r>
    </w:p>
    <w:p>
      <w:pPr>
        <w:pStyle w:val="Compact"/>
        <w:numPr>
          <w:ilvl w:val="0"/>
          <w:numId w:val="1177"/>
        </w:numPr>
      </w:pPr>
      <w:hyperlink r:id="rId518">
        <w:r>
          <w:rPr>
            <w:rStyle w:val="Hyperlink"/>
          </w:rPr>
          <w:t xml:space="preserve">Ten Simple Rules for Better Figures</w:t>
        </w:r>
      </w:hyperlink>
    </w:p>
    <w:bookmarkEnd w:id="519"/>
    <w:bookmarkStart w:id="522" w:name="grant-writing"/>
    <w:p>
      <w:pPr>
        <w:pStyle w:val="Heading2"/>
      </w:pPr>
      <w:r>
        <w:t xml:space="preserve">20.5 Grant Writing</w:t>
      </w:r>
    </w:p>
    <w:p>
      <w:pPr>
        <w:pStyle w:val="Compact"/>
        <w:numPr>
          <w:ilvl w:val="0"/>
          <w:numId w:val="1178"/>
        </w:numPr>
      </w:pPr>
      <w:r>
        <w:t xml:space="preserve">Graduate students and postdocs are encouraged to apply for fellowships (e.g., NIH F31, NSF GRFP, K awards)</w:t>
      </w:r>
    </w:p>
    <w:p>
      <w:pPr>
        <w:pStyle w:val="Compact"/>
        <w:numPr>
          <w:ilvl w:val="0"/>
          <w:numId w:val="1178"/>
        </w:numPr>
      </w:pPr>
      <w:r>
        <w:t xml:space="preserve">PIs will support fellowship applications with feedback, letters of support, and mentoring</w:t>
      </w:r>
    </w:p>
    <w:p>
      <w:pPr>
        <w:pStyle w:val="Compact"/>
        <w:numPr>
          <w:ilvl w:val="0"/>
          <w:numId w:val="1178"/>
        </w:numPr>
      </w:pPr>
      <w:r>
        <w:t xml:space="preserve">Start planning fellowship applications well in advance of deadlines (typically 3-6 months)</w:t>
      </w:r>
    </w:p>
    <w:p>
      <w:pPr>
        <w:pStyle w:val="Compact"/>
        <w:numPr>
          <w:ilvl w:val="0"/>
          <w:numId w:val="1178"/>
        </w:numPr>
      </w:pPr>
      <w:r>
        <w:t xml:space="preserve">Attend grant writing workshops and seek feedback from multiple sources</w:t>
      </w:r>
    </w:p>
    <w:p>
      <w:pPr>
        <w:pStyle w:val="FirstParagraph"/>
      </w:pPr>
      <w:r>
        <w:rPr>
          <w:b/>
          <w:bCs/>
        </w:rPr>
        <w:t xml:space="preserve">Resources:</w:t>
      </w:r>
    </w:p>
    <w:p>
      <w:pPr>
        <w:pStyle w:val="Compact"/>
        <w:numPr>
          <w:ilvl w:val="0"/>
          <w:numId w:val="1179"/>
        </w:numPr>
      </w:pPr>
      <w:hyperlink r:id="rId520">
        <w:r>
          <w:rPr>
            <w:rStyle w:val="Hyperlink"/>
          </w:rPr>
          <w:t xml:space="preserve">Building Your Funding Train</w:t>
        </w:r>
      </w:hyperlink>
    </w:p>
    <w:p>
      <w:pPr>
        <w:pStyle w:val="Compact"/>
        <w:numPr>
          <w:ilvl w:val="0"/>
          <w:numId w:val="1179"/>
        </w:numPr>
      </w:pPr>
      <w:hyperlink r:id="rId521">
        <w:r>
          <w:rPr>
            <w:rStyle w:val="Hyperlink"/>
          </w:rPr>
          <w:t xml:space="preserve">NIH Funding Opportunities</w:t>
        </w:r>
      </w:hyperlink>
    </w:p>
    <w:p>
      <w:pPr>
        <w:pStyle w:val="Compact"/>
        <w:numPr>
          <w:ilvl w:val="0"/>
          <w:numId w:val="1179"/>
        </w:numPr>
      </w:pPr>
      <w:hyperlink r:id="rId502">
        <w:r>
          <w:rPr>
            <w:rStyle w:val="Hyperlink"/>
          </w:rPr>
          <w:t xml:space="preserve">NIH Grant Writing Resources</w:t>
        </w:r>
      </w:hyperlink>
    </w:p>
    <w:bookmarkEnd w:id="522"/>
    <w:bookmarkStart w:id="523"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180"/>
        </w:numPr>
      </w:pPr>
      <w:r>
        <w:t xml:space="preserve">Graduate students are encouraged to gain teaching experience</w:t>
      </w:r>
    </w:p>
    <w:p>
      <w:pPr>
        <w:pStyle w:val="Compact"/>
        <w:numPr>
          <w:ilvl w:val="0"/>
          <w:numId w:val="1180"/>
        </w:numPr>
      </w:pPr>
      <w:r>
        <w:t xml:space="preserve">We support science communication and outreach activities</w:t>
      </w:r>
    </w:p>
    <w:p>
      <w:pPr>
        <w:pStyle w:val="Compact"/>
        <w:numPr>
          <w:ilvl w:val="0"/>
          <w:numId w:val="1180"/>
        </w:numPr>
      </w:pPr>
      <w:r>
        <w:t xml:space="preserve">Discuss opportunities with PIs</w:t>
      </w:r>
    </w:p>
    <w:bookmarkEnd w:id="523"/>
    <w:bookmarkStart w:id="524"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181"/>
        </w:numPr>
      </w:pPr>
      <w:r>
        <w:t xml:space="preserve">Attend seminars and departmental events</w:t>
      </w:r>
    </w:p>
    <w:p>
      <w:pPr>
        <w:pStyle w:val="Compact"/>
        <w:numPr>
          <w:ilvl w:val="0"/>
          <w:numId w:val="1181"/>
        </w:numPr>
      </w:pPr>
      <w:r>
        <w:t xml:space="preserve">Connect with researchers in your field</w:t>
      </w:r>
    </w:p>
    <w:p>
      <w:pPr>
        <w:pStyle w:val="Compact"/>
        <w:numPr>
          <w:ilvl w:val="0"/>
          <w:numId w:val="1181"/>
        </w:numPr>
      </w:pPr>
      <w:r>
        <w:t xml:space="preserve">Join professional societies</w:t>
      </w:r>
    </w:p>
    <w:p>
      <w:pPr>
        <w:pStyle w:val="Compact"/>
        <w:numPr>
          <w:ilvl w:val="0"/>
          <w:numId w:val="1181"/>
        </w:numPr>
      </w:pPr>
      <w:r>
        <w:t xml:space="preserve">Use professional social media platforms to share research and engage with the scientific community</w:t>
      </w:r>
    </w:p>
    <w:p>
      <w:r>
        <w:br w:type="page"/>
      </w:r>
    </w:p>
    <w:bookmarkEnd w:id="524"/>
    <w:bookmarkEnd w:id="525"/>
    <w:bookmarkStart w:id="533"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08">
        <w:r>
          <w:rPr>
            <w:rStyle w:val="Hyperlink"/>
          </w:rPr>
          <w:t xml:space="preserve">original by Jade Benjamin-Chung</w:t>
        </w:r>
      </w:hyperlink>
    </w:p>
    <w:bookmarkStart w:id="526"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182"/>
        </w:numPr>
      </w:pPr>
      <w:r>
        <w:rPr>
          <w:b/>
          <w:bCs/>
        </w:rPr>
        <w:t xml:space="preserve">Planning</w:t>
      </w:r>
      <w:r>
        <w:t xml:space="preserve">: Discuss target journals, outline, and timeline with PIs</w:t>
      </w:r>
    </w:p>
    <w:p>
      <w:pPr>
        <w:pStyle w:val="Compact"/>
        <w:numPr>
          <w:ilvl w:val="0"/>
          <w:numId w:val="1182"/>
        </w:numPr>
      </w:pPr>
      <w:r>
        <w:rPr>
          <w:b/>
          <w:bCs/>
        </w:rPr>
        <w:t xml:space="preserve">Drafting</w:t>
      </w:r>
      <w:r>
        <w:t xml:space="preserve">: Lead author prepares initial draft</w:t>
      </w:r>
    </w:p>
    <w:p>
      <w:pPr>
        <w:pStyle w:val="Compact"/>
        <w:numPr>
          <w:ilvl w:val="0"/>
          <w:numId w:val="1182"/>
        </w:numPr>
      </w:pPr>
      <w:r>
        <w:rPr>
          <w:b/>
          <w:bCs/>
        </w:rPr>
        <w:t xml:space="preserve">Internal review</w:t>
      </w:r>
      <w:r>
        <w:t xml:space="preserve">: Co-authors review and provide feedback</w:t>
      </w:r>
    </w:p>
    <w:p>
      <w:pPr>
        <w:pStyle w:val="Compact"/>
        <w:numPr>
          <w:ilvl w:val="0"/>
          <w:numId w:val="1182"/>
        </w:numPr>
      </w:pPr>
      <w:r>
        <w:rPr>
          <w:b/>
          <w:bCs/>
        </w:rPr>
        <w:t xml:space="preserve">Revision</w:t>
      </w:r>
      <w:r>
        <w:t xml:space="preserve">: Lead author incorporates feedback iteratively</w:t>
      </w:r>
    </w:p>
    <w:p>
      <w:pPr>
        <w:pStyle w:val="Compact"/>
        <w:numPr>
          <w:ilvl w:val="0"/>
          <w:numId w:val="1182"/>
        </w:numPr>
      </w:pPr>
      <w:r>
        <w:rPr>
          <w:b/>
          <w:bCs/>
        </w:rPr>
        <w:t xml:space="preserve">PI approval</w:t>
      </w:r>
      <w:r>
        <w:t xml:space="preserve">: Obtain final approval from PIs before submission</w:t>
      </w:r>
    </w:p>
    <w:p>
      <w:pPr>
        <w:pStyle w:val="Compact"/>
        <w:numPr>
          <w:ilvl w:val="0"/>
          <w:numId w:val="1182"/>
        </w:numPr>
      </w:pPr>
      <w:r>
        <w:rPr>
          <w:b/>
          <w:bCs/>
        </w:rPr>
        <w:t xml:space="preserve">Submission</w:t>
      </w:r>
      <w:r>
        <w:t xml:space="preserve">: Submit to journal</w:t>
      </w:r>
    </w:p>
    <w:p>
      <w:pPr>
        <w:pStyle w:val="Compact"/>
        <w:numPr>
          <w:ilvl w:val="0"/>
          <w:numId w:val="1182"/>
        </w:numPr>
      </w:pPr>
      <w:r>
        <w:rPr>
          <w:b/>
          <w:bCs/>
        </w:rPr>
        <w:t xml:space="preserve">Revisions</w:t>
      </w:r>
      <w:r>
        <w:t xml:space="preserve">: Lead author coordinates response to peer reviewers</w:t>
      </w:r>
    </w:p>
    <w:p>
      <w:pPr>
        <w:pStyle w:val="Compact"/>
        <w:numPr>
          <w:ilvl w:val="0"/>
          <w:numId w:val="1182"/>
        </w:numPr>
      </w:pPr>
      <w:r>
        <w:rPr>
          <w:b/>
          <w:bCs/>
        </w:rPr>
        <w:t xml:space="preserve">Publication</w:t>
      </w:r>
      <w:r>
        <w:t xml:space="preserve">: Celebrate and share!</w:t>
      </w:r>
    </w:p>
    <w:bookmarkEnd w:id="526"/>
    <w:bookmarkStart w:id="529" w:name="preprints-and-open-access"/>
    <w:p>
      <w:pPr>
        <w:pStyle w:val="Heading2"/>
      </w:pPr>
      <w:r>
        <w:t xml:space="preserve">21.2 Preprints and Open Access</w:t>
      </w:r>
    </w:p>
    <w:p>
      <w:pPr>
        <w:pStyle w:val="Compact"/>
        <w:numPr>
          <w:ilvl w:val="0"/>
          <w:numId w:val="1183"/>
        </w:numPr>
      </w:pPr>
      <w:r>
        <w:t xml:space="preserve">We encourage posting preprints prior to or during peer review on platforms like</w:t>
      </w:r>
      <w:r>
        <w:t xml:space="preserve"> </w:t>
      </w:r>
      <w:hyperlink r:id="rId527">
        <w:r>
          <w:rPr>
            <w:rStyle w:val="Hyperlink"/>
          </w:rPr>
          <w:t xml:space="preserve">medRxiv</w:t>
        </w:r>
      </w:hyperlink>
      <w:r>
        <w:t xml:space="preserve"> </w:t>
      </w:r>
      <w:r>
        <w:t xml:space="preserve">or</w:t>
      </w:r>
      <w:r>
        <w:t xml:space="preserve"> </w:t>
      </w:r>
      <w:hyperlink r:id="rId528">
        <w:r>
          <w:rPr>
            <w:rStyle w:val="Hyperlink"/>
          </w:rPr>
          <w:t xml:space="preserve">bioRxiv</w:t>
        </w:r>
      </w:hyperlink>
    </w:p>
    <w:p>
      <w:pPr>
        <w:pStyle w:val="Compact"/>
        <w:numPr>
          <w:ilvl w:val="0"/>
          <w:numId w:val="1183"/>
        </w:numPr>
      </w:pPr>
      <w:r>
        <w:t xml:space="preserve">Preprints allow rapid dissemination of findings and can be cited in grant applications</w:t>
      </w:r>
    </w:p>
    <w:p>
      <w:pPr>
        <w:pStyle w:val="Compact"/>
        <w:numPr>
          <w:ilvl w:val="0"/>
          <w:numId w:val="1183"/>
        </w:numPr>
      </w:pPr>
      <w:r>
        <w:t xml:space="preserve">We support publishing in open access journals when possible to maximize accessibility</w:t>
      </w:r>
    </w:p>
    <w:p>
      <w:pPr>
        <w:pStyle w:val="Compact"/>
        <w:numPr>
          <w:ilvl w:val="0"/>
          <w:numId w:val="1183"/>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27">
        <w:r>
          <w:rPr>
            <w:rStyle w:val="Hyperlink"/>
          </w:rPr>
          <w:t xml:space="preserve">medRxiv</w:t>
        </w:r>
      </w:hyperlink>
      <w:r>
        <w:t xml:space="preserve">.</w:t>
      </w:r>
    </w:p>
    <w:bookmarkEnd w:id="529"/>
    <w:bookmarkStart w:id="531"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84"/>
        </w:numPr>
      </w:pPr>
      <w:r>
        <w:t xml:space="preserve">CONSORT for randomized trials</w:t>
      </w:r>
    </w:p>
    <w:p>
      <w:pPr>
        <w:pStyle w:val="Compact"/>
        <w:numPr>
          <w:ilvl w:val="0"/>
          <w:numId w:val="1184"/>
        </w:numPr>
      </w:pPr>
      <w:r>
        <w:t xml:space="preserve">STROBE for observational studies</w:t>
      </w:r>
    </w:p>
    <w:p>
      <w:pPr>
        <w:pStyle w:val="Compact"/>
        <w:numPr>
          <w:ilvl w:val="0"/>
          <w:numId w:val="1184"/>
        </w:numPr>
      </w:pPr>
      <w:r>
        <w:t xml:space="preserve">PRISMA for systematic reviews</w:t>
      </w:r>
    </w:p>
    <w:p>
      <w:pPr>
        <w:pStyle w:val="Compact"/>
        <w:numPr>
          <w:ilvl w:val="0"/>
          <w:numId w:val="1184"/>
        </w:numPr>
      </w:pPr>
      <w:r>
        <w:t xml:space="preserve">Others as appropriate (see</w:t>
      </w:r>
      <w:r>
        <w:t xml:space="preserve"> </w:t>
      </w:r>
      <w:hyperlink r:id="rId530">
        <w:r>
          <w:rPr>
            <w:rStyle w:val="Hyperlink"/>
          </w:rPr>
          <w:t xml:space="preserve">EQUATOR Network</w:t>
        </w:r>
      </w:hyperlink>
      <w:r>
        <w:t xml:space="preserve">)</w:t>
      </w:r>
    </w:p>
    <w:bookmarkEnd w:id="531"/>
    <w:bookmarkStart w:id="532" w:name="manuscript-checklist-1"/>
    <w:p>
      <w:pPr>
        <w:pStyle w:val="Heading2"/>
      </w:pPr>
      <w:r>
        <w:t xml:space="preserve">21.4 Manuscript Checklist</w:t>
      </w:r>
    </w:p>
    <w:p>
      <w:pPr>
        <w:pStyle w:val="FirstParagraph"/>
      </w:pPr>
      <w:r>
        <w:t xml:space="preserve">Before submitting a manuscript:</w:t>
      </w:r>
    </w:p>
    <w:p>
      <w:pPr>
        <w:pStyle w:val="Compact"/>
        <w:numPr>
          <w:ilvl w:val="0"/>
          <w:numId w:val="1185"/>
        </w:numPr>
      </w:pPr>
      <w:r>
        <w:t xml:space="preserve">Completed relevant reporting checklist</w:t>
      </w:r>
    </w:p>
    <w:p>
      <w:pPr>
        <w:pStyle w:val="Compact"/>
        <w:numPr>
          <w:ilvl w:val="0"/>
          <w:numId w:val="1186"/>
        </w:numPr>
      </w:pPr>
      <w:r>
        <w:t xml:space="preserve">Results are reproducible (rerunning code replicates tables/figures exactly)</w:t>
      </w:r>
    </w:p>
    <w:p>
      <w:pPr>
        <w:pStyle w:val="Compact"/>
        <w:numPr>
          <w:ilvl w:val="0"/>
          <w:numId w:val="1187"/>
        </w:numPr>
      </w:pPr>
      <w:r>
        <w:t xml:space="preserve">Target journal selected</w:t>
      </w:r>
    </w:p>
    <w:p>
      <w:pPr>
        <w:pStyle w:val="Compact"/>
        <w:numPr>
          <w:ilvl w:val="0"/>
          <w:numId w:val="1188"/>
        </w:numPr>
      </w:pPr>
      <w:r>
        <w:t xml:space="preserve">Title is declarative and states findings clearly</w:t>
      </w:r>
    </w:p>
    <w:p>
      <w:pPr>
        <w:pStyle w:val="Compact"/>
        <w:numPr>
          <w:ilvl w:val="0"/>
          <w:numId w:val="1189"/>
        </w:numPr>
      </w:pPr>
      <w:r>
        <w:t xml:space="preserve">Word count meets journal requirements</w:t>
      </w:r>
    </w:p>
    <w:p>
      <w:pPr>
        <w:pStyle w:val="Compact"/>
        <w:numPr>
          <w:ilvl w:val="0"/>
          <w:numId w:val="1190"/>
        </w:numPr>
      </w:pPr>
      <w:r>
        <w:t xml:space="preserve">Manuscript follows journal formatting guidelines</w:t>
      </w:r>
    </w:p>
    <w:p>
      <w:pPr>
        <w:pStyle w:val="Compact"/>
        <w:numPr>
          <w:ilvl w:val="0"/>
          <w:numId w:val="1191"/>
        </w:numPr>
      </w:pPr>
      <w:r>
        <w:t xml:space="preserve">Consistent voice throughout (typically active voice)</w:t>
      </w:r>
    </w:p>
    <w:p>
      <w:pPr>
        <w:pStyle w:val="Compact"/>
        <w:numPr>
          <w:ilvl w:val="0"/>
          <w:numId w:val="1192"/>
        </w:numPr>
      </w:pPr>
      <w:r>
        <w:t xml:space="preserve">All figures and tables referenced in main text</w:t>
      </w:r>
    </w:p>
    <w:p>
      <w:pPr>
        <w:pStyle w:val="Compact"/>
        <w:numPr>
          <w:ilvl w:val="0"/>
          <w:numId w:val="1193"/>
        </w:numPr>
      </w:pPr>
      <w:r>
        <w:t xml:space="preserve">Captions for all figures and tables</w:t>
      </w:r>
    </w:p>
    <w:p>
      <w:pPr>
        <w:pStyle w:val="Compact"/>
        <w:numPr>
          <w:ilvl w:val="0"/>
          <w:numId w:val="1194"/>
        </w:numPr>
      </w:pPr>
      <w:r>
        <w:t xml:space="preserve">Tables/figures numbered by order of appearance</w:t>
      </w:r>
    </w:p>
    <w:p>
      <w:pPr>
        <w:pStyle w:val="Compact"/>
        <w:numPr>
          <w:ilvl w:val="0"/>
          <w:numId w:val="1195"/>
        </w:numPr>
      </w:pPr>
      <w:r>
        <w:t xml:space="preserve">Abbreviations defined at first use and used sparingly</w:t>
      </w:r>
    </w:p>
    <w:p>
      <w:pPr>
        <w:pStyle w:val="Compact"/>
        <w:numPr>
          <w:ilvl w:val="0"/>
          <w:numId w:val="1196"/>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7"/>
        </w:numPr>
      </w:pPr>
      <w:r>
        <w:t xml:space="preserve">Avoid directionless statements (specify direction of associations)</w:t>
      </w:r>
    </w:p>
    <w:p>
      <w:pPr>
        <w:pStyle w:val="Compact"/>
        <w:numPr>
          <w:ilvl w:val="0"/>
          <w:numId w:val="1198"/>
        </w:numPr>
      </w:pPr>
      <w:r>
        <w:t xml:space="preserve">Causal language only when supported by study design</w:t>
      </w:r>
    </w:p>
    <w:p>
      <w:pPr>
        <w:pStyle w:val="Compact"/>
        <w:numPr>
          <w:ilvl w:val="0"/>
          <w:numId w:val="1199"/>
        </w:numPr>
      </w:pPr>
      <w:r>
        <w:t xml:space="preserve">Avoid</w:t>
      </w:r>
      <w:r>
        <w:t xml:space="preserve"> </w:t>
      </w:r>
      <w:r>
        <w:t xml:space="preserve">“significant”</w:t>
      </w:r>
      <w:r>
        <w:t xml:space="preserve"> </w:t>
      </w:r>
      <w:r>
        <w:t xml:space="preserve">(easily confused with statistical significance)</w:t>
      </w:r>
    </w:p>
    <w:p>
      <w:pPr>
        <w:pStyle w:val="Compact"/>
        <w:numPr>
          <w:ilvl w:val="0"/>
          <w:numId w:val="1200"/>
        </w:numPr>
      </w:pPr>
      <w:r>
        <w:t xml:space="preserve">Author contributions drafted using CRediT Taxonomy</w:t>
      </w:r>
    </w:p>
    <w:p>
      <w:r>
        <w:br w:type="page"/>
      </w:r>
    </w:p>
    <w:bookmarkEnd w:id="532"/>
    <w:bookmarkEnd w:id="533"/>
    <w:bookmarkStart w:id="613" w:name="references"/>
    <w:p>
      <w:pPr>
        <w:pStyle w:val="Heading1"/>
      </w:pPr>
      <w:r>
        <w:t xml:space="preserve">References</w:t>
      </w:r>
    </w:p>
    <w:bookmarkStart w:id="612" w:name="refs"/>
    <w:bookmarkStart w:id="535" w:name="ref-space_odyssey"/>
    <w:p>
      <w:pPr>
        <w:pStyle w:val="Bibliography"/>
      </w:pPr>
      <w:r>
        <w:t xml:space="preserve">“2001: A Space Odyssey.”</w:t>
      </w:r>
      <w:r>
        <w:t xml:space="preserve"> </w:t>
      </w:r>
      <w:r>
        <w:t xml:space="preserve">1968. Film.</w:t>
      </w:r>
      <w:r>
        <w:t xml:space="preserve"> </w:t>
      </w:r>
      <w:hyperlink r:id="rId534">
        <w:r>
          <w:rPr>
            <w:rStyle w:val="Hyperlink"/>
          </w:rPr>
          <w:t xml:space="preserve">https://en.wikipedia.org/wiki/2001:_A_Space_Odyssey_(film)</w:t>
        </w:r>
      </w:hyperlink>
      <w:r>
        <w:t xml:space="preserve">.</w:t>
      </w:r>
    </w:p>
    <w:bookmarkEnd w:id="535"/>
    <w:bookmarkStart w:id="537"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36">
        <w:r>
          <w:rPr>
            <w:rStyle w:val="Hyperlink"/>
          </w:rPr>
          <w:t xml:space="preserve">https://doi.org/10.1371/journal.pgph.0002269</w:t>
        </w:r>
      </w:hyperlink>
      <w:r>
        <w:t xml:space="preserve">.</w:t>
      </w:r>
    </w:p>
    <w:bookmarkEnd w:id="537"/>
    <w:bookmarkStart w:id="539"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38">
        <w:r>
          <w:rPr>
            <w:rStyle w:val="Hyperlink"/>
          </w:rPr>
          <w:t xml:space="preserve">https://search.library.ucdavis.edu/permalink/01UCD_INST/9fle3i/alma990000226350403126</w:t>
        </w:r>
      </w:hyperlink>
      <w:r>
        <w:t xml:space="preserve">.</w:t>
      </w:r>
    </w:p>
    <w:bookmarkEnd w:id="539"/>
    <w:bookmarkStart w:id="54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40">
        <w:r>
          <w:rPr>
            <w:rStyle w:val="Hyperlink"/>
          </w:rPr>
          <w:t xml:space="preserve">https://doi.org/10.1038/d41586-019-01431-z</w:t>
        </w:r>
      </w:hyperlink>
      <w:r>
        <w:t xml:space="preserve">.</w:t>
      </w:r>
    </w:p>
    <w:bookmarkEnd w:id="541"/>
    <w:bookmarkStart w:id="543" w:name="ref-battlestar_galactica_2004"/>
    <w:p>
      <w:pPr>
        <w:pStyle w:val="Bibliography"/>
      </w:pPr>
      <w:r>
        <w:t xml:space="preserve">“Battlestar Galactica.”</w:t>
      </w:r>
      <w:r>
        <w:t xml:space="preserve"> </w:t>
      </w:r>
      <w:r>
        <w:t xml:space="preserve">2004. Television Series.</w:t>
      </w:r>
      <w:r>
        <w:t xml:space="preserve"> </w:t>
      </w:r>
      <w:hyperlink r:id="rId542">
        <w:r>
          <w:rPr>
            <w:rStyle w:val="Hyperlink"/>
          </w:rPr>
          <w:t xml:space="preserve">https://en.wikipedia.org/wiki/Battlestar_Galactica_(2004_TV_series)</w:t>
        </w:r>
      </w:hyperlink>
      <w:r>
        <w:t xml:space="preserve">.</w:t>
      </w:r>
    </w:p>
    <w:bookmarkEnd w:id="543"/>
    <w:bookmarkStart w:id="544"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08">
        <w:r>
          <w:rPr>
            <w:rStyle w:val="Hyperlink"/>
          </w:rPr>
          <w:t xml:space="preserve">https://jadebc.github.io/lab-manual/</w:t>
        </w:r>
      </w:hyperlink>
      <w:r>
        <w:t xml:space="preserve">.</w:t>
      </w:r>
    </w:p>
    <w:bookmarkEnd w:id="544"/>
    <w:bookmarkStart w:id="546" w:name="ref-blade_runner"/>
    <w:p>
      <w:pPr>
        <w:pStyle w:val="Bibliography"/>
      </w:pPr>
      <w:r>
        <w:t xml:space="preserve">“Blade Runner.”</w:t>
      </w:r>
      <w:r>
        <w:t xml:space="preserve"> </w:t>
      </w:r>
      <w:r>
        <w:t xml:space="preserve">1982. Film.</w:t>
      </w:r>
      <w:r>
        <w:t xml:space="preserve"> </w:t>
      </w:r>
      <w:hyperlink r:id="rId545">
        <w:r>
          <w:rPr>
            <w:rStyle w:val="Hyperlink"/>
          </w:rPr>
          <w:t xml:space="preserve">https://en.wikipedia.org/wiki/Blade_Runner</w:t>
        </w:r>
      </w:hyperlink>
      <w:r>
        <w:t xml:space="preserve">.</w:t>
      </w:r>
    </w:p>
    <w:bookmarkEnd w:id="546"/>
    <w:bookmarkStart w:id="54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47">
        <w:r>
          <w:rPr>
            <w:rStyle w:val="Hyperlink"/>
          </w:rPr>
          <w:t xml:space="preserve">https://happygitwithr.com/</w:t>
        </w:r>
      </w:hyperlink>
      <w:r>
        <w:t xml:space="preserve">.</w:t>
      </w:r>
    </w:p>
    <w:bookmarkEnd w:id="548"/>
    <w:bookmarkStart w:id="550"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49">
        <w:r>
          <w:rPr>
            <w:rStyle w:val="Hyperlink"/>
          </w:rPr>
          <w:t xml:space="preserve">https://en.wikipedia.org/wiki/Ender%27s_Game</w:t>
        </w:r>
      </w:hyperlink>
      <w:r>
        <w:t xml:space="preserve">.</w:t>
      </w:r>
    </w:p>
    <w:bookmarkEnd w:id="550"/>
    <w:bookmarkStart w:id="552"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51">
        <w:r>
          <w:rPr>
            <w:rStyle w:val="Hyperlink"/>
          </w:rPr>
          <w:t xml:space="preserve">https://doi.org/10.1038/s41467-020-19160-7</w:t>
        </w:r>
      </w:hyperlink>
      <w:r>
        <w:t xml:space="preserve">.</w:t>
      </w:r>
    </w:p>
    <w:bookmarkEnd w:id="552"/>
    <w:bookmarkStart w:id="554"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53">
        <w:r>
          <w:rPr>
            <w:rStyle w:val="Hyperlink"/>
          </w:rPr>
          <w:t xml:space="preserve">http://creativecommons.org/licenses/by-nc/4.0/</w:t>
        </w:r>
      </w:hyperlink>
      <w:r>
        <w:t xml:space="preserve">.</w:t>
      </w:r>
    </w:p>
    <w:bookmarkEnd w:id="554"/>
    <w:bookmarkStart w:id="556" w:name="ref-credit"/>
    <w:p>
      <w:pPr>
        <w:pStyle w:val="Bibliography"/>
      </w:pPr>
      <w:r>
        <w:t xml:space="preserve">“CRediT: Contributor Roles Taxonomy.”</w:t>
      </w:r>
      <w:r>
        <w:t xml:space="preserve"> </w:t>
      </w:r>
      <w:r>
        <w:t xml:space="preserve">n.d. PLOS ONE.</w:t>
      </w:r>
      <w:r>
        <w:t xml:space="preserve"> </w:t>
      </w:r>
      <w:hyperlink r:id="rId555">
        <w:r>
          <w:rPr>
            <w:rStyle w:val="Hyperlink"/>
          </w:rPr>
          <w:t xml:space="preserve">https://journals.plos.org/plosone/s/authorship</w:t>
        </w:r>
      </w:hyperlink>
      <w:r>
        <w:t xml:space="preserve">.</w:t>
      </w:r>
    </w:p>
    <w:bookmarkEnd w:id="556"/>
    <w:bookmarkStart w:id="558" w:name="ref-dryad"/>
    <w:p>
      <w:pPr>
        <w:pStyle w:val="Bibliography"/>
      </w:pPr>
      <w:r>
        <w:t xml:space="preserve">“Dryad Digital Repository.”</w:t>
      </w:r>
      <w:r>
        <w:t xml:space="preserve"> </w:t>
      </w:r>
      <w:r>
        <w:t xml:space="preserve">n.d. Dryad.</w:t>
      </w:r>
      <w:r>
        <w:t xml:space="preserve"> </w:t>
      </w:r>
      <w:hyperlink r:id="rId557">
        <w:r>
          <w:rPr>
            <w:rStyle w:val="Hyperlink"/>
          </w:rPr>
          <w:t xml:space="preserve">https://datadryad.org/</w:t>
        </w:r>
      </w:hyperlink>
      <w:r>
        <w:t xml:space="preserve">.</w:t>
      </w:r>
    </w:p>
    <w:bookmarkEnd w:id="558"/>
    <w:bookmarkStart w:id="559"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30">
        <w:r>
          <w:rPr>
            <w:rStyle w:val="Hyperlink"/>
          </w:rPr>
          <w:t xml:space="preserve">https://www.equator-network.org/</w:t>
        </w:r>
      </w:hyperlink>
      <w:r>
        <w:t xml:space="preserve">.</w:t>
      </w:r>
    </w:p>
    <w:bookmarkEnd w:id="559"/>
    <w:bookmarkStart w:id="561"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60">
        <w:r>
          <w:rPr>
            <w:rStyle w:val="Hyperlink"/>
          </w:rPr>
          <w:t xml:space="preserve">https://engineering-shiny.org/</w:t>
        </w:r>
      </w:hyperlink>
      <w:r>
        <w:t xml:space="preserve">.</w:t>
      </w:r>
    </w:p>
    <w:bookmarkEnd w:id="561"/>
    <w:bookmarkStart w:id="563"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62">
        <w:r>
          <w:rPr>
            <w:rStyle w:val="Hyperlink"/>
          </w:rPr>
          <w:t xml:space="preserve">https://www.youtube.com/watch?v=B1BdQcJ2ZYY</w:t>
        </w:r>
      </w:hyperlink>
      <w:r>
        <w:t xml:space="preserve">.</w:t>
      </w:r>
    </w:p>
    <w:bookmarkEnd w:id="563"/>
    <w:bookmarkStart w:id="565" w:name="ref-githubdesktop"/>
    <w:p>
      <w:pPr>
        <w:pStyle w:val="Bibliography"/>
      </w:pPr>
      <w:r>
        <w:t xml:space="preserve">“GitHub Desktop.”</w:t>
      </w:r>
      <w:r>
        <w:t xml:space="preserve"> </w:t>
      </w:r>
      <w:r>
        <w:t xml:space="preserve">n.d. GitHub.</w:t>
      </w:r>
      <w:r>
        <w:t xml:space="preserve"> </w:t>
      </w:r>
      <w:hyperlink r:id="rId564">
        <w:r>
          <w:rPr>
            <w:rStyle w:val="Hyperlink"/>
          </w:rPr>
          <w:t xml:space="preserve">https://desktop.github.com/</w:t>
        </w:r>
      </w:hyperlink>
      <w:r>
        <w:t xml:space="preserve">.</w:t>
      </w:r>
    </w:p>
    <w:bookmarkEnd w:id="565"/>
    <w:bookmarkStart w:id="567" w:name="ref-dune"/>
    <w:p>
      <w:pPr>
        <w:pStyle w:val="Bibliography"/>
      </w:pPr>
      <w:r>
        <w:t xml:space="preserve">Herbert, Frank. 1965.</w:t>
      </w:r>
      <w:r>
        <w:t xml:space="preserve"> </w:t>
      </w:r>
      <w:r>
        <w:t xml:space="preserve">“Dune.”</w:t>
      </w:r>
      <w:r>
        <w:t xml:space="preserve"> </w:t>
      </w:r>
      <w:r>
        <w:t xml:space="preserve">Novel.</w:t>
      </w:r>
      <w:r>
        <w:t xml:space="preserve"> </w:t>
      </w:r>
      <w:hyperlink r:id="rId566">
        <w:r>
          <w:rPr>
            <w:rStyle w:val="Hyperlink"/>
          </w:rPr>
          <w:t xml:space="preserve">https://en.wikipedia.org/wiki/Organizations_of_the_Dune_universe#Thinking_machines</w:t>
        </w:r>
      </w:hyperlink>
      <w:r>
        <w:t xml:space="preserve">.</w:t>
      </w:r>
    </w:p>
    <w:bookmarkEnd w:id="567"/>
    <w:bookmarkStart w:id="569" w:name="ref-plos_data"/>
    <w:p>
      <w:pPr>
        <w:pStyle w:val="Bibliography"/>
      </w:pPr>
      <w:r>
        <w:t xml:space="preserve">“How to Store and Manage Your Data.”</w:t>
      </w:r>
      <w:r>
        <w:t xml:space="preserve"> </w:t>
      </w:r>
      <w:r>
        <w:t xml:space="preserve">n.d. PLOS.</w:t>
      </w:r>
      <w:r>
        <w:t xml:space="preserve"> </w:t>
      </w:r>
      <w:hyperlink r:id="rId568">
        <w:r>
          <w:rPr>
            <w:rStyle w:val="Hyperlink"/>
          </w:rPr>
          <w:t xml:space="preserve">https://plos.org/resource/how-to-store-and-manage-your-data/</w:t>
        </w:r>
      </w:hyperlink>
      <w:r>
        <w:t xml:space="preserve">.</w:t>
      </w:r>
    </w:p>
    <w:bookmarkEnd w:id="569"/>
    <w:bookmarkStart w:id="57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70"/>
    <w:bookmarkStart w:id="571" w:name="ref-medRxiv"/>
    <w:p>
      <w:pPr>
        <w:pStyle w:val="Bibliography"/>
      </w:pPr>
      <w:r>
        <w:t xml:space="preserve">“medRxiv: The Preprint Server for Health Sciences.”</w:t>
      </w:r>
      <w:r>
        <w:t xml:space="preserve"> </w:t>
      </w:r>
      <w:r>
        <w:t xml:space="preserve">n.d. Cold Spring Harbor Laboratory.</w:t>
      </w:r>
      <w:r>
        <w:t xml:space="preserve"> </w:t>
      </w:r>
      <w:hyperlink r:id="rId527">
        <w:r>
          <w:rPr>
            <w:rStyle w:val="Hyperlink"/>
          </w:rPr>
          <w:t xml:space="preserve">https://www.medrxiv.org/</w:t>
        </w:r>
      </w:hyperlink>
      <w:r>
        <w:t xml:space="preserve">.</w:t>
      </w:r>
    </w:p>
    <w:bookmarkEnd w:id="571"/>
    <w:bookmarkStart w:id="573"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72">
        <w:r>
          <w:rPr>
            <w:rStyle w:val="Hyperlink"/>
          </w:rPr>
          <w:t xml:space="preserve">https://doi.org/10.1038/467775a</w:t>
        </w:r>
      </w:hyperlink>
      <w:r>
        <w:t xml:space="preserve">.</w:t>
      </w:r>
    </w:p>
    <w:bookmarkEnd w:id="573"/>
    <w:bookmarkStart w:id="575"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74">
        <w:r>
          <w:rPr>
            <w:rStyle w:val="Hyperlink"/>
          </w:rPr>
          <w:t xml:space="preserve">https://doi.org/10.1038/s41562-016-0021</w:t>
        </w:r>
      </w:hyperlink>
      <w:r>
        <w:t xml:space="preserve">.</w:t>
      </w:r>
    </w:p>
    <w:bookmarkEnd w:id="575"/>
    <w:bookmarkStart w:id="57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76">
        <w:r>
          <w:rPr>
            <w:rStyle w:val="Hyperlink"/>
          </w:rPr>
          <w:t xml:space="preserve">https://doi.org/10.1038/526182a</w:t>
        </w:r>
      </w:hyperlink>
      <w:r>
        <w:t xml:space="preserve">.</w:t>
      </w:r>
    </w:p>
    <w:bookmarkEnd w:id="577"/>
    <w:bookmarkStart w:id="579" w:name="ref-osf"/>
    <w:p>
      <w:pPr>
        <w:pStyle w:val="Bibliography"/>
      </w:pPr>
      <w:r>
        <w:t xml:space="preserve">“Open Science Framework.”</w:t>
      </w:r>
      <w:r>
        <w:t xml:space="preserve"> </w:t>
      </w:r>
      <w:r>
        <w:t xml:space="preserve">n.d. Center for Open Science.</w:t>
      </w:r>
      <w:r>
        <w:t xml:space="preserve"> </w:t>
      </w:r>
      <w:hyperlink r:id="rId578">
        <w:r>
          <w:rPr>
            <w:rStyle w:val="Hyperlink"/>
          </w:rPr>
          <w:t xml:space="preserve">https://osf.io/</w:t>
        </w:r>
      </w:hyperlink>
      <w:r>
        <w:t xml:space="preserve">.</w:t>
      </w:r>
    </w:p>
    <w:bookmarkEnd w:id="579"/>
    <w:bookmarkStart w:id="581" w:name="ref-gitfixum"/>
    <w:p>
      <w:pPr>
        <w:pStyle w:val="Bibliography"/>
      </w:pPr>
      <w:r>
        <w:t xml:space="preserve">Robertson, Seth. n.d.</w:t>
      </w:r>
      <w:r>
        <w:t xml:space="preserve"> </w:t>
      </w:r>
      <w:r>
        <w:t xml:space="preserve">“On Undoing, Fixing, or Removing Commits in Git.”</w:t>
      </w:r>
      <w:r>
        <w:t xml:space="preserve"> </w:t>
      </w:r>
      <w:hyperlink r:id="rId580">
        <w:r>
          <w:rPr>
            <w:rStyle w:val="Hyperlink"/>
          </w:rPr>
          <w:t xml:space="preserve">https://sethrobertson.github.io/GitFixUm/fixup.html</w:t>
        </w:r>
      </w:hyperlink>
      <w:r>
        <w:t xml:space="preserve">.</w:t>
      </w:r>
    </w:p>
    <w:bookmarkEnd w:id="581"/>
    <w:bookmarkStart w:id="58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82">
        <w:r>
          <w:rPr>
            <w:rStyle w:val="Hyperlink"/>
          </w:rPr>
          <w:t xml:space="preserve">https://doi.org/10.1371/journal.pcbi.1003833</w:t>
        </w:r>
      </w:hyperlink>
      <w:r>
        <w:t xml:space="preserve">.</w:t>
      </w:r>
    </w:p>
    <w:bookmarkEnd w:id="583"/>
    <w:bookmarkStart w:id="58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84">
        <w:r>
          <w:rPr>
            <w:rStyle w:val="Hyperlink"/>
          </w:rPr>
          <w:t xml:space="preserve">https://doi.org/10.1038/d41586-019-02918-5</w:t>
        </w:r>
      </w:hyperlink>
      <w:r>
        <w:t xml:space="preserve">.</w:t>
      </w:r>
    </w:p>
    <w:bookmarkEnd w:id="585"/>
    <w:bookmarkStart w:id="587" w:name="ref-slurm"/>
    <w:p>
      <w:pPr>
        <w:pStyle w:val="Bibliography"/>
      </w:pPr>
      <w:r>
        <w:t xml:space="preserve">“Slurm Workload Manager: Sbatch Documentation.”</w:t>
      </w:r>
      <w:r>
        <w:t xml:space="preserve"> </w:t>
      </w:r>
      <w:r>
        <w:t xml:space="preserve">n.d. SchedMD.</w:t>
      </w:r>
      <w:r>
        <w:t xml:space="preserve"> </w:t>
      </w:r>
      <w:hyperlink r:id="rId586">
        <w:r>
          <w:rPr>
            <w:rStyle w:val="Hyperlink"/>
          </w:rPr>
          <w:t xml:space="preserve">https://slurm.schedmd.com/sbatch.html</w:t>
        </w:r>
      </w:hyperlink>
      <w:r>
        <w:t xml:space="preserve">.</w:t>
      </w:r>
    </w:p>
    <w:bookmarkEnd w:id="587"/>
    <w:bookmarkStart w:id="58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588">
        <w:r>
          <w:rPr>
            <w:rStyle w:val="Hyperlink"/>
          </w:rPr>
          <w:t xml:space="preserve">https://doi.org/10.1038/d41586-019-00067-3</w:t>
        </w:r>
      </w:hyperlink>
      <w:r>
        <w:t xml:space="preserve">.</w:t>
      </w:r>
    </w:p>
    <w:bookmarkEnd w:id="589"/>
    <w:bookmarkStart w:id="591" w:name="ref-terminator"/>
    <w:p>
      <w:pPr>
        <w:pStyle w:val="Bibliography"/>
      </w:pPr>
      <w:r>
        <w:t xml:space="preserve">“Terminator 3: Rise of the Machines.”</w:t>
      </w:r>
      <w:r>
        <w:t xml:space="preserve"> </w:t>
      </w:r>
      <w:r>
        <w:t xml:space="preserve">2003. Film.</w:t>
      </w:r>
      <w:r>
        <w:t xml:space="preserve"> </w:t>
      </w:r>
      <w:hyperlink r:id="rId590">
        <w:r>
          <w:rPr>
            <w:rStyle w:val="Hyperlink"/>
          </w:rPr>
          <w:t xml:space="preserve">https://en.wikipedia.org/wiki/Terminator_3:_Rise_of_the_Machines</w:t>
        </w:r>
      </w:hyperlink>
      <w:r>
        <w:t xml:space="preserve">.</w:t>
      </w:r>
    </w:p>
    <w:bookmarkEnd w:id="591"/>
    <w:bookmarkStart w:id="593" w:name="ref-matrix"/>
    <w:p>
      <w:pPr>
        <w:pStyle w:val="Bibliography"/>
      </w:pPr>
      <w:r>
        <w:t xml:space="preserve">“The Matrix.”</w:t>
      </w:r>
      <w:r>
        <w:t xml:space="preserve"> </w:t>
      </w:r>
      <w:r>
        <w:t xml:space="preserve">1999. Film.</w:t>
      </w:r>
      <w:r>
        <w:t xml:space="preserve"> </w:t>
      </w:r>
      <w:hyperlink r:id="rId592">
        <w:r>
          <w:rPr>
            <w:rStyle w:val="Hyperlink"/>
          </w:rPr>
          <w:t xml:space="preserve">https://en.wikipedia.org/wiki/The_Matrix</w:t>
        </w:r>
      </w:hyperlink>
      <w:r>
        <w:t xml:space="preserve">.</w:t>
      </w:r>
    </w:p>
    <w:bookmarkEnd w:id="593"/>
    <w:bookmarkStart w:id="595"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594">
        <w:r>
          <w:rPr>
            <w:rStyle w:val="Hyperlink"/>
          </w:rPr>
          <w:t xml:space="preserve">https://code-review.tidyverse.org/</w:t>
        </w:r>
      </w:hyperlink>
      <w:r>
        <w:t xml:space="preserve">.</w:t>
      </w:r>
    </w:p>
    <w:bookmarkEnd w:id="595"/>
    <w:bookmarkStart w:id="597"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596">
        <w:r>
          <w:rPr>
            <w:rStyle w:val="Hyperlink"/>
          </w:rPr>
          <w:t xml:space="preserve">https://doi.org/10.1038/d41586-021-03603-2</w:t>
        </w:r>
      </w:hyperlink>
      <w:r>
        <w:t xml:space="preserve">.</w:t>
      </w:r>
    </w:p>
    <w:bookmarkEnd w:id="597"/>
    <w:bookmarkStart w:id="599" w:name="ref-wargames"/>
    <w:p>
      <w:pPr>
        <w:pStyle w:val="Bibliography"/>
      </w:pPr>
      <w:r>
        <w:t xml:space="preserve">“WarGames.”</w:t>
      </w:r>
      <w:r>
        <w:t xml:space="preserve"> </w:t>
      </w:r>
      <w:r>
        <w:t xml:space="preserve">1983. Film.</w:t>
      </w:r>
      <w:r>
        <w:t xml:space="preserve"> </w:t>
      </w:r>
      <w:hyperlink r:id="rId598">
        <w:r>
          <w:rPr>
            <w:rStyle w:val="Hyperlink"/>
          </w:rPr>
          <w:t xml:space="preserve">https://en.wikipedia.org/wiki/WarGames</w:t>
        </w:r>
      </w:hyperlink>
      <w:r>
        <w:t xml:space="preserve">.</w:t>
      </w:r>
    </w:p>
    <w:bookmarkEnd w:id="599"/>
    <w:bookmarkStart w:id="601"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00">
        <w:r>
          <w:rPr>
            <w:rStyle w:val="Hyperlink"/>
          </w:rPr>
          <w:t xml:space="preserve">https://adv-r.hadley.nz/</w:t>
        </w:r>
      </w:hyperlink>
      <w:r>
        <w:t xml:space="preserve">.</w:t>
      </w:r>
    </w:p>
    <w:bookmarkEnd w:id="601"/>
    <w:bookmarkStart w:id="603" w:name="ref-wickham2021shiny"/>
    <w:p>
      <w:pPr>
        <w:pStyle w:val="Bibliography"/>
      </w:pPr>
      <w:r>
        <w:t xml:space="preserve">———. 2021.</w:t>
      </w:r>
      <w:r>
        <w:t xml:space="preserve"> </w:t>
      </w:r>
      <w:r>
        <w:rPr>
          <w:i/>
          <w:iCs/>
        </w:rPr>
        <w:t xml:space="preserve">Mastering Shiny</w:t>
      </w:r>
      <w:r>
        <w:t xml:space="preserve">. O’Reilly Media.</w:t>
      </w:r>
      <w:r>
        <w:t xml:space="preserve"> </w:t>
      </w:r>
      <w:hyperlink r:id="rId602">
        <w:r>
          <w:rPr>
            <w:rStyle w:val="Hyperlink"/>
          </w:rPr>
          <w:t xml:space="preserve">https://mastering-shiny.org/</w:t>
        </w:r>
      </w:hyperlink>
      <w:r>
        <w:t xml:space="preserve">.</w:t>
      </w:r>
    </w:p>
    <w:bookmarkEnd w:id="603"/>
    <w:bookmarkStart w:id="604" w:name="ref-wickham2023tidyverse"/>
    <w:p>
      <w:pPr>
        <w:pStyle w:val="Bibliography"/>
      </w:pPr>
      <w:r>
        <w:t xml:space="preserve">———. 2023a.</w:t>
      </w:r>
      <w:r>
        <w:t xml:space="preserve"> </w:t>
      </w:r>
      <w:r>
        <w:rPr>
          <w:i/>
          <w:iCs/>
        </w:rPr>
        <w:t xml:space="preserve">The Tidyverse Style Guide</w:t>
      </w:r>
      <w:r>
        <w:t xml:space="preserve">.</w:t>
      </w:r>
      <w:r>
        <w:t xml:space="preserve"> </w:t>
      </w:r>
      <w:hyperlink r:id="rId222">
        <w:r>
          <w:rPr>
            <w:rStyle w:val="Hyperlink"/>
          </w:rPr>
          <w:t xml:space="preserve">https://style.tidyverse.org/</w:t>
        </w:r>
      </w:hyperlink>
      <w:r>
        <w:t xml:space="preserve">.</w:t>
      </w:r>
    </w:p>
    <w:bookmarkEnd w:id="604"/>
    <w:bookmarkStart w:id="606" w:name="ref-wickham2023tidydesign"/>
    <w:p>
      <w:pPr>
        <w:pStyle w:val="Bibliography"/>
      </w:pPr>
      <w:r>
        <w:t xml:space="preserve">———. 2023b.</w:t>
      </w:r>
      <w:r>
        <w:t xml:space="preserve"> </w:t>
      </w:r>
      <w:r>
        <w:rPr>
          <w:i/>
          <w:iCs/>
        </w:rPr>
        <w:t xml:space="preserve">Tidyverse Design Guide</w:t>
      </w:r>
      <w:r>
        <w:t xml:space="preserve">.</w:t>
      </w:r>
      <w:r>
        <w:t xml:space="preserve"> </w:t>
      </w:r>
      <w:hyperlink r:id="rId605">
        <w:r>
          <w:rPr>
            <w:rStyle w:val="Hyperlink"/>
          </w:rPr>
          <w:t xml:space="preserve">https://design.tidyverse.org/</w:t>
        </w:r>
      </w:hyperlink>
      <w:r>
        <w:t xml:space="preserve">.</w:t>
      </w:r>
    </w:p>
    <w:bookmarkEnd w:id="606"/>
    <w:bookmarkStart w:id="608"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07">
        <w:r>
          <w:rPr>
            <w:rStyle w:val="Hyperlink"/>
          </w:rPr>
          <w:t xml:space="preserve">https://r-pkgs.org/</w:t>
        </w:r>
      </w:hyperlink>
      <w:r>
        <w:t xml:space="preserve">.</w:t>
      </w:r>
    </w:p>
    <w:bookmarkEnd w:id="608"/>
    <w:bookmarkStart w:id="610"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09">
        <w:r>
          <w:rPr>
            <w:rStyle w:val="Hyperlink"/>
          </w:rPr>
          <w:t xml:space="preserve">https://r4ds.hadley.nz/</w:t>
        </w:r>
      </w:hyperlink>
      <w:r>
        <w:t xml:space="preserve">.</w:t>
      </w:r>
    </w:p>
    <w:bookmarkEnd w:id="610"/>
    <w:bookmarkStart w:id="611"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1">
        <w:r>
          <w:rPr>
            <w:rStyle w:val="Hyperlink"/>
          </w:rPr>
          <w:t xml:space="preserve">https://roxygen2.r-lib.org/</w:t>
        </w:r>
      </w:hyperlink>
      <w:r>
        <w:t xml:space="preserve">.</w:t>
      </w:r>
    </w:p>
    <w:bookmarkEnd w:id="611"/>
    <w:bookmarkEnd w:id="612"/>
    <w:p>
      <w:r>
        <w:br w:type="page"/>
      </w:r>
    </w:p>
    <w:bookmarkEnd w:id="613"/>
    <w:bookmarkStart w:id="61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14">
        <w:r>
          <w:rPr>
            <w:rStyle w:val="Hyperlink"/>
          </w:rPr>
          <w:t xml:space="preserve">https://ucd-serg.github.io/lab-manual/appendix-copilot-instructions.html</w:t>
        </w:r>
      </w:hyperlink>
    </w:p>
    <w:p>
      <w:r>
        <w:br w:type="page"/>
      </w:r>
    </w:p>
    <w:bookmarkEnd w:id="615"/>
    <w:bookmarkStart w:id="61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16">
        <w:r>
          <w:rPr>
            <w:rStyle w:val="Hyperlink"/>
          </w:rPr>
          <w:t xml:space="preserve">https://ucd-serg.github.io/lab-manual/appendix-copilot-setup-steps.html</w:t>
        </w:r>
      </w:hyperlink>
    </w:p>
    <w:p>
      <w:ins w:id="2806" w:author="PR Preview" w:date="2024-01-01T00:00:00Z">
        <w:r>
          <w:br w:type="page"/>
        </w:r>
      </w:ins>
    </w:p>
    <w:bookmarkEnd w:id="617"/>
    <w:bookmarkStart w:id="618" w:name="document-generation-metadata"/>
    <w:p>
      <w:pPr>
        <w:pStyle w:val="Heading1"/>
      </w:pPr>
      <w:ins w:id="2807" w:author="PR Preview" w:date="2024-01-01T00:00:00Z">
        <w:r>
          <w:t xml:space="preserve">Document Generation Metadata</w:t>
        </w:r>
      </w:ins>
    </w:p>
    <w:p>
      <w:pPr>
        <w:pStyle w:val="FirstParagraph"/>
      </w:pPr>
      <w:ins w:id="2808" w:author="PR Preview" w:date="2024-01-01T00:00:00Z">
        <w:r>
          <w:t xml:space="preserve">This document was generated from the following git commit:</w:t>
        </w:r>
      </w:ins>
    </w:p>
    <w:p>
      <w:pPr>
        <w:pStyle w:val="Compact"/>
        <w:numPr>
          <w:ilvl w:val="0"/>
          <w:numId w:val="1201"/>
        </w:numPr>
      </w:pPr>
      <w:ins w:id="2809" w:author="PR Preview" w:date="2024-01-01T00:00:00Z">
        <w:r>
          <w:rPr>
            <w:b/>
            <w:bCs/>
          </w:rPr>
          <w:t xml:space="preserve">Branch:</w:t>
        </w:r>
      </w:ins>
      <w:ins w:id="2809" w:author="PR Preview" w:date="2024-01-01T00:00:00Z">
        <w:r>
          <w:t xml:space="preserve"> </w:t>
        </w:r>
      </w:ins>
      <w:ins w:id="2809" w:author="PR Preview" w:date="2024-01-01T00:00:00Z">
        <w:r>
          <w:t xml:space="preserve">HEAD</w:t>
        </w:r>
      </w:ins>
    </w:p>
    <w:p>
      <w:pPr>
        <w:pStyle w:val="Compact"/>
        <w:numPr>
          <w:ilvl w:val="0"/>
          <w:numId w:val="1201"/>
        </w:numPr>
      </w:pPr>
      <w:ins w:id="2810" w:author="PR Preview" w:date="2024-01-01T00:00:00Z">
        <w:r>
          <w:rPr>
            <w:b/>
            <w:bCs/>
          </w:rPr>
          <w:t xml:space="preserve">Commit:</w:t>
        </w:r>
      </w:ins>
      <w:ins w:id="2810" w:author="PR Preview" w:date="2024-01-01T00:00:00Z">
        <w:r>
          <w:t xml:space="preserve"> </w:t>
        </w:r>
      </w:ins>
      <w:ins w:id="2810" w:author="PR Preview" w:date="2024-01-01T00:00:00Z">
        <w:r>
          <w:t xml:space="preserve">c8b62de</w:t>
        </w:r>
      </w:ins>
    </w:p>
    <w:p>
      <w:pPr>
        <w:pStyle w:val="Compact"/>
        <w:numPr>
          <w:ilvl w:val="0"/>
          <w:numId w:val="1201"/>
        </w:numPr>
      </w:pPr>
      <w:ins w:id="2811" w:author="PR Preview" w:date="2024-01-01T00:00:00Z">
        <w:r>
          <w:rPr>
            <w:b/>
            <w:bCs/>
          </w:rPr>
          <w:t xml:space="preserve">Full commit hash:</w:t>
        </w:r>
      </w:ins>
      <w:ins w:id="2811" w:author="PR Preview" w:date="2024-01-01T00:00:00Z">
        <w:r>
          <w:t xml:space="preserve"> </w:t>
        </w:r>
      </w:ins>
      <w:ins w:id="2811" w:author="PR Preview" w:date="2024-01-01T00:00:00Z">
        <w:r>
          <w:t xml:space="preserve">c8b62dea31764a3b69715b3eb6b5b6547bc344ee</w:t>
        </w:r>
      </w:ins>
    </w:p>
    <w:p>
      <w:pPr>
        <w:pStyle w:val="Compact"/>
        <w:numPr>
          <w:ilvl w:val="0"/>
          <w:numId w:val="1201"/>
        </w:numPr>
      </w:pPr>
      <w:ins w:id="2812" w:author="PR Preview" w:date="2024-01-01T00:00:00Z">
        <w:r>
          <w:rPr>
            <w:b/>
            <w:bCs/>
          </w:rPr>
          <w:t xml:space="preserve">Commit date:</w:t>
        </w:r>
      </w:ins>
      <w:ins w:id="2812" w:author="PR Preview" w:date="2024-01-01T00:00:00Z">
        <w:r>
          <w:t xml:space="preserve"> </w:t>
        </w:r>
      </w:ins>
      <w:ins w:id="2812" w:author="PR Preview" w:date="2024-01-01T00:00:00Z">
        <w:r>
          <w:t xml:space="preserve">2026-01-15 06:26:38 +0000</w:t>
        </w:r>
      </w:ins>
    </w:p>
    <w:p>
      <w:pPr>
        <w:pStyle w:val="FirstParagraph"/>
      </w:pPr>
      <w:ins w:id="2813" w:author="PR Preview" w:date="2024-01-01T00:00:00Z">
        <w:r>
          <w:t xml:space="preserve">When transferring edits from this DOCX file back to the Quarto source files,</w:t>
        </w:r>
      </w:ins>
      <w:ins w:id="2813" w:author="PR Preview" w:date="2024-01-01T00:00:00Z">
        <w:r>
          <w:t xml:space="preserve"> </w:t>
        </w:r>
      </w:ins>
      <w:ins w:id="2813" w:author="PR Preview" w:date="2024-01-01T00:00:00Z">
        <w:r>
          <w:t xml:space="preserve">use this commit information to set up the PR correctly and account for any commits that have been added since this document was generated.</w:t>
        </w:r>
      </w:ins>
    </w:p>
    <w:bookmarkEnd w:id="6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59">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 w:numId="1199">
    <w:abstractNumId w:val="992"/>
  </w:num>
  <w:num w:numId="1200">
    <w:abstractNumId w:val="992"/>
  </w:num>
  <w:num w:numId="12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2" Type="http://schemas.openxmlformats.org/officeDocument/2006/relationships/image" Target="media/rId112.png"/><Relationship Id="rId215" Type="http://schemas.openxmlformats.org/officeDocument/2006/relationships/image" Target="media/rId215.png"/><Relationship Id="rId426" Type="http://schemas.openxmlformats.org/officeDocument/2006/relationships/image" Target="media/rId426.png"/><Relationship Id="rId242" Type="http://schemas.openxmlformats.org/officeDocument/2006/relationships/image" Target="media/rId242.png"/><Relationship Id="rId321" Type="http://schemas.openxmlformats.org/officeDocument/2006/relationships/image" Target="media/rId321.jpg"/><Relationship Id="rId327" Type="http://schemas.openxmlformats.org/officeDocument/2006/relationships/image" Target="media/rId327.png"/><Relationship Id="rId434" Type="http://schemas.openxmlformats.org/officeDocument/2006/relationships/image" Target="media/rId434.png"/><Relationship Id="rId384"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485" Type="http://schemas.openxmlformats.org/officeDocument/2006/relationships/hyperlink" Target="http://adv-r.had.co.nz/Style.html" TargetMode="External"/><Relationship Id="rId516" Type="http://schemas.openxmlformats.org/officeDocument/2006/relationships/hyperlink" Target="http://colorbrewer2.org/" TargetMode="External"/><Relationship Id="rId553" Type="http://schemas.openxmlformats.org/officeDocument/2006/relationships/hyperlink" Target="http://creativecommons.org/licenses/by-nc/4.0/" TargetMode="External"/><Relationship Id="rId212" Type="http://schemas.openxmlformats.org/officeDocument/2006/relationships/hyperlink" Target="http://styler.r-lib.org/articles/customizing_styler.html" TargetMode="External"/><Relationship Id="rId473"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600" Type="http://schemas.openxmlformats.org/officeDocument/2006/relationships/hyperlink" Target="https://adv-r.hadley.nz/" TargetMode="External"/><Relationship Id="rId150" Type="http://schemas.openxmlformats.org/officeDocument/2006/relationships/hyperlink" Target="https://adv-r.hadley.nz/evaluation.html" TargetMode="External"/><Relationship Id="rId155" Type="http://schemas.openxmlformats.org/officeDocument/2006/relationships/hyperlink" Target="https://blog.rstudio.com/2016/03/29/feather/" TargetMode="External"/><Relationship Id="rId119" Type="http://schemas.openxmlformats.org/officeDocument/2006/relationships/hyperlink" Target="https://blog.rstudio.com/2020/12/02/rstudio-v1-4-preview-little-things/" TargetMode="External"/><Relationship Id="rId594" Type="http://schemas.openxmlformats.org/officeDocument/2006/relationships/hyperlink" Target="https://code-review.tidyverse.org/" TargetMode="External"/><Relationship Id="rId221" Type="http://schemas.openxmlformats.org/officeDocument/2006/relationships/hyperlink" Target="https://cran.r-project.org/web/packages/lintr/readme/README.html#available-linters" TargetMode="External"/><Relationship Id="rId225"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281" Type="http://schemas.openxmlformats.org/officeDocument/2006/relationships/hyperlink" Target="https://d-morrison.github.io/rme/" TargetMode="External"/><Relationship Id="rId557" Type="http://schemas.openxmlformats.org/officeDocument/2006/relationships/hyperlink" Target="https://datadryad.org/" TargetMode="External"/><Relationship Id="rId605" Type="http://schemas.openxmlformats.org/officeDocument/2006/relationships/hyperlink" Target="https://design.tidyverse.org/" TargetMode="External"/><Relationship Id="rId564" Type="http://schemas.openxmlformats.org/officeDocument/2006/relationships/hyperlink" Target="https://desktop.github.com/" TargetMode="External"/><Relationship Id="rId176" Type="http://schemas.openxmlformats.org/officeDocument/2006/relationships/hyperlink" Target="https://devtools.r-lib.org/" TargetMode="External"/><Relationship Id="rId431" Type="http://schemas.openxmlformats.org/officeDocument/2006/relationships/hyperlink" Target="https://docs.github.com/en/actions" TargetMode="External"/><Relationship Id="rId419" Type="http://schemas.openxmlformats.org/officeDocument/2006/relationships/hyperlink" Target="https://docs.github.com/en/copilot/how-tos/use-copilot-agents/coding-agent" TargetMode="External"/><Relationship Id="rId456" Type="http://schemas.openxmlformats.org/officeDocument/2006/relationships/hyperlink" Target="https://docs.github.com/en/copilot/how-tos/use-copilot-agents/coding-agent/customize-the-agent-environment" TargetMode="External"/><Relationship Id="rId461" Type="http://schemas.openxmlformats.org/officeDocument/2006/relationships/hyperlink" Target="https://docs.github.com/en/copilot/how-tos/use-copilot-agents/coding-agent/customize-the-agent-environment#preinstalling-tools-or-dependencies-in-copilots-environment" TargetMode="External"/><Relationship Id="rId445" Type="http://schemas.openxmlformats.org/officeDocument/2006/relationships/hyperlink" Target="https://docs.github.com/en/copilot/how-tos/use-copilot-agents/coding-agent/customize-the-agent-firewall" TargetMode="External"/><Relationship Id="rId443" Type="http://schemas.openxmlformats.org/officeDocument/2006/relationships/hyperlink" Target="https://docs.github.com/en/copilot/reference/copilot-allowlist-reference" TargetMode="External"/><Relationship Id="rId361" Type="http://schemas.openxmlformats.org/officeDocument/2006/relationships/hyperlink" Target="https://docs.github.com/en/enterprise/2.13/user/articles/creating-releases" TargetMode="External"/><Relationship Id="rId499" Type="http://schemas.openxmlformats.org/officeDocument/2006/relationships/hyperlink" Target="https://docs.google.com/document/d/1ckgRCcr7FFPyymyMA6Y_-cB_vftOyrrxT28c6gRg0PI/edit" TargetMode="External"/><Relationship Id="rId572" Type="http://schemas.openxmlformats.org/officeDocument/2006/relationships/hyperlink" Target="https://doi.org/10.1038/467775a" TargetMode="External"/><Relationship Id="rId576" Type="http://schemas.openxmlformats.org/officeDocument/2006/relationships/hyperlink" Target="https://doi.org/10.1038/526182a" TargetMode="External"/><Relationship Id="rId588" Type="http://schemas.openxmlformats.org/officeDocument/2006/relationships/hyperlink" Target="https://doi.org/10.1038/d41586-019-00067-3" TargetMode="External"/><Relationship Id="rId540" Type="http://schemas.openxmlformats.org/officeDocument/2006/relationships/hyperlink" Target="https://doi.org/10.1038/d41586-019-01431-z" TargetMode="External"/><Relationship Id="rId584" Type="http://schemas.openxmlformats.org/officeDocument/2006/relationships/hyperlink" Target="https://doi.org/10.1038/d41586-019-02918-5" TargetMode="External"/><Relationship Id="rId596" Type="http://schemas.openxmlformats.org/officeDocument/2006/relationships/hyperlink" Target="https://doi.org/10.1038/d41586-021-03603-2" TargetMode="External"/><Relationship Id="rId551" Type="http://schemas.openxmlformats.org/officeDocument/2006/relationships/hyperlink" Target="https://doi.org/10.1038/s41467-020-19160-7" TargetMode="External"/><Relationship Id="rId574" Type="http://schemas.openxmlformats.org/officeDocument/2006/relationships/hyperlink" Target="https://doi.org/10.1038/s41562-016-0021" TargetMode="External"/><Relationship Id="rId582" Type="http://schemas.openxmlformats.org/officeDocument/2006/relationships/hyperlink" Target="https://doi.org/10.1371/journal.pcbi.1003833" TargetMode="External"/><Relationship Id="rId536" Type="http://schemas.openxmlformats.org/officeDocument/2006/relationships/hyperlink" Target="https://doi.org/10.1371/journal.pgph.0002269" TargetMode="External"/><Relationship Id="rId193" Type="http://schemas.openxmlformats.org/officeDocument/2006/relationships/hyperlink" Target="https://dplyr.tidyverse.org/" TargetMode="External"/><Relationship Id="rId149" Type="http://schemas.openxmlformats.org/officeDocument/2006/relationships/hyperlink" Target="https://dplyr.tidyverse.org/articles/programming.html" TargetMode="External"/><Relationship Id="rId534" Type="http://schemas.openxmlformats.org/officeDocument/2006/relationships/hyperlink" Target="https://en.wikipedia.org/wiki/2001:_A_Space_Odyssey_(film)" TargetMode="External"/><Relationship Id="rId402" Type="http://schemas.openxmlformats.org/officeDocument/2006/relationships/hyperlink" Target="https://en.wikipedia.org/wiki/AI-assisted_software_development" TargetMode="External"/><Relationship Id="rId407" Type="http://schemas.openxmlformats.org/officeDocument/2006/relationships/hyperlink" Target="https://en.wikipedia.org/wiki/AI_agent" TargetMode="External"/><Relationship Id="rId437" Type="http://schemas.openxmlformats.org/officeDocument/2006/relationships/hyperlink" Target="https://en.wikipedia.org/wiki/Agent_(The_Matrix)" TargetMode="External"/><Relationship Id="rId542" Type="http://schemas.openxmlformats.org/officeDocument/2006/relationships/hyperlink" Target="https://en.wikipedia.org/wiki/Battlestar_Galactica_(2004_TV_series)" TargetMode="External"/><Relationship Id="rId545" Type="http://schemas.openxmlformats.org/officeDocument/2006/relationships/hyperlink" Target="https://en.wikipedia.org/wiki/Blade_Runner" TargetMode="External"/><Relationship Id="rId549" Type="http://schemas.openxmlformats.org/officeDocument/2006/relationships/hyperlink" Target="https://en.wikipedia.org/wiki/Ender%27s_Game" TargetMode="External"/><Relationship Id="rId566" Type="http://schemas.openxmlformats.org/officeDocument/2006/relationships/hyperlink" Target="https://en.wikipedia.org/wiki/Organizations_of_the_Dune_universe#Thinking_machines" TargetMode="External"/><Relationship Id="rId590" Type="http://schemas.openxmlformats.org/officeDocument/2006/relationships/hyperlink" Target="https://en.wikipedia.org/wiki/Terminator_3:_Rise_of_the_Machines" TargetMode="External"/><Relationship Id="rId592" Type="http://schemas.openxmlformats.org/officeDocument/2006/relationships/hyperlink" Target="https://en.wikipedia.org/wiki/The_Matrix" TargetMode="External"/><Relationship Id="rId261" Type="http://schemas.openxmlformats.org/officeDocument/2006/relationships/hyperlink" Target="https://en.wikipedia.org/wiki/WYSIWYM" TargetMode="External"/><Relationship Id="rId598" Type="http://schemas.openxmlformats.org/officeDocument/2006/relationships/hyperlink" Target="https://en.wikipedia.org/wiki/WarGames" TargetMode="External"/><Relationship Id="rId560" Type="http://schemas.openxmlformats.org/officeDocument/2006/relationships/hyperlink" Target="https://engineering-shiny.org/" TargetMode="External"/><Relationship Id="rId274" Type="http://schemas.openxmlformats.org/officeDocument/2006/relationships/hyperlink" Target="https://github.com/UCD-SERG/lab-manual" TargetMode="External"/><Relationship Id="rId411" Type="http://schemas.openxmlformats.org/officeDocument/2006/relationships/hyperlink" Target="https://github.com/UCD-SERG/lab-manual/issues/42" TargetMode="External"/><Relationship Id="rId412" Type="http://schemas.openxmlformats.org/officeDocument/2006/relationships/hyperlink" Target="https://github.com/UCD-SERG/lab-manual/pull/50" TargetMode="External"/><Relationship Id="rId267" Type="http://schemas.openxmlformats.org/officeDocument/2006/relationships/hyperlink" Target="https://github.com/UCD-SERG/quarto-book-template" TargetMode="External"/><Relationship Id="rId268" Type="http://schemas.openxmlformats.org/officeDocument/2006/relationships/hyperlink" Target="https://github.com/coatless-tutorials/quarto-book-template" TargetMode="External"/><Relationship Id="rId286" Type="http://schemas.openxmlformats.org/officeDocument/2006/relationships/hyperlink" Target="https://github.com/d-morrison/rme" TargetMode="External"/><Relationship Id="rId269" Type="http://schemas.openxmlformats.org/officeDocument/2006/relationships/hyperlink" Target="https://github.com/d-rug/datalab_template_quarto" TargetMode="External"/><Relationship Id="rId406" Type="http://schemas.openxmlformats.org/officeDocument/2006/relationships/hyperlink" Target="https://github.com/features/copilot/agents" TargetMode="External"/><Relationship Id="rId460" Type="http://schemas.openxmlformats.org/officeDocument/2006/relationships/hyperlink" Target="https://github.com/features/copilot/plans" TargetMode="External"/><Relationship Id="rId316" Type="http://schemas.openxmlformats.org/officeDocument/2006/relationships/hyperlink" Target="https://github.com/github/gitignore/blob/master/R.gitignore" TargetMode="External"/><Relationship Id="rId133" Type="http://schemas.openxmlformats.org/officeDocument/2006/relationships/hyperlink" Target="https://github.com/jennybc/here_here" TargetMode="External"/><Relationship Id="rId143" Type="http://schemas.openxmlformats.org/officeDocument/2006/relationships/hyperlink" Target="https://github.com/karthik/rdrop2" TargetMode="External"/><Relationship Id="rId123" Type="http://schemas.openxmlformats.org/officeDocument/2006/relationships/hyperlink" Target="https://github.com/kmishra9/Flu-Absenteeism/blob/master/Master's%20Thesis%20-%20Spatial%20Epidemiology%20of%20Influenza/1b%20-%20Map-Management.R" TargetMode="External"/><Relationship Id="rId188" Type="http://schemas.openxmlformats.org/officeDocument/2006/relationships/hyperlink" Target="https://github.com/kmishra9/Flu-Absenteeism/blob/master/Master's%20Thesis%20-%20Spatial%20Epidemiology%20of%20Influenza/2a%20-%20Statistical-Inputs.R" TargetMode="External"/><Relationship Id="rId417" Type="http://schemas.openxmlformats.org/officeDocument/2006/relationships/hyperlink" Target="https://github.com/orgs/community/discussions/162826" TargetMode="External"/><Relationship Id="rId418" Type="http://schemas.openxmlformats.org/officeDocument/2006/relationships/hyperlink" Target="https://github.com/orgs/community/discussions/183966" TargetMode="External"/><Relationship Id="rId141" Type="http://schemas.openxmlformats.org/officeDocument/2006/relationships/hyperlink" Target="https://github.com/r-box/boxr" TargetMode="External"/><Relationship Id="rId489" Type="http://schemas.openxmlformats.org/officeDocument/2006/relationships/hyperlink" Target="https://github.com/skills/introduction-to-github" TargetMode="External"/><Relationship Id="rId521" Type="http://schemas.openxmlformats.org/officeDocument/2006/relationships/hyperlink" Target="https://grants.nih.gov" TargetMode="External"/><Relationship Id="rId520" Type="http://schemas.openxmlformats.org/officeDocument/2006/relationships/hyperlink" Target="https://grantwriting.stanford.edu/funding-train/" TargetMode="External"/><Relationship Id="rId501" Type="http://schemas.openxmlformats.org/officeDocument/2006/relationships/hyperlink" Target="https://grantwriting.stanford.edu/funding-train/#ep" TargetMode="External"/><Relationship Id="rId547" Type="http://schemas.openxmlformats.org/officeDocument/2006/relationships/hyperlink" Target="https://happygitwithr.com/" TargetMode="External"/><Relationship Id="rId313" Type="http://schemas.openxmlformats.org/officeDocument/2006/relationships/hyperlink" Target="https://happygitwithr.com/repeated-amend.html" TargetMode="External"/><Relationship Id="rId306" Type="http://schemas.openxmlformats.org/officeDocument/2006/relationships/hyperlink" Target="https://help.github.com/en/github/collaborating-with-issues-and-pull-requests/creating-a-pull-request#creating-the-pull-request" TargetMode="External"/><Relationship Id="rId383" Type="http://schemas.openxmlformats.org/officeDocument/2006/relationships/hyperlink" Target="https://hpc.ucdavis.edu/" TargetMode="External"/><Relationship Id="rId508" Type="http://schemas.openxmlformats.org/officeDocument/2006/relationships/hyperlink" Target="https://jadebc.github.io/lab-manual/" TargetMode="External"/><Relationship Id="rId467" Type="http://schemas.openxmlformats.org/officeDocument/2006/relationships/hyperlink" Target="https://jadebc.github.io/lab-manual/checklists.html" TargetMode="External"/><Relationship Id="rId349"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5"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1" Type="http://schemas.openxmlformats.org/officeDocument/2006/relationships/hyperlink" Target="https://jadebc.github.io/lab-manual/data-masking.html" TargetMode="External"/><Relationship Id="rId300"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43" Type="http://schemas.openxmlformats.org/officeDocument/2006/relationships/hyperlink" Target="https://jadebc.github.io/lab-manual/reproducible-environments.html" TargetMode="External"/><Relationship Id="rId477" Type="http://schemas.openxmlformats.org/officeDocument/2006/relationships/hyperlink" Target="https://jadebc.github.io/lab-manual/resources.html" TargetMode="External"/><Relationship Id="rId382" Type="http://schemas.openxmlformats.org/officeDocument/2006/relationships/hyperlink" Target="https://jadebc.github.io/lab-manual/slurm.html" TargetMode="External"/><Relationship Id="rId320" Type="http://schemas.openxmlformats.org/officeDocument/2006/relationships/hyperlink" Target="https://jadebc.github.io/lab-manual/unix.html" TargetMode="External"/><Relationship Id="rId235" Type="http://schemas.openxmlformats.org/officeDocument/2006/relationships/hyperlink" Target="https://jadebc.github.io/lab-manual/working-with-big-data.html" TargetMode="External"/><Relationship Id="rId471" Type="http://schemas.openxmlformats.org/officeDocument/2006/relationships/hyperlink" Target="https://journals.lww.com/epidem/Fulltext/2001/05000/The_Value_of_P.2.aspx" TargetMode="External"/><Relationship Id="rId518" Type="http://schemas.openxmlformats.org/officeDocument/2006/relationships/hyperlink" Target="https://journals.plos.org/ploscompbiol/article?id=10.1371/journal.pcbi.1003833" TargetMode="External"/><Relationship Id="rId555" Type="http://schemas.openxmlformats.org/officeDocument/2006/relationships/hyperlink" Target="https://journals.plos.org/plosone/s/authorship" TargetMode="External"/><Relationship Id="rId492" Type="http://schemas.openxmlformats.org/officeDocument/2006/relationships/hyperlink" Target="https://link.springer.com/book/10.1007/978-3-030-98175-4" TargetMode="External"/><Relationship Id="rId505" Type="http://schemas.openxmlformats.org/officeDocument/2006/relationships/hyperlink" Target="https://link.springer.com/book/9783031537929" TargetMode="External"/><Relationship Id="rId219" Type="http://schemas.openxmlformats.org/officeDocument/2006/relationships/hyperlink" Target="https://lintr.r-lib.org/" TargetMode="External"/><Relationship Id="rId602" Type="http://schemas.openxmlformats.org/officeDocument/2006/relationships/hyperlink" Target="https://mastering-shiny.org/" TargetMode="External"/><Relationship Id="rId517" Type="http://schemas.openxmlformats.org/officeDocument/2006/relationships/hyperlink" Target="https://medialab.github.io/iwanthue/" TargetMode="External"/><Relationship Id="rId474" Type="http://schemas.openxmlformats.org/officeDocument/2006/relationships/hyperlink" Target="https://medialab.github.io/iwanthue/?utm_source=Nature+Briefing&amp;utm_campaign=2c68711076-briefing-dy-20211006&amp;utm_medium=email&amp;utm_term=0_c9dfd39373-2c68711076-44335685" TargetMode="External"/><Relationship Id="rId338" Type="http://schemas.openxmlformats.org/officeDocument/2006/relationships/hyperlink" Target="https://medium.com/@jeongwhanchoi/install-tmux-on-osx-and-basics-commands-for-beginners-be22520fd95e" TargetMode="External"/><Relationship Id="rId497" Type="http://schemas.openxmlformats.org/officeDocument/2006/relationships/hyperlink" Target="https://mitcommlab.mit.edu/be/2023/09/27/toward-an-evenbetterposter-improving-the-betterposter-template/" TargetMode="External"/><Relationship Id="rId510" Type="http://schemas.openxmlformats.org/officeDocument/2006/relationships/hyperlink" Target="https://myidp.sciencecareers.org/" TargetMode="External"/><Relationship Id="rId578" Type="http://schemas.openxmlformats.org/officeDocument/2006/relationships/hyperlink" Target="https://osf.io/" TargetMode="External"/><Relationship Id="rId49" Type="http://schemas.openxmlformats.org/officeDocument/2006/relationships/hyperlink" Target="https://osf.io/tgbxr/" TargetMode="External"/><Relationship Id="rId177" Type="http://schemas.openxmlformats.org/officeDocument/2006/relationships/hyperlink" Target="https://pkgdown.r-lib.org/" TargetMode="External"/><Relationship Id="rId568" Type="http://schemas.openxmlformats.org/officeDocument/2006/relationships/hyperlink" Target="https://plos.org/resource/how-to-store-and-manage-your-data/" TargetMode="External"/><Relationship Id="rId374" Type="http://schemas.openxmlformats.org/officeDocument/2006/relationships/hyperlink" Target="https://proctor-ucsf.github.io/dcc-handbook/datawrangling.html#documenting-datasets" TargetMode="External"/><Relationship Id="rId252" Type="http://schemas.openxmlformats.org/officeDocument/2006/relationships/hyperlink" Target="https://quarto.org/" TargetMode="External"/><Relationship Id="rId289" Type="http://schemas.openxmlformats.org/officeDocument/2006/relationships/hyperlink" Target="https://quarto.org/docs/authoring/cross-references.html" TargetMode="External"/><Relationship Id="rId291" Type="http://schemas.openxmlformats.org/officeDocument/2006/relationships/hyperlink" Target="https://quarto.org/docs/authoring/includes.html" TargetMode="External"/><Relationship Id="rId276" Type="http://schemas.openxmlformats.org/officeDocument/2006/relationships/hyperlink" Target="https://quarto.org/docs/books/" TargetMode="External"/><Relationship Id="rId255" Type="http://schemas.openxmlformats.org/officeDocument/2006/relationships/hyperlink" Target="https://quarto.org/docs/get-started/" TargetMode="External"/><Relationship Id="rId256" Type="http://schemas.openxmlformats.org/officeDocument/2006/relationships/hyperlink" Target="https://quarto.org/docs/guide/" TargetMode="External"/><Relationship Id="rId285" Type="http://schemas.openxmlformats.org/officeDocument/2006/relationships/hyperlink" Target="https://quarto.org/docs/projects/profiles.html" TargetMode="External"/><Relationship Id="rId277" Type="http://schemas.openxmlformats.org/officeDocument/2006/relationships/hyperlink" Target="https://quarto.org/docs/publishing/" TargetMode="External"/><Relationship Id="rId140" Type="http://schemas.openxmlformats.org/officeDocument/2006/relationships/hyperlink" Target="https://r-box.github.io/boxr/articles/boxr-app-interactive.html#create" TargetMode="External"/><Relationship Id="rId607" Type="http://schemas.openxmlformats.org/officeDocument/2006/relationships/hyperlink" Target="https://r-pkgs.org/" TargetMode="External"/><Relationship Id="rId609" Type="http://schemas.openxmlformats.org/officeDocument/2006/relationships/hyperlink" Target="https://r4ds.hadley.nz/" TargetMode="External"/><Relationship Id="rId257"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375" Type="http://schemas.openxmlformats.org/officeDocument/2006/relationships/hyperlink" Target="https://researchdata.princeton.edu/research-lifecycle-guide/publishing-and-preservation/dois" TargetMode="External"/><Relationship Id="rId111" Type="http://schemas.openxmlformats.org/officeDocument/2006/relationships/hyperlink" Target="https://roxygen2.r-lib.org/" TargetMode="External"/><Relationship Id="rId146" Type="http://schemas.openxmlformats.org/officeDocument/2006/relationships/hyperlink" Target="https://rviews.rstudio.com/2017/06/08/what-is-the-tidyverse/" TargetMode="External"/><Relationship Id="rId482" Type="http://schemas.openxmlformats.org/officeDocument/2006/relationships/hyperlink" Target="https://s3.amazonaws.com/assets.datacamp.com/blog_assets/datatable_Cheat_Sheet_R.pdf" TargetMode="External"/><Relationship Id="rId538"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580" Type="http://schemas.openxmlformats.org/officeDocument/2006/relationships/hyperlink" Target="https://sethrobertson.github.io/GitFixUm/fixup.html" TargetMode="External"/><Relationship Id="rId586" Type="http://schemas.openxmlformats.org/officeDocument/2006/relationships/hyperlink" Target="https://slurm.schedmd.com/sbatch.html" TargetMode="External"/><Relationship Id="rId301" Type="http://schemas.openxmlformats.org/officeDocument/2006/relationships/hyperlink" Target="https://sp19.datastructur.es/materials/guides/using-git#b-local-repositories-narrative-introduction" TargetMode="External"/><Relationship Id="rId304" Type="http://schemas.openxmlformats.org/officeDocument/2006/relationships/hyperlink" Target="https://sp19.datastructur.es/materials/guides/using-git#e-git-branching-advanced-git-optional" TargetMode="External"/><Relationship Id="rId126" Type="http://schemas.openxmlformats.org/officeDocument/2006/relationships/hyperlink" Target="https://spin.atomicobject.com/2017/11/01/good-variable-names/" TargetMode="External"/><Relationship Id="rId236" Type="http://schemas.openxmlformats.org/officeDocument/2006/relationships/hyperlink" Target="https://stackoverflow.com/questions/21435339/data-table-vs-dplyr-can-one-do-something-well-the-other-cant-or-does-poorly/27840349#27840349" TargetMode="External"/><Relationship Id="rId152" Type="http://schemas.openxmlformats.org/officeDocument/2006/relationships/hyperlink" Target="https://stackoverflow.com/questions/28125816/r-standard-evaluation-for-join-dplyr" TargetMode="External"/><Relationship Id="rId222" Type="http://schemas.openxmlformats.org/officeDocument/2006/relationships/hyperlink" Target="https://style.tidyverse.org/" TargetMode="External"/><Relationship Id="rId207" Type="http://schemas.openxmlformats.org/officeDocument/2006/relationships/hyperlink" Target="https://styler.r-lib.org/" TargetMode="External"/><Relationship Id="rId121" Type="http://schemas.openxmlformats.org/officeDocument/2006/relationships/hyperlink" Target="https://support.rstudio.com/hc/en-us/articles/200484568-Code-Folding-and-Sections" TargetMode="External"/><Relationship Id="rId147" Type="http://schemas.openxmlformats.org/officeDocument/2006/relationships/hyperlink" Target="https://tavareshugo.github.io/data_carpentry_extras/base-r_tidyverse_equivalents/base-r_tidyverse_equivalents.html#reshaping_data" TargetMode="External"/><Relationship Id="rId178" Type="http://schemas.openxmlformats.org/officeDocument/2006/relationships/hyperlink" Target="https://testthat.r-lib.org/" TargetMode="External"/><Relationship Id="rId208" Type="http://schemas.openxmlformats.org/officeDocument/2006/relationships/hyperlink" Target="https://tidyverse.org/blog/2017/12/styler-1.0.0/" TargetMode="External"/><Relationship Id="rId317" Type="http://schemas.openxmlformats.org/officeDocument/2006/relationships/hyperlink" Target="https://tidyverse.org/blog/2017/12/workflow-vs-script/" TargetMode="External"/><Relationship Id="rId478" Type="http://schemas.openxmlformats.org/officeDocument/2006/relationships/hyperlink" Target="https://ucb-epi-r.github.io" TargetMode="External"/><Relationship Id="rId614" Type="http://schemas.openxmlformats.org/officeDocument/2006/relationships/hyperlink" Target="https://ucd-serg.github.io/lab-manual/appendix-copilot-instructions.html" TargetMode="External"/><Relationship Id="rId616" Type="http://schemas.openxmlformats.org/officeDocument/2006/relationships/hyperlink" Target="https://ucd-serg.github.io/lab-manual/appendix-copilot-setup-steps.html" TargetMode="External"/><Relationship Id="rId351" Type="http://schemas.openxmlformats.org/officeDocument/2006/relationships/hyperlink" Target="https://ucd-serg.github.io/lab-manual/coding-practices.html#file-headers" TargetMode="External"/><Relationship Id="rId354" Type="http://schemas.openxmlformats.org/officeDocument/2006/relationships/hyperlink" Target="https://ucd-serg.github.io/lab-manual/coding-practices.html#function-documentation" TargetMode="External"/><Relationship Id="rId469" Type="http://schemas.openxmlformats.org/officeDocument/2006/relationships/hyperlink" Target="https://ucd-serg.github.io/lab-manual/coding-style.html" TargetMode="External"/><Relationship Id="rId357"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6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5" Type="http://schemas.openxmlformats.org/officeDocument/2006/relationships/hyperlink" Target="https://usethis.r-lib.org/" TargetMode="External"/><Relationship Id="rId528" Type="http://schemas.openxmlformats.org/officeDocument/2006/relationships/hyperlink" Target="https://www.biorxiv.org/" TargetMode="External"/><Relationship Id="rId151" Type="http://schemas.openxmlformats.org/officeDocument/2006/relationships/hyperlink" Target="https://www.brodrigues.co/blog/2016-07-18-data-frame-columns-as-arguments-to-dplyr-functions/" TargetMode="External"/><Relationship Id="rId397" Type="http://schemas.openxmlformats.org/officeDocument/2006/relationships/hyperlink" Target="https://www.chriswrites.com/how-to-change-file-permissions-using-the-terminal/" TargetMode="External"/><Relationship Id="rId530" Type="http://schemas.openxmlformats.org/officeDocument/2006/relationships/hyperlink" Target="https://www.equator-network.org/" TargetMode="External"/><Relationship Id="rId504" Type="http://schemas.openxmlformats.org/officeDocument/2006/relationships/hyperlink" Target="https://www.globalcodeofconduct.org/" TargetMode="External"/><Relationship Id="rId334" Type="http://schemas.openxmlformats.org/officeDocument/2006/relationships/hyperlink" Target="https://www.howtogeek.com/118594/how-to-edit-your-system-path-for-easy-command-line-access/" TargetMode="External"/><Relationship Id="rId527" Type="http://schemas.openxmlformats.org/officeDocument/2006/relationships/hyperlink" Target="https://www.medrxiv.org/" TargetMode="External"/><Relationship Id="rId513" Type="http://schemas.openxmlformats.org/officeDocument/2006/relationships/hyperlink" Target="https://www.nature.com/articles/d41586-021-03603-2" TargetMode="External"/><Relationship Id="rId502" Type="http://schemas.openxmlformats.org/officeDocument/2006/relationships/hyperlink" Target="https://www.niaid.nih.gov/grants-contracts/write-grant-application" TargetMode="External"/><Relationship Id="rId205" Type="http://schemas.openxmlformats.org/officeDocument/2006/relationships/hyperlink" Target="https://www.r-bloggers.com/align-assign-rstudio-addin-to-align-assignment-operators/" TargetMode="External"/><Relationship Id="rId154" Type="http://schemas.openxmlformats.org/officeDocument/2006/relationships/hyperlink" Target="https://www.rdocumentation.org/packages/feather/versions/0.3.3" TargetMode="External"/><Relationship Id="rId220" Type="http://schemas.openxmlformats.org/officeDocument/2006/relationships/hyperlink" Target="https://www.rdocumentation.org/packages/lintr/versions/1.0.3" TargetMode="External"/><Relationship Id="rId209" Type="http://schemas.openxmlformats.org/officeDocument/2006/relationships/hyperlink" Target="https://www.rdocumentation.org/packages/styler/versions/1.1.0/topics/style_dir" TargetMode="External"/><Relationship Id="rId480" Type="http://schemas.openxmlformats.org/officeDocument/2006/relationships/hyperlink" Target="https://www.rstudio.com/wp-content/uploads/2015/02/data-wrangling-cheatsheet.pdf" TargetMode="External"/><Relationship Id="rId483" Type="http://schemas.openxmlformats.org/officeDocument/2006/relationships/hyperlink" Target="https://www.rstudio.com/wp-content/uploads/2015/02/rmarkdown-cheatsheet.pdf" TargetMode="External"/><Relationship Id="rId481" Type="http://schemas.openxmlformats.org/officeDocument/2006/relationships/hyperlink" Target="https://www.rstudio.com/wp-content/uploads/2015/03/ggplot2-cheatsheet.pdf" TargetMode="External"/><Relationship Id="rId495" Type="http://schemas.openxmlformats.org/officeDocument/2006/relationships/hyperlink" Target="https://www.sciencedirect.com/science/article/pii/S1471491423000928" TargetMode="External"/><Relationship Id="rId511" Type="http://schemas.openxmlformats.org/officeDocument/2006/relationships/hyperlink" Target="https://www.training.nih.gov/career-services/" TargetMode="External"/><Relationship Id="rId514" Type="http://schemas.openxmlformats.org/officeDocument/2006/relationships/hyperlink" Target="https://www.youtube.com/watch?v=1RwJbhkCA58" TargetMode="External"/><Relationship Id="rId496" Type="http://schemas.openxmlformats.org/officeDocument/2006/relationships/hyperlink" Target="https://www.youtube.com/watch?v=1RwJbhkCA58&amp;t=1171s" TargetMode="External"/><Relationship Id="rId562"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8" Type="http://schemas.openxmlformats.org/officeDocument/2006/relationships/hyperlink" Target="https://www.youtube.com/watch?v=nERXS3ssntw" TargetMode="External"/><Relationship Id="rId493"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4"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485" Type="http://schemas.openxmlformats.org/officeDocument/2006/relationships/hyperlink" Target="http://adv-r.had.co.nz/Style.html" TargetMode="External"/><Relationship Id="rId516" Type="http://schemas.openxmlformats.org/officeDocument/2006/relationships/hyperlink" Target="http://colorbrewer2.org/" TargetMode="External"/><Relationship Id="rId553" Type="http://schemas.openxmlformats.org/officeDocument/2006/relationships/hyperlink" Target="http://creativecommons.org/licenses/by-nc/4.0/" TargetMode="External"/><Relationship Id="rId212" Type="http://schemas.openxmlformats.org/officeDocument/2006/relationships/hyperlink" Target="http://styler.r-lib.org/articles/customizing_styler.html" TargetMode="External"/><Relationship Id="rId473"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600" Type="http://schemas.openxmlformats.org/officeDocument/2006/relationships/hyperlink" Target="https://adv-r.hadley.nz/" TargetMode="External"/><Relationship Id="rId150" Type="http://schemas.openxmlformats.org/officeDocument/2006/relationships/hyperlink" Target="https://adv-r.hadley.nz/evaluation.html" TargetMode="External"/><Relationship Id="rId155" Type="http://schemas.openxmlformats.org/officeDocument/2006/relationships/hyperlink" Target="https://blog.rstudio.com/2016/03/29/feather/" TargetMode="External"/><Relationship Id="rId119" Type="http://schemas.openxmlformats.org/officeDocument/2006/relationships/hyperlink" Target="https://blog.rstudio.com/2020/12/02/rstudio-v1-4-preview-little-things/" TargetMode="External"/><Relationship Id="rId594" Type="http://schemas.openxmlformats.org/officeDocument/2006/relationships/hyperlink" Target="https://code-review.tidyverse.org/" TargetMode="External"/><Relationship Id="rId221" Type="http://schemas.openxmlformats.org/officeDocument/2006/relationships/hyperlink" Target="https://cran.r-project.org/web/packages/lintr/readme/README.html#available-linters" TargetMode="External"/><Relationship Id="rId225"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281" Type="http://schemas.openxmlformats.org/officeDocument/2006/relationships/hyperlink" Target="https://d-morrison.github.io/rme/" TargetMode="External"/><Relationship Id="rId557" Type="http://schemas.openxmlformats.org/officeDocument/2006/relationships/hyperlink" Target="https://datadryad.org/" TargetMode="External"/><Relationship Id="rId605" Type="http://schemas.openxmlformats.org/officeDocument/2006/relationships/hyperlink" Target="https://design.tidyverse.org/" TargetMode="External"/><Relationship Id="rId564" Type="http://schemas.openxmlformats.org/officeDocument/2006/relationships/hyperlink" Target="https://desktop.github.com/" TargetMode="External"/><Relationship Id="rId176" Type="http://schemas.openxmlformats.org/officeDocument/2006/relationships/hyperlink" Target="https://devtools.r-lib.org/" TargetMode="External"/><Relationship Id="rId431" Type="http://schemas.openxmlformats.org/officeDocument/2006/relationships/hyperlink" Target="https://docs.github.com/en/actions" TargetMode="External"/><Relationship Id="rId419" Type="http://schemas.openxmlformats.org/officeDocument/2006/relationships/hyperlink" Target="https://docs.github.com/en/copilot/how-tos/use-copilot-agents/coding-agent" TargetMode="External"/><Relationship Id="rId456" Type="http://schemas.openxmlformats.org/officeDocument/2006/relationships/hyperlink" Target="https://docs.github.com/en/copilot/how-tos/use-copilot-agents/coding-agent/customize-the-agent-environment" TargetMode="External"/><Relationship Id="rId461" Type="http://schemas.openxmlformats.org/officeDocument/2006/relationships/hyperlink" Target="https://docs.github.com/en/copilot/how-tos/use-copilot-agents/coding-agent/customize-the-agent-environment#preinstalling-tools-or-dependencies-in-copilots-environment" TargetMode="External"/><Relationship Id="rId445" Type="http://schemas.openxmlformats.org/officeDocument/2006/relationships/hyperlink" Target="https://docs.github.com/en/copilot/how-tos/use-copilot-agents/coding-agent/customize-the-agent-firewall" TargetMode="External"/><Relationship Id="rId443" Type="http://schemas.openxmlformats.org/officeDocument/2006/relationships/hyperlink" Target="https://docs.github.com/en/copilot/reference/copilot-allowlist-reference" TargetMode="External"/><Relationship Id="rId361" Type="http://schemas.openxmlformats.org/officeDocument/2006/relationships/hyperlink" Target="https://docs.github.com/en/enterprise/2.13/user/articles/creating-releases" TargetMode="External"/><Relationship Id="rId499" Type="http://schemas.openxmlformats.org/officeDocument/2006/relationships/hyperlink" Target="https://docs.google.com/document/d/1ckgRCcr7FFPyymyMA6Y_-cB_vftOyrrxT28c6gRg0PI/edit" TargetMode="External"/><Relationship Id="rId572" Type="http://schemas.openxmlformats.org/officeDocument/2006/relationships/hyperlink" Target="https://doi.org/10.1038/467775a" TargetMode="External"/><Relationship Id="rId576" Type="http://schemas.openxmlformats.org/officeDocument/2006/relationships/hyperlink" Target="https://doi.org/10.1038/526182a" TargetMode="External"/><Relationship Id="rId588" Type="http://schemas.openxmlformats.org/officeDocument/2006/relationships/hyperlink" Target="https://doi.org/10.1038/d41586-019-00067-3" TargetMode="External"/><Relationship Id="rId540" Type="http://schemas.openxmlformats.org/officeDocument/2006/relationships/hyperlink" Target="https://doi.org/10.1038/d41586-019-01431-z" TargetMode="External"/><Relationship Id="rId584" Type="http://schemas.openxmlformats.org/officeDocument/2006/relationships/hyperlink" Target="https://doi.org/10.1038/d41586-019-02918-5" TargetMode="External"/><Relationship Id="rId596" Type="http://schemas.openxmlformats.org/officeDocument/2006/relationships/hyperlink" Target="https://doi.org/10.1038/d41586-021-03603-2" TargetMode="External"/><Relationship Id="rId551" Type="http://schemas.openxmlformats.org/officeDocument/2006/relationships/hyperlink" Target="https://doi.org/10.1038/s41467-020-19160-7" TargetMode="External"/><Relationship Id="rId574" Type="http://schemas.openxmlformats.org/officeDocument/2006/relationships/hyperlink" Target="https://doi.org/10.1038/s41562-016-0021" TargetMode="External"/><Relationship Id="rId582" Type="http://schemas.openxmlformats.org/officeDocument/2006/relationships/hyperlink" Target="https://doi.org/10.1371/journal.pcbi.1003833" TargetMode="External"/><Relationship Id="rId536" Type="http://schemas.openxmlformats.org/officeDocument/2006/relationships/hyperlink" Target="https://doi.org/10.1371/journal.pgph.0002269" TargetMode="External"/><Relationship Id="rId193" Type="http://schemas.openxmlformats.org/officeDocument/2006/relationships/hyperlink" Target="https://dplyr.tidyverse.org/" TargetMode="External"/><Relationship Id="rId149" Type="http://schemas.openxmlformats.org/officeDocument/2006/relationships/hyperlink" Target="https://dplyr.tidyverse.org/articles/programming.html" TargetMode="External"/><Relationship Id="rId534" Type="http://schemas.openxmlformats.org/officeDocument/2006/relationships/hyperlink" Target="https://en.wikipedia.org/wiki/2001:_A_Space_Odyssey_(film)" TargetMode="External"/><Relationship Id="rId402" Type="http://schemas.openxmlformats.org/officeDocument/2006/relationships/hyperlink" Target="https://en.wikipedia.org/wiki/AI-assisted_software_development" TargetMode="External"/><Relationship Id="rId407" Type="http://schemas.openxmlformats.org/officeDocument/2006/relationships/hyperlink" Target="https://en.wikipedia.org/wiki/AI_agent" TargetMode="External"/><Relationship Id="rId437" Type="http://schemas.openxmlformats.org/officeDocument/2006/relationships/hyperlink" Target="https://en.wikipedia.org/wiki/Agent_(The_Matrix)" TargetMode="External"/><Relationship Id="rId542" Type="http://schemas.openxmlformats.org/officeDocument/2006/relationships/hyperlink" Target="https://en.wikipedia.org/wiki/Battlestar_Galactica_(2004_TV_series)" TargetMode="External"/><Relationship Id="rId545" Type="http://schemas.openxmlformats.org/officeDocument/2006/relationships/hyperlink" Target="https://en.wikipedia.org/wiki/Blade_Runner" TargetMode="External"/><Relationship Id="rId549" Type="http://schemas.openxmlformats.org/officeDocument/2006/relationships/hyperlink" Target="https://en.wikipedia.org/wiki/Ender%27s_Game" TargetMode="External"/><Relationship Id="rId566" Type="http://schemas.openxmlformats.org/officeDocument/2006/relationships/hyperlink" Target="https://en.wikipedia.org/wiki/Organizations_of_the_Dune_universe#Thinking_machines" TargetMode="External"/><Relationship Id="rId590" Type="http://schemas.openxmlformats.org/officeDocument/2006/relationships/hyperlink" Target="https://en.wikipedia.org/wiki/Terminator_3:_Rise_of_the_Machines" TargetMode="External"/><Relationship Id="rId592" Type="http://schemas.openxmlformats.org/officeDocument/2006/relationships/hyperlink" Target="https://en.wikipedia.org/wiki/The_Matrix" TargetMode="External"/><Relationship Id="rId261" Type="http://schemas.openxmlformats.org/officeDocument/2006/relationships/hyperlink" Target="https://en.wikipedia.org/wiki/WYSIWYM" TargetMode="External"/><Relationship Id="rId598" Type="http://schemas.openxmlformats.org/officeDocument/2006/relationships/hyperlink" Target="https://en.wikipedia.org/wiki/WarGames" TargetMode="External"/><Relationship Id="rId560" Type="http://schemas.openxmlformats.org/officeDocument/2006/relationships/hyperlink" Target="https://engineering-shiny.org/" TargetMode="External"/><Relationship Id="rId274" Type="http://schemas.openxmlformats.org/officeDocument/2006/relationships/hyperlink" Target="https://github.com/UCD-SERG/lab-manual" TargetMode="External"/><Relationship Id="rId411" Type="http://schemas.openxmlformats.org/officeDocument/2006/relationships/hyperlink" Target="https://github.com/UCD-SERG/lab-manual/issues/42" TargetMode="External"/><Relationship Id="rId412" Type="http://schemas.openxmlformats.org/officeDocument/2006/relationships/hyperlink" Target="https://github.com/UCD-SERG/lab-manual/pull/50" TargetMode="External"/><Relationship Id="rId267" Type="http://schemas.openxmlformats.org/officeDocument/2006/relationships/hyperlink" Target="https://github.com/UCD-SERG/quarto-book-template" TargetMode="External"/><Relationship Id="rId268" Type="http://schemas.openxmlformats.org/officeDocument/2006/relationships/hyperlink" Target="https://github.com/coatless-tutorials/quarto-book-template" TargetMode="External"/><Relationship Id="rId286" Type="http://schemas.openxmlformats.org/officeDocument/2006/relationships/hyperlink" Target="https://github.com/d-morrison/rme" TargetMode="External"/><Relationship Id="rId269" Type="http://schemas.openxmlformats.org/officeDocument/2006/relationships/hyperlink" Target="https://github.com/d-rug/datalab_template_quarto" TargetMode="External"/><Relationship Id="rId406" Type="http://schemas.openxmlformats.org/officeDocument/2006/relationships/hyperlink" Target="https://github.com/features/copilot/agents" TargetMode="External"/><Relationship Id="rId460" Type="http://schemas.openxmlformats.org/officeDocument/2006/relationships/hyperlink" Target="https://github.com/features/copilot/plans" TargetMode="External"/><Relationship Id="rId316" Type="http://schemas.openxmlformats.org/officeDocument/2006/relationships/hyperlink" Target="https://github.com/github/gitignore/blob/master/R.gitignore" TargetMode="External"/><Relationship Id="rId133" Type="http://schemas.openxmlformats.org/officeDocument/2006/relationships/hyperlink" Target="https://github.com/jennybc/here_here" TargetMode="External"/><Relationship Id="rId143" Type="http://schemas.openxmlformats.org/officeDocument/2006/relationships/hyperlink" Target="https://github.com/karthik/rdrop2" TargetMode="External"/><Relationship Id="rId123" Type="http://schemas.openxmlformats.org/officeDocument/2006/relationships/hyperlink" Target="https://github.com/kmishra9/Flu-Absenteeism/blob/master/Master's%20Thesis%20-%20Spatial%20Epidemiology%20of%20Influenza/1b%20-%20Map-Management.R" TargetMode="External"/><Relationship Id="rId188" Type="http://schemas.openxmlformats.org/officeDocument/2006/relationships/hyperlink" Target="https://github.com/kmishra9/Flu-Absenteeism/blob/master/Master's%20Thesis%20-%20Spatial%20Epidemiology%20of%20Influenza/2a%20-%20Statistical-Inputs.R" TargetMode="External"/><Relationship Id="rId417" Type="http://schemas.openxmlformats.org/officeDocument/2006/relationships/hyperlink" Target="https://github.com/orgs/community/discussions/162826" TargetMode="External"/><Relationship Id="rId418" Type="http://schemas.openxmlformats.org/officeDocument/2006/relationships/hyperlink" Target="https://github.com/orgs/community/discussions/183966" TargetMode="External"/><Relationship Id="rId141" Type="http://schemas.openxmlformats.org/officeDocument/2006/relationships/hyperlink" Target="https://github.com/r-box/boxr" TargetMode="External"/><Relationship Id="rId489" Type="http://schemas.openxmlformats.org/officeDocument/2006/relationships/hyperlink" Target="https://github.com/skills/introduction-to-github" TargetMode="External"/><Relationship Id="rId521" Type="http://schemas.openxmlformats.org/officeDocument/2006/relationships/hyperlink" Target="https://grants.nih.gov" TargetMode="External"/><Relationship Id="rId520" Type="http://schemas.openxmlformats.org/officeDocument/2006/relationships/hyperlink" Target="https://grantwriting.stanford.edu/funding-train/" TargetMode="External"/><Relationship Id="rId501" Type="http://schemas.openxmlformats.org/officeDocument/2006/relationships/hyperlink" Target="https://grantwriting.stanford.edu/funding-train/#ep" TargetMode="External"/><Relationship Id="rId547" Type="http://schemas.openxmlformats.org/officeDocument/2006/relationships/hyperlink" Target="https://happygitwithr.com/" TargetMode="External"/><Relationship Id="rId313" Type="http://schemas.openxmlformats.org/officeDocument/2006/relationships/hyperlink" Target="https://happygitwithr.com/repeated-amend.html" TargetMode="External"/><Relationship Id="rId306" Type="http://schemas.openxmlformats.org/officeDocument/2006/relationships/hyperlink" Target="https://help.github.com/en/github/collaborating-with-issues-and-pull-requests/creating-a-pull-request#creating-the-pull-request" TargetMode="External"/><Relationship Id="rId383" Type="http://schemas.openxmlformats.org/officeDocument/2006/relationships/hyperlink" Target="https://hpc.ucdavis.edu/" TargetMode="External"/><Relationship Id="rId508" Type="http://schemas.openxmlformats.org/officeDocument/2006/relationships/hyperlink" Target="https://jadebc.github.io/lab-manual/" TargetMode="External"/><Relationship Id="rId467" Type="http://schemas.openxmlformats.org/officeDocument/2006/relationships/hyperlink" Target="https://jadebc.github.io/lab-manual/checklists.html" TargetMode="External"/><Relationship Id="rId349"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5"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1" Type="http://schemas.openxmlformats.org/officeDocument/2006/relationships/hyperlink" Target="https://jadebc.github.io/lab-manual/data-masking.html" TargetMode="External"/><Relationship Id="rId300"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43" Type="http://schemas.openxmlformats.org/officeDocument/2006/relationships/hyperlink" Target="https://jadebc.github.io/lab-manual/reproducible-environments.html" TargetMode="External"/><Relationship Id="rId477" Type="http://schemas.openxmlformats.org/officeDocument/2006/relationships/hyperlink" Target="https://jadebc.github.io/lab-manual/resources.html" TargetMode="External"/><Relationship Id="rId382" Type="http://schemas.openxmlformats.org/officeDocument/2006/relationships/hyperlink" Target="https://jadebc.github.io/lab-manual/slurm.html" TargetMode="External"/><Relationship Id="rId320" Type="http://schemas.openxmlformats.org/officeDocument/2006/relationships/hyperlink" Target="https://jadebc.github.io/lab-manual/unix.html" TargetMode="External"/><Relationship Id="rId235" Type="http://schemas.openxmlformats.org/officeDocument/2006/relationships/hyperlink" Target="https://jadebc.github.io/lab-manual/working-with-big-data.html" TargetMode="External"/><Relationship Id="rId471" Type="http://schemas.openxmlformats.org/officeDocument/2006/relationships/hyperlink" Target="https://journals.lww.com/epidem/Fulltext/2001/05000/The_Value_of_P.2.aspx" TargetMode="External"/><Relationship Id="rId518" Type="http://schemas.openxmlformats.org/officeDocument/2006/relationships/hyperlink" Target="https://journals.plos.org/ploscompbiol/article?id=10.1371/journal.pcbi.1003833" TargetMode="External"/><Relationship Id="rId555" Type="http://schemas.openxmlformats.org/officeDocument/2006/relationships/hyperlink" Target="https://journals.plos.org/plosone/s/authorship" TargetMode="External"/><Relationship Id="rId492" Type="http://schemas.openxmlformats.org/officeDocument/2006/relationships/hyperlink" Target="https://link.springer.com/book/10.1007/978-3-030-98175-4" TargetMode="External"/><Relationship Id="rId505" Type="http://schemas.openxmlformats.org/officeDocument/2006/relationships/hyperlink" Target="https://link.springer.com/book/9783031537929" TargetMode="External"/><Relationship Id="rId219" Type="http://schemas.openxmlformats.org/officeDocument/2006/relationships/hyperlink" Target="https://lintr.r-lib.org/" TargetMode="External"/><Relationship Id="rId602" Type="http://schemas.openxmlformats.org/officeDocument/2006/relationships/hyperlink" Target="https://mastering-shiny.org/" TargetMode="External"/><Relationship Id="rId517" Type="http://schemas.openxmlformats.org/officeDocument/2006/relationships/hyperlink" Target="https://medialab.github.io/iwanthue/" TargetMode="External"/><Relationship Id="rId474" Type="http://schemas.openxmlformats.org/officeDocument/2006/relationships/hyperlink" Target="https://medialab.github.io/iwanthue/?utm_source=Nature+Briefing&amp;utm_campaign=2c68711076-briefing-dy-20211006&amp;utm_medium=email&amp;utm_term=0_c9dfd39373-2c68711076-44335685" TargetMode="External"/><Relationship Id="rId338" Type="http://schemas.openxmlformats.org/officeDocument/2006/relationships/hyperlink" Target="https://medium.com/@jeongwhanchoi/install-tmux-on-osx-and-basics-commands-for-beginners-be22520fd95e" TargetMode="External"/><Relationship Id="rId497" Type="http://schemas.openxmlformats.org/officeDocument/2006/relationships/hyperlink" Target="https://mitcommlab.mit.edu/be/2023/09/27/toward-an-evenbetterposter-improving-the-betterposter-template/" TargetMode="External"/><Relationship Id="rId510" Type="http://schemas.openxmlformats.org/officeDocument/2006/relationships/hyperlink" Target="https://myidp.sciencecareers.org/" TargetMode="External"/><Relationship Id="rId578" Type="http://schemas.openxmlformats.org/officeDocument/2006/relationships/hyperlink" Target="https://osf.io/" TargetMode="External"/><Relationship Id="rId49" Type="http://schemas.openxmlformats.org/officeDocument/2006/relationships/hyperlink" Target="https://osf.io/tgbxr/" TargetMode="External"/><Relationship Id="rId177" Type="http://schemas.openxmlformats.org/officeDocument/2006/relationships/hyperlink" Target="https://pkgdown.r-lib.org/" TargetMode="External"/><Relationship Id="rId568" Type="http://schemas.openxmlformats.org/officeDocument/2006/relationships/hyperlink" Target="https://plos.org/resource/how-to-store-and-manage-your-data/" TargetMode="External"/><Relationship Id="rId374" Type="http://schemas.openxmlformats.org/officeDocument/2006/relationships/hyperlink" Target="https://proctor-ucsf.github.io/dcc-handbook/datawrangling.html#documenting-datasets" TargetMode="External"/><Relationship Id="rId252" Type="http://schemas.openxmlformats.org/officeDocument/2006/relationships/hyperlink" Target="https://quarto.org/" TargetMode="External"/><Relationship Id="rId289" Type="http://schemas.openxmlformats.org/officeDocument/2006/relationships/hyperlink" Target="https://quarto.org/docs/authoring/cross-references.html" TargetMode="External"/><Relationship Id="rId291" Type="http://schemas.openxmlformats.org/officeDocument/2006/relationships/hyperlink" Target="https://quarto.org/docs/authoring/includes.html" TargetMode="External"/><Relationship Id="rId276" Type="http://schemas.openxmlformats.org/officeDocument/2006/relationships/hyperlink" Target="https://quarto.org/docs/books/" TargetMode="External"/><Relationship Id="rId255" Type="http://schemas.openxmlformats.org/officeDocument/2006/relationships/hyperlink" Target="https://quarto.org/docs/get-started/" TargetMode="External"/><Relationship Id="rId256" Type="http://schemas.openxmlformats.org/officeDocument/2006/relationships/hyperlink" Target="https://quarto.org/docs/guide/" TargetMode="External"/><Relationship Id="rId285" Type="http://schemas.openxmlformats.org/officeDocument/2006/relationships/hyperlink" Target="https://quarto.org/docs/projects/profiles.html" TargetMode="External"/><Relationship Id="rId277" Type="http://schemas.openxmlformats.org/officeDocument/2006/relationships/hyperlink" Target="https://quarto.org/docs/publishing/" TargetMode="External"/><Relationship Id="rId140" Type="http://schemas.openxmlformats.org/officeDocument/2006/relationships/hyperlink" Target="https://r-box.github.io/boxr/articles/boxr-app-interactive.html#create" TargetMode="External"/><Relationship Id="rId607" Type="http://schemas.openxmlformats.org/officeDocument/2006/relationships/hyperlink" Target="https://r-pkgs.org/" TargetMode="External"/><Relationship Id="rId609" Type="http://schemas.openxmlformats.org/officeDocument/2006/relationships/hyperlink" Target="https://r4ds.hadley.nz/" TargetMode="External"/><Relationship Id="rId257"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375" Type="http://schemas.openxmlformats.org/officeDocument/2006/relationships/hyperlink" Target="https://researchdata.princeton.edu/research-lifecycle-guide/publishing-and-preservation/dois" TargetMode="External"/><Relationship Id="rId111" Type="http://schemas.openxmlformats.org/officeDocument/2006/relationships/hyperlink" Target="https://roxygen2.r-lib.org/" TargetMode="External"/><Relationship Id="rId146" Type="http://schemas.openxmlformats.org/officeDocument/2006/relationships/hyperlink" Target="https://rviews.rstudio.com/2017/06/08/what-is-the-tidyverse/" TargetMode="External"/><Relationship Id="rId482" Type="http://schemas.openxmlformats.org/officeDocument/2006/relationships/hyperlink" Target="https://s3.amazonaws.com/assets.datacamp.com/blog_assets/datatable_Cheat_Sheet_R.pdf" TargetMode="External"/><Relationship Id="rId538"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580" Type="http://schemas.openxmlformats.org/officeDocument/2006/relationships/hyperlink" Target="https://sethrobertson.github.io/GitFixUm/fixup.html" TargetMode="External"/><Relationship Id="rId586" Type="http://schemas.openxmlformats.org/officeDocument/2006/relationships/hyperlink" Target="https://slurm.schedmd.com/sbatch.html" TargetMode="External"/><Relationship Id="rId301" Type="http://schemas.openxmlformats.org/officeDocument/2006/relationships/hyperlink" Target="https://sp19.datastructur.es/materials/guides/using-git#b-local-repositories-narrative-introduction" TargetMode="External"/><Relationship Id="rId304" Type="http://schemas.openxmlformats.org/officeDocument/2006/relationships/hyperlink" Target="https://sp19.datastructur.es/materials/guides/using-git#e-git-branching-advanced-git-optional" TargetMode="External"/><Relationship Id="rId126" Type="http://schemas.openxmlformats.org/officeDocument/2006/relationships/hyperlink" Target="https://spin.atomicobject.com/2017/11/01/good-variable-names/" TargetMode="External"/><Relationship Id="rId236" Type="http://schemas.openxmlformats.org/officeDocument/2006/relationships/hyperlink" Target="https://stackoverflow.com/questions/21435339/data-table-vs-dplyr-can-one-do-something-well-the-other-cant-or-does-poorly/27840349#27840349" TargetMode="External"/><Relationship Id="rId152" Type="http://schemas.openxmlformats.org/officeDocument/2006/relationships/hyperlink" Target="https://stackoverflow.com/questions/28125816/r-standard-evaluation-for-join-dplyr" TargetMode="External"/><Relationship Id="rId222" Type="http://schemas.openxmlformats.org/officeDocument/2006/relationships/hyperlink" Target="https://style.tidyverse.org/" TargetMode="External"/><Relationship Id="rId207" Type="http://schemas.openxmlformats.org/officeDocument/2006/relationships/hyperlink" Target="https://styler.r-lib.org/" TargetMode="External"/><Relationship Id="rId121" Type="http://schemas.openxmlformats.org/officeDocument/2006/relationships/hyperlink" Target="https://support.rstudio.com/hc/en-us/articles/200484568-Code-Folding-and-Sections" TargetMode="External"/><Relationship Id="rId147" Type="http://schemas.openxmlformats.org/officeDocument/2006/relationships/hyperlink" Target="https://tavareshugo.github.io/data_carpentry_extras/base-r_tidyverse_equivalents/base-r_tidyverse_equivalents.html#reshaping_data" TargetMode="External"/><Relationship Id="rId178" Type="http://schemas.openxmlformats.org/officeDocument/2006/relationships/hyperlink" Target="https://testthat.r-lib.org/" TargetMode="External"/><Relationship Id="rId208" Type="http://schemas.openxmlformats.org/officeDocument/2006/relationships/hyperlink" Target="https://tidyverse.org/blog/2017/12/styler-1.0.0/" TargetMode="External"/><Relationship Id="rId317" Type="http://schemas.openxmlformats.org/officeDocument/2006/relationships/hyperlink" Target="https://tidyverse.org/blog/2017/12/workflow-vs-script/" TargetMode="External"/><Relationship Id="rId478" Type="http://schemas.openxmlformats.org/officeDocument/2006/relationships/hyperlink" Target="https://ucb-epi-r.github.io" TargetMode="External"/><Relationship Id="rId614" Type="http://schemas.openxmlformats.org/officeDocument/2006/relationships/hyperlink" Target="https://ucd-serg.github.io/lab-manual/appendix-copilot-instructions.html" TargetMode="External"/><Relationship Id="rId616" Type="http://schemas.openxmlformats.org/officeDocument/2006/relationships/hyperlink" Target="https://ucd-serg.github.io/lab-manual/appendix-copilot-setup-steps.html" TargetMode="External"/><Relationship Id="rId351" Type="http://schemas.openxmlformats.org/officeDocument/2006/relationships/hyperlink" Target="https://ucd-serg.github.io/lab-manual/coding-practices.html#file-headers" TargetMode="External"/><Relationship Id="rId354" Type="http://schemas.openxmlformats.org/officeDocument/2006/relationships/hyperlink" Target="https://ucd-serg.github.io/lab-manual/coding-practices.html#function-documentation" TargetMode="External"/><Relationship Id="rId469" Type="http://schemas.openxmlformats.org/officeDocument/2006/relationships/hyperlink" Target="https://ucd-serg.github.io/lab-manual/coding-style.html" TargetMode="External"/><Relationship Id="rId357"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6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5" Type="http://schemas.openxmlformats.org/officeDocument/2006/relationships/hyperlink" Target="https://usethis.r-lib.org/" TargetMode="External"/><Relationship Id="rId528" Type="http://schemas.openxmlformats.org/officeDocument/2006/relationships/hyperlink" Target="https://www.biorxiv.org/" TargetMode="External"/><Relationship Id="rId151" Type="http://schemas.openxmlformats.org/officeDocument/2006/relationships/hyperlink" Target="https://www.brodrigues.co/blog/2016-07-18-data-frame-columns-as-arguments-to-dplyr-functions/" TargetMode="External"/><Relationship Id="rId397" Type="http://schemas.openxmlformats.org/officeDocument/2006/relationships/hyperlink" Target="https://www.chriswrites.com/how-to-change-file-permissions-using-the-terminal/" TargetMode="External"/><Relationship Id="rId530" Type="http://schemas.openxmlformats.org/officeDocument/2006/relationships/hyperlink" Target="https://www.equator-network.org/" TargetMode="External"/><Relationship Id="rId504" Type="http://schemas.openxmlformats.org/officeDocument/2006/relationships/hyperlink" Target="https://www.globalcodeofconduct.org/" TargetMode="External"/><Relationship Id="rId334" Type="http://schemas.openxmlformats.org/officeDocument/2006/relationships/hyperlink" Target="https://www.howtogeek.com/118594/how-to-edit-your-system-path-for-easy-command-line-access/" TargetMode="External"/><Relationship Id="rId527" Type="http://schemas.openxmlformats.org/officeDocument/2006/relationships/hyperlink" Target="https://www.medrxiv.org/" TargetMode="External"/><Relationship Id="rId513" Type="http://schemas.openxmlformats.org/officeDocument/2006/relationships/hyperlink" Target="https://www.nature.com/articles/d41586-021-03603-2" TargetMode="External"/><Relationship Id="rId502" Type="http://schemas.openxmlformats.org/officeDocument/2006/relationships/hyperlink" Target="https://www.niaid.nih.gov/grants-contracts/write-grant-application" TargetMode="External"/><Relationship Id="rId205" Type="http://schemas.openxmlformats.org/officeDocument/2006/relationships/hyperlink" Target="https://www.r-bloggers.com/align-assign-rstudio-addin-to-align-assignment-operators/" TargetMode="External"/><Relationship Id="rId154" Type="http://schemas.openxmlformats.org/officeDocument/2006/relationships/hyperlink" Target="https://www.rdocumentation.org/packages/feather/versions/0.3.3" TargetMode="External"/><Relationship Id="rId220" Type="http://schemas.openxmlformats.org/officeDocument/2006/relationships/hyperlink" Target="https://www.rdocumentation.org/packages/lintr/versions/1.0.3" TargetMode="External"/><Relationship Id="rId209" Type="http://schemas.openxmlformats.org/officeDocument/2006/relationships/hyperlink" Target="https://www.rdocumentation.org/packages/styler/versions/1.1.0/topics/style_dir" TargetMode="External"/><Relationship Id="rId480" Type="http://schemas.openxmlformats.org/officeDocument/2006/relationships/hyperlink" Target="https://www.rstudio.com/wp-content/uploads/2015/02/data-wrangling-cheatsheet.pdf" TargetMode="External"/><Relationship Id="rId483" Type="http://schemas.openxmlformats.org/officeDocument/2006/relationships/hyperlink" Target="https://www.rstudio.com/wp-content/uploads/2015/02/rmarkdown-cheatsheet.pdf" TargetMode="External"/><Relationship Id="rId481" Type="http://schemas.openxmlformats.org/officeDocument/2006/relationships/hyperlink" Target="https://www.rstudio.com/wp-content/uploads/2015/03/ggplot2-cheatsheet.pdf" TargetMode="External"/><Relationship Id="rId495" Type="http://schemas.openxmlformats.org/officeDocument/2006/relationships/hyperlink" Target="https://www.sciencedirect.com/science/article/pii/S1471491423000928" TargetMode="External"/><Relationship Id="rId511" Type="http://schemas.openxmlformats.org/officeDocument/2006/relationships/hyperlink" Target="https://www.training.nih.gov/career-services/" TargetMode="External"/><Relationship Id="rId514" Type="http://schemas.openxmlformats.org/officeDocument/2006/relationships/hyperlink" Target="https://www.youtube.com/watch?v=1RwJbhkCA58" TargetMode="External"/><Relationship Id="rId496" Type="http://schemas.openxmlformats.org/officeDocument/2006/relationships/hyperlink" Target="https://www.youtube.com/watch?v=1RwJbhkCA58&amp;t=1171s" TargetMode="External"/><Relationship Id="rId562"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8" Type="http://schemas.openxmlformats.org/officeDocument/2006/relationships/hyperlink" Target="https://www.youtube.com/watch?v=nERXS3ssntw" TargetMode="External"/><Relationship Id="rId493"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2026-01-15T06:40:19Z</dcterms:created>
  <dcterms:modified xsi:type="dcterms:W3CDTF">2026-01-15T06:40:19Z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2026-01-15</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