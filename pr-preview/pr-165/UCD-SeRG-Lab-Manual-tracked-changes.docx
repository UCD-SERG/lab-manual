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2026-01-24</w:t>
        </w:r>
      </w:ins>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403"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bookmarkEnd w:id="389"/>
    <w:bookmarkStart w:id="402" w:name="sec-gitattributes"/>
    <w:p>
      <w:pPr>
        <w:pStyle w:val="Heading2"/>
      </w:pPr>
      <w:ins w:id="2148" w:author="PR Preview" w:date="2024-01-01T00:00:00Z">
        <w:r>
          <w:t xml:space="preserve">11.10 Customizing How Files Appear on GitHub</w:t>
        </w:r>
      </w:ins>
    </w:p>
    <w:p>
      <w:pPr>
        <w:pStyle w:val="FirstParagraph"/>
      </w:pPr>
      <w:ins w:id="2149" w:author="PR Preview" w:date="2024-01-01T00:00:00Z">
        <w:r>
          <w:t xml:space="preserve">GitHub uses a tool called</w:t>
        </w:r>
      </w:ins>
      <w:ins w:id="2149" w:author="PR Preview" w:date="2024-01-01T00:00:00Z">
        <w:r>
          <w:t xml:space="preserve"> </w:t>
        </w:r>
      </w:ins>
      <w:hyperlink r:id="rId390">
        <w:r>
          <w:rPr>
            <w:rStyle w:val="Hyperlink"/>
          </w:rPr>
          <w:t xml:space="preserve">Linguist</w:t>
        </w:r>
      </w:hyperlink>
      <w:ins w:id="2149" w:author="PR Preview" w:date="2024-01-01T00:00:00Z">
        <w:r>
          <w:t xml:space="preserve"> </w:t>
        </w:r>
      </w:ins>
      <w:ins w:id="2149" w:author="PR Preview" w:date="2024-01-01T00:00:00Z">
        <w:r>
          <w:t xml:space="preserve">to detect languages in your repository and generate language statistics.</w:t>
        </w:r>
      </w:ins>
      <w:ins w:id="2149" w:author="PR Preview" w:date="2024-01-01T00:00:00Z">
        <w:r>
          <w:t xml:space="preserve"> </w:t>
        </w:r>
      </w:ins>
      <w:ins w:id="2149" w:author="PR Preview" w:date="2024-01-01T00:00:00Z">
        <w:r>
          <w:t xml:space="preserve">You can customize how certain files are treated by GitHub</w:t>
        </w:r>
      </w:ins>
      <w:ins w:id="2149" w:author="PR Preview" w:date="2024-01-01T00:00:00Z">
        <w:r>
          <w:t xml:space="preserve"> </w:t>
        </w:r>
      </w:ins>
      <w:ins w:id="2149" w:author="PR Preview" w:date="2024-01-01T00:00:00Z">
        <w:r>
          <w:t xml:space="preserve">using a</w:t>
        </w:r>
      </w:ins>
      <w:ins w:id="2149" w:author="PR Preview" w:date="2024-01-01T00:00:00Z">
        <w:r>
          <w:t xml:space="preserve"> </w:t>
        </w:r>
      </w:ins>
      <w:ins w:id="2149" w:author="PR Preview" w:date="2024-01-01T00:00:00Z">
        <w:r>
          <w:rPr>
            <w:rStyle w:val="VerbatimChar"/>
          </w:rPr>
          <w:t xml:space="preserve">.gitattributes</w:t>
        </w:r>
      </w:ins>
      <w:ins w:id="2149" w:author="PR Preview" w:date="2024-01-01T00:00:00Z">
        <w:r>
          <w:t xml:space="preserve"> </w:t>
        </w:r>
      </w:ins>
      <w:ins w:id="2149" w:author="PR Preview" w:date="2024-01-01T00:00:00Z">
        <w:r>
          <w:t xml:space="preserve">file in the root of your repository.</w:t>
        </w:r>
      </w:ins>
      <w:ins w:id="2149" w:author="PR Preview" w:date="2024-01-01T00:00:00Z">
        <w:r>
          <w:t xml:space="preserve"> </w:t>
        </w:r>
      </w:ins>
      <w:ins w:id="2149" w:author="PR Preview" w:date="2024-01-01T00:00:00Z">
        <w:r>
          <w:t xml:space="preserve">This is particularly useful for marking generated files,</w:t>
        </w:r>
      </w:ins>
      <w:ins w:id="2149" w:author="PR Preview" w:date="2024-01-01T00:00:00Z">
        <w:r>
          <w:t xml:space="preserve"> </w:t>
        </w:r>
      </w:ins>
      <w:ins w:id="2149" w:author="PR Preview" w:date="2024-01-01T00:00:00Z">
        <w:r>
          <w:t xml:space="preserve">documentation,</w:t>
        </w:r>
      </w:ins>
      <w:ins w:id="2149" w:author="PR Preview" w:date="2024-01-01T00:00:00Z">
        <w:r>
          <w:t xml:space="preserve"> </w:t>
        </w:r>
      </w:ins>
      <w:ins w:id="2149" w:author="PR Preview" w:date="2024-01-01T00:00:00Z">
        <w:r>
          <w:t xml:space="preserve">or vendored code that shouldn’t count toward your repository’s language statistics.</w:t>
        </w:r>
      </w:ins>
    </w:p>
    <w:bookmarkStart w:id="392" w:name="the-linguist-generated-attribute"/>
    <w:p>
      <w:pPr>
        <w:pStyle w:val="Heading3"/>
      </w:pPr>
      <w:ins w:id="2150" w:author="PR Preview" w:date="2024-01-01T00:00:00Z">
        <w:r>
          <w:t xml:space="preserve">11.10.1 The</w:t>
        </w:r>
      </w:ins>
      <w:ins w:id="2150" w:author="PR Preview" w:date="2024-01-01T00:00:00Z">
        <w:r>
          <w:t xml:space="preserve"> </w:t>
        </w:r>
      </w:ins>
      <w:ins w:id="2150" w:author="PR Preview" w:date="2024-01-01T00:00:00Z">
        <w:r>
          <w:rPr>
            <w:rStyle w:val="VerbatimChar"/>
          </w:rPr>
          <w:t xml:space="preserve">linguist-generated</w:t>
        </w:r>
      </w:ins>
      <w:ins w:id="2150" w:author="PR Preview" w:date="2024-01-01T00:00:00Z">
        <w:r>
          <w:t xml:space="preserve"> </w:t>
        </w:r>
      </w:ins>
      <w:ins w:id="2150" w:author="PR Preview" w:date="2024-01-01T00:00:00Z">
        <w:r>
          <w:t xml:space="preserve">Attribute</w:t>
        </w:r>
      </w:ins>
    </w:p>
    <w:p>
      <w:pPr>
        <w:pStyle w:val="FirstParagraph"/>
      </w:pPr>
      <w:ins w:id="2151" w:author="PR Preview" w:date="2024-01-01T00:00:00Z">
        <w:r>
          <w:t xml:space="preserve">One of the most useful attributes is</w:t>
        </w:r>
      </w:ins>
      <w:ins w:id="2151" w:author="PR Preview" w:date="2024-01-01T00:00:00Z">
        <w:r>
          <w:t xml:space="preserve"> </w:t>
        </w:r>
      </w:ins>
      <w:ins w:id="2151" w:author="PR Preview" w:date="2024-01-01T00:00:00Z">
        <w:r>
          <w:rPr>
            <w:rStyle w:val="VerbatimChar"/>
          </w:rPr>
          <w:t xml:space="preserve">linguist-generated</w:t>
        </w:r>
      </w:ins>
      <w:ins w:id="2151" w:author="PR Preview" w:date="2024-01-01T00:00:00Z">
        <w:r>
          <w:t xml:space="preserve">,</w:t>
        </w:r>
      </w:ins>
      <w:ins w:id="2151" w:author="PR Preview" w:date="2024-01-01T00:00:00Z">
        <w:r>
          <w:t xml:space="preserve"> </w:t>
        </w:r>
      </w:ins>
      <w:ins w:id="2151" w:author="PR Preview" w:date="2024-01-01T00:00:00Z">
        <w:r>
          <w:t xml:space="preserve">which marks files as generated code.</w:t>
        </w:r>
      </w:ins>
      <w:ins w:id="2151" w:author="PR Preview" w:date="2024-01-01T00:00:00Z">
        <w:r>
          <w:t xml:space="preserve"> </w:t>
        </w:r>
      </w:ins>
      <w:ins w:id="2151" w:author="PR Preview" w:date="2024-01-01T00:00:00Z">
        <w:r>
          <w:t xml:space="preserve">Files marked this way are:</w:t>
        </w:r>
      </w:ins>
    </w:p>
    <w:p>
      <w:pPr>
        <w:pStyle w:val="Compact"/>
        <w:numPr>
          <w:ilvl w:val="0"/>
          <w:numId w:val="1120"/>
        </w:numPr>
      </w:pPr>
      <w:ins w:id="2152" w:author="PR Preview" w:date="2024-01-01T00:00:00Z">
        <w:r>
          <w:rPr>
            <w:b/>
            <w:bCs/>
          </w:rPr>
          <w:t xml:space="preserve">Excluded from language statistics</w:t>
        </w:r>
      </w:ins>
      <w:ins w:id="2152" w:author="PR Preview" w:date="2024-01-01T00:00:00Z">
        <w:r>
          <w:t xml:space="preserve"> </w:t>
        </w:r>
      </w:ins>
      <w:ins w:id="2152" w:author="PR Preview" w:date="2024-01-01T00:00:00Z">
        <w:r>
          <w:t xml:space="preserve">- they won’t affect your repository’s language breakdown</w:t>
        </w:r>
      </w:ins>
    </w:p>
    <w:p>
      <w:pPr>
        <w:pStyle w:val="Compact"/>
        <w:numPr>
          <w:ilvl w:val="0"/>
          <w:numId w:val="1120"/>
        </w:numPr>
      </w:pPr>
      <w:ins w:id="2153" w:author="PR Preview" w:date="2024-01-01T00:00:00Z">
        <w:r>
          <w:rPr>
            <w:b/>
            <w:bCs/>
          </w:rPr>
          <w:t xml:space="preserve">Hidden by default in diffs</w:t>
        </w:r>
      </w:ins>
      <w:ins w:id="2153" w:author="PR Preview" w:date="2024-01-01T00:00:00Z">
        <w:r>
          <w:t xml:space="preserve"> </w:t>
        </w:r>
      </w:ins>
      <w:ins w:id="2153" w:author="PR Preview" w:date="2024-01-01T00:00:00Z">
        <w:r>
          <w:t xml:space="preserve">- making pull request reviews cleaner and more focused on actual code changes</w:t>
        </w:r>
      </w:ins>
    </w:p>
    <w:p>
      <w:pPr>
        <w:pStyle w:val="FirstParagraph"/>
      </w:pPr>
      <w:ins w:id="2154" w:author="PR Preview" w:date="2024-01-01T00:00:00Z">
        <w:r>
          <w:t xml:space="preserve">Common use cases for</w:t>
        </w:r>
      </w:ins>
      <w:ins w:id="2154" w:author="PR Preview" w:date="2024-01-01T00:00:00Z">
        <w:r>
          <w:t xml:space="preserve"> </w:t>
        </w:r>
      </w:ins>
      <w:ins w:id="2154" w:author="PR Preview" w:date="2024-01-01T00:00:00Z">
        <w:r>
          <w:rPr>
            <w:rStyle w:val="VerbatimChar"/>
          </w:rPr>
          <w:t xml:space="preserve">linguist-generated</w:t>
        </w:r>
      </w:ins>
      <w:ins w:id="2154" w:author="PR Preview" w:date="2024-01-01T00:00:00Z">
        <w:r>
          <w:t xml:space="preserve"> </w:t>
        </w:r>
      </w:ins>
      <w:ins w:id="2154" w:author="PR Preview" w:date="2024-01-01T00:00:00Z">
        <w:r>
          <w:t xml:space="preserve">include:</w:t>
        </w:r>
      </w:ins>
    </w:p>
    <w:p>
      <w:pPr>
        <w:pStyle w:val="Compact"/>
        <w:numPr>
          <w:ilvl w:val="0"/>
          <w:numId w:val="1121"/>
        </w:numPr>
      </w:pPr>
      <w:ins w:id="2155" w:author="PR Preview" w:date="2024-01-01T00:00:00Z">
        <w:r>
          <w:t xml:space="preserve">Compiled or minified files (e.g.,</w:t>
        </w:r>
      </w:ins>
      <w:ins w:id="2155" w:author="PR Preview" w:date="2024-01-01T00:00:00Z">
        <w:r>
          <w:t xml:space="preserve"> </w:t>
        </w:r>
      </w:ins>
      <w:ins w:id="2155" w:author="PR Preview" w:date="2024-01-01T00:00:00Z">
        <w:r>
          <w:rPr>
            <w:rStyle w:val="VerbatimChar"/>
          </w:rPr>
          <w:t xml:space="preserve">*.min.js</w:t>
        </w:r>
      </w:ins>
      <w:ins w:id="2155" w:author="PR Preview" w:date="2024-01-01T00:00:00Z">
        <w:r>
          <w:t xml:space="preserve">,</w:t>
        </w:r>
      </w:ins>
      <w:ins w:id="2155" w:author="PR Preview" w:date="2024-01-01T00:00:00Z">
        <w:r>
          <w:t xml:space="preserve"> </w:t>
        </w:r>
      </w:ins>
      <w:ins w:id="2155" w:author="PR Preview" w:date="2024-01-01T00:00:00Z">
        <w:r>
          <w:rPr>
            <w:rStyle w:val="VerbatimChar"/>
          </w:rPr>
          <w:t xml:space="preserve">*.min.css</w:t>
        </w:r>
      </w:ins>
      <w:ins w:id="2155" w:author="PR Preview" w:date="2024-01-01T00:00:00Z">
        <w:r>
          <w:t xml:space="preserve">)</w:t>
        </w:r>
      </w:ins>
    </w:p>
    <w:p>
      <w:pPr>
        <w:pStyle w:val="Compact"/>
        <w:numPr>
          <w:ilvl w:val="0"/>
          <w:numId w:val="1121"/>
        </w:numPr>
      </w:pPr>
      <w:ins w:id="2156" w:author="PR Preview" w:date="2024-01-01T00:00:00Z">
        <w:r>
          <w:t xml:space="preserve">Auto-generated documentation files</w:t>
        </w:r>
      </w:ins>
    </w:p>
    <w:p>
      <w:pPr>
        <w:pStyle w:val="Compact"/>
        <w:numPr>
          <w:ilvl w:val="0"/>
          <w:numId w:val="1121"/>
        </w:numPr>
      </w:pPr>
      <w:ins w:id="2157" w:author="PR Preview" w:date="2024-01-01T00:00:00Z">
        <w:r>
          <w:t xml:space="preserve">Files generated by build tools or code generators</w:t>
        </w:r>
      </w:ins>
    </w:p>
    <w:p>
      <w:pPr>
        <w:pStyle w:val="Compact"/>
        <w:numPr>
          <w:ilvl w:val="0"/>
          <w:numId w:val="1121"/>
        </w:numPr>
      </w:pPr>
      <w:ins w:id="2158" w:author="PR Preview" w:date="2024-01-01T00:00:00Z">
        <w:r>
          <w:t xml:space="preserve">Lock files that are updated automatically</w:t>
        </w:r>
      </w:ins>
    </w:p>
    <w:p>
      <w:pPr>
        <w:pStyle w:val="FirstParagraph"/>
      </w:pPr>
      <w:ins w:id="2159" w:author="PR Preview" w:date="2024-01-01T00:00:00Z">
        <w:r>
          <w:t xml:space="preserve">For more details,</w:t>
        </w:r>
      </w:ins>
      <w:ins w:id="2159" w:author="PR Preview" w:date="2024-01-01T00:00:00Z">
        <w:r>
          <w:t xml:space="preserve"> </w:t>
        </w:r>
      </w:ins>
      <w:ins w:id="2159" w:author="PR Preview" w:date="2024-01-01T00:00:00Z">
        <w:r>
          <w:t xml:space="preserve">see the</w:t>
        </w:r>
      </w:ins>
      <w:ins w:id="2159" w:author="PR Preview" w:date="2024-01-01T00:00:00Z">
        <w:r>
          <w:t xml:space="preserve"> </w:t>
        </w:r>
      </w:ins>
      <w:hyperlink r:id="rId391">
        <w:r>
          <w:rPr>
            <w:rStyle w:val="Hyperlink"/>
          </w:rPr>
          <w:t xml:space="preserve">Generated code documentation</w:t>
        </w:r>
      </w:hyperlink>
      <w:ins w:id="2159" w:author="PR Preview" w:date="2024-01-01T00:00:00Z">
        <w:r>
          <w:t xml:space="preserve">.</w:t>
        </w:r>
      </w:ins>
    </w:p>
    <w:bookmarkEnd w:id="392"/>
    <w:bookmarkStart w:id="395" w:name="using-.gitattributes"/>
    <w:p>
      <w:pPr>
        <w:pStyle w:val="Heading3"/>
      </w:pPr>
      <w:ins w:id="2160" w:author="PR Preview" w:date="2024-01-01T00:00:00Z">
        <w:r>
          <w:t xml:space="preserve">11.10.2 Using</w:t>
        </w:r>
      </w:ins>
      <w:ins w:id="2160" w:author="PR Preview" w:date="2024-01-01T00:00:00Z">
        <w:r>
          <w:t xml:space="preserve"> </w:t>
        </w:r>
      </w:ins>
      <w:ins w:id="2160" w:author="PR Preview" w:date="2024-01-01T00:00:00Z">
        <w:r>
          <w:rPr>
            <w:rStyle w:val="VerbatimChar"/>
          </w:rPr>
          <w:t xml:space="preserve">.gitattributes</w:t>
        </w:r>
      </w:ins>
    </w:p>
    <w:p>
      <w:pPr>
        <w:pStyle w:val="FirstParagraph"/>
      </w:pPr>
      <w:ins w:id="2161" w:author="PR Preview" w:date="2024-01-01T00:00:00Z">
        <w:r>
          <w:t xml:space="preserve">Create a</w:t>
        </w:r>
      </w:ins>
      <w:ins w:id="2161" w:author="PR Preview" w:date="2024-01-01T00:00:00Z">
        <w:r>
          <w:t xml:space="preserve"> </w:t>
        </w:r>
      </w:ins>
      <w:ins w:id="2161" w:author="PR Preview" w:date="2024-01-01T00:00:00Z">
        <w:r>
          <w:rPr>
            <w:rStyle w:val="VerbatimChar"/>
          </w:rPr>
          <w:t xml:space="preserve">.gitattributes</w:t>
        </w:r>
      </w:ins>
      <w:ins w:id="2161" w:author="PR Preview" w:date="2024-01-01T00:00:00Z">
        <w:r>
          <w:t xml:space="preserve"> </w:t>
        </w:r>
      </w:ins>
      <w:ins w:id="2161" w:author="PR Preview" w:date="2024-01-01T00:00:00Z">
        <w:r>
          <w:t xml:space="preserve">file in the root of your repository and add patterns for files you want to mark as generated:</w:t>
        </w:r>
      </w:ins>
    </w:p>
    <w:p>
      <w:pPr>
        <w:pStyle w:val="SourceCode"/>
      </w:pPr>
      <w:ins w:id="2162" w:author="PR Preview" w:date="2024-01-01T00:00:00Z">
        <w:r>
          <w:rPr>
            <w:rStyle w:val="VerbatimChar"/>
          </w:rPr>
          <w:t xml:space="preserve"># Mark minified JavaScript as generated</w:t>
        </w:r>
      </w:ins>
      <w:ins w:id="2162" w:author="PR Preview" w:date="2024-01-01T00:00:00Z">
        <w:r>
          <w:br/>
        </w:r>
      </w:ins>
      <w:ins w:id="2162" w:author="PR Preview" w:date="2024-01-01T00:00:00Z">
        <w:r>
          <w:rPr>
            <w:rStyle w:val="VerbatimChar"/>
          </w:rPr>
          <w:t xml:space="preserve">*.min.js linguist-generated</w:t>
        </w:r>
      </w:ins>
      <w:ins w:id="2162" w:author="PR Preview" w:date="2024-01-01T00:00:00Z">
        <w:r>
          <w:br/>
        </w:r>
      </w:ins>
      <w:ins w:id="2162" w:author="PR Preview" w:date="2024-01-01T00:00:00Z">
        <w:r>
          <w:br/>
        </w:r>
      </w:ins>
      <w:ins w:id="2162" w:author="PR Preview" w:date="2024-01-01T00:00:00Z">
        <w:r>
          <w:rPr>
            <w:rStyle w:val="VerbatimChar"/>
          </w:rPr>
          <w:t xml:space="preserve"># Mark search index as generated</w:t>
        </w:r>
      </w:ins>
      <w:ins w:id="2162" w:author="PR Preview" w:date="2024-01-01T00:00:00Z">
        <w:r>
          <w:br/>
        </w:r>
      </w:ins>
      <w:ins w:id="2162" w:author="PR Preview" w:date="2024-01-01T00:00:00Z">
        <w:r>
          <w:rPr>
            <w:rStyle w:val="VerbatimChar"/>
          </w:rPr>
          <w:t xml:space="preserve">search/index.json linguist-generated</w:t>
        </w:r>
      </w:ins>
      <w:ins w:id="2162" w:author="PR Preview" w:date="2024-01-01T00:00:00Z">
        <w:r>
          <w:br/>
        </w:r>
      </w:ins>
      <w:ins w:id="2162" w:author="PR Preview" w:date="2024-01-01T00:00:00Z">
        <w:r>
          <w:br/>
        </w:r>
      </w:ins>
      <w:ins w:id="2162" w:author="PR Preview" w:date="2024-01-01T00:00:00Z">
        <w:r>
          <w:rPr>
            <w:rStyle w:val="VerbatimChar"/>
          </w:rPr>
          <w:t xml:space="preserve"># Mark compiled CSS as generated</w:t>
        </w:r>
      </w:ins>
      <w:ins w:id="2162" w:author="PR Preview" w:date="2024-01-01T00:00:00Z">
        <w:r>
          <w:br/>
        </w:r>
      </w:ins>
      <w:ins w:id="2162" w:author="PR Preview" w:date="2024-01-01T00:00:00Z">
        <w:r>
          <w:rPr>
            <w:rStyle w:val="VerbatimChar"/>
          </w:rPr>
          <w:t xml:space="preserve">dist/styles.css linguist-generated</w:t>
        </w:r>
      </w:ins>
    </w:p>
    <w:p>
      <w:pPr>
        <w:pStyle w:val="FirstParagraph"/>
      </w:pPr>
      <w:ins w:id="2163" w:author="PR Preview" w:date="2024-01-01T00:00:00Z">
        <w:r>
          <w:t xml:space="preserve">To unmark a file that would normally be considered generated:</w:t>
        </w:r>
      </w:ins>
    </w:p>
    <w:p>
      <w:pPr>
        <w:pStyle w:val="SourceCode"/>
      </w:pPr>
      <w:ins w:id="2164" w:author="PR Preview" w:date="2024-01-01T00:00:00Z">
        <w:r>
          <w:rPr>
            <w:rStyle w:val="VerbatimChar"/>
          </w:rPr>
          <w:t xml:space="preserve"># Don't treat bootstrap as generated</w:t>
        </w:r>
      </w:ins>
      <w:ins w:id="2164" w:author="PR Preview" w:date="2024-01-01T00:00:00Z">
        <w:r>
          <w:br/>
        </w:r>
      </w:ins>
      <w:ins w:id="2164" w:author="PR Preview" w:date="2024-01-01T00:00:00Z">
        <w:r>
          <w:rPr>
            <w:rStyle w:val="VerbatimChar"/>
          </w:rPr>
          <w:t xml:space="preserve">bootstrap.min.css -linguist-generated</w:t>
        </w:r>
      </w:ins>
    </w:p>
    <w:p>
      <w:pPr>
        <w:pStyle w:val="FirstParagraph"/>
      </w:pPr>
      <w:ins w:id="2165" w:author="PR Preview" w:date="2024-01-01T00:00:00Z">
        <w:r>
          <w:t xml:space="preserve">The</w:t>
        </w:r>
      </w:ins>
      <w:ins w:id="2165" w:author="PR Preview" w:date="2024-01-01T00:00:00Z">
        <w:r>
          <w:t xml:space="preserve"> </w:t>
        </w:r>
      </w:ins>
      <w:ins w:id="2165" w:author="PR Preview" w:date="2024-01-01T00:00:00Z">
        <w:r>
          <w:rPr>
            <w:rStyle w:val="VerbatimChar"/>
          </w:rPr>
          <w:t xml:space="preserve">.gitattributes</w:t>
        </w:r>
      </w:ins>
      <w:ins w:id="2165" w:author="PR Preview" w:date="2024-01-01T00:00:00Z">
        <w:r>
          <w:t xml:space="preserve"> </w:t>
        </w:r>
      </w:ins>
      <w:ins w:id="2165" w:author="PR Preview" w:date="2024-01-01T00:00:00Z">
        <w:r>
          <w:t xml:space="preserve">file uses the same pattern matching rules as</w:t>
        </w:r>
      </w:ins>
      <w:ins w:id="2165" w:author="PR Preview" w:date="2024-01-01T00:00:00Z">
        <w:r>
          <w:t xml:space="preserve"> </w:t>
        </w:r>
      </w:ins>
      <w:ins w:id="2165" w:author="PR Preview" w:date="2024-01-01T00:00:00Z">
        <w:r>
          <w:rPr>
            <w:rStyle w:val="VerbatimChar"/>
          </w:rPr>
          <w:t xml:space="preserve">.gitignore</w:t>
        </w:r>
      </w:ins>
      <w:ins w:id="2165" w:author="PR Preview" w:date="2024-01-01T00:00:00Z">
        <w:r>
          <w:t xml:space="preserve">.</w:t>
        </w:r>
      </w:ins>
      <w:ins w:id="2165" w:author="PR Preview" w:date="2024-01-01T00:00:00Z">
        <w:r>
          <w:t xml:space="preserve"> </w:t>
        </w:r>
      </w:ins>
      <w:ins w:id="2165" w:author="PR Preview" w:date="2024-01-01T00:00:00Z">
        <w:r>
          <w:t xml:space="preserve">For more details,</w:t>
        </w:r>
      </w:ins>
      <w:ins w:id="2165" w:author="PR Preview" w:date="2024-01-01T00:00:00Z">
        <w:r>
          <w:t xml:space="preserve"> </w:t>
        </w:r>
      </w:ins>
      <w:ins w:id="2165" w:author="PR Preview" w:date="2024-01-01T00:00:00Z">
        <w:r>
          <w:t xml:space="preserve">see the</w:t>
        </w:r>
      </w:ins>
      <w:ins w:id="2165" w:author="PR Preview" w:date="2024-01-01T00:00:00Z">
        <w:r>
          <w:t xml:space="preserve"> </w:t>
        </w:r>
      </w:ins>
      <w:hyperlink r:id="rId393">
        <w:r>
          <w:rPr>
            <w:rStyle w:val="Hyperlink"/>
          </w:rPr>
          <w:t xml:space="preserve">pattern format documentation</w:t>
        </w:r>
      </w:hyperlink>
      <w:ins w:id="2165" w:author="PR Preview" w:date="2024-01-01T00:00:00Z">
        <w:r>
          <w:t xml:space="preserve"> </w:t>
        </w:r>
      </w:ins>
      <w:ins w:id="2165" w:author="PR Preview" w:date="2024-01-01T00:00:00Z">
        <w:r>
          <w:t xml:space="preserve">and the</w:t>
        </w:r>
      </w:ins>
      <w:ins w:id="2165" w:author="PR Preview" w:date="2024-01-01T00:00:00Z">
        <w:r>
          <w:t xml:space="preserve"> </w:t>
        </w:r>
      </w:ins>
      <w:hyperlink r:id="rId394">
        <w:r>
          <w:rPr>
            <w:rStyle w:val="Hyperlink"/>
          </w:rPr>
          <w:t xml:space="preserve">Using gitattributes guide</w:t>
        </w:r>
      </w:hyperlink>
      <w:ins w:id="2165" w:author="PR Preview" w:date="2024-01-01T00:00:00Z">
        <w:r>
          <w:t xml:space="preserve">.</w:t>
        </w:r>
      </w:ins>
    </w:p>
    <w:bookmarkEnd w:id="395"/>
    <w:bookmarkStart w:id="401" w:name="other-useful-linguist-attributes"/>
    <w:p>
      <w:pPr>
        <w:pStyle w:val="Heading3"/>
      </w:pPr>
      <w:ins w:id="2166" w:author="PR Preview" w:date="2024-01-01T00:00:00Z">
        <w:r>
          <w:t xml:space="preserve">11.10.3 Other Useful Linguist Attributes</w:t>
        </w:r>
      </w:ins>
    </w:p>
    <w:p>
      <w:pPr>
        <w:pStyle w:val="FirstParagraph"/>
      </w:pPr>
      <w:ins w:id="2167" w:author="PR Preview" w:date="2024-01-01T00:00:00Z">
        <w:r>
          <w:t xml:space="preserve">Beyond</w:t>
        </w:r>
      </w:ins>
      <w:ins w:id="2167" w:author="PR Preview" w:date="2024-01-01T00:00:00Z">
        <w:r>
          <w:t xml:space="preserve"> </w:t>
        </w:r>
      </w:ins>
      <w:ins w:id="2167" w:author="PR Preview" w:date="2024-01-01T00:00:00Z">
        <w:r>
          <w:rPr>
            <w:rStyle w:val="VerbatimChar"/>
          </w:rPr>
          <w:t xml:space="preserve">linguist-generated</w:t>
        </w:r>
      </w:ins>
      <w:ins w:id="2167" w:author="PR Preview" w:date="2024-01-01T00:00:00Z">
        <w:r>
          <w:t xml:space="preserve">, you can use several other attributes:</w:t>
        </w:r>
      </w:ins>
    </w:p>
    <w:p>
      <w:pPr>
        <w:pStyle w:val="Compact"/>
        <w:numPr>
          <w:ilvl w:val="0"/>
          <w:numId w:val="1122"/>
        </w:numPr>
      </w:pPr>
      <w:ins w:id="2168" w:author="PR Preview" w:date="2024-01-01T00:00:00Z">
        <w:r>
          <w:rPr>
            <w:rStyle w:val="VerbatimChar"/>
          </w:rPr>
          <w:t xml:space="preserve">linguist-vendored</w:t>
        </w:r>
      </w:ins>
      <w:ins w:id="2168" w:author="PR Preview" w:date="2024-01-01T00:00:00Z">
        <w:r>
          <w:t xml:space="preserve"> </w:t>
        </w:r>
      </w:ins>
      <w:ins w:id="2168" w:author="PR Preview" w:date="2024-01-01T00:00:00Z">
        <w:r>
          <w:t xml:space="preserve">- Marks vendored code (libraries you didn’t write) to exclude from stats (</w:t>
        </w:r>
      </w:ins>
      <w:hyperlink r:id="rId396">
        <w:r>
          <w:rPr>
            <w:rStyle w:val="Hyperlink"/>
          </w:rPr>
          <w:t xml:space="preserve">documentation</w:t>
        </w:r>
      </w:hyperlink>
      <w:ins w:id="2168" w:author="PR Preview" w:date="2024-01-01T00:00:00Z">
        <w:r>
          <w:t xml:space="preserve">)</w:t>
        </w:r>
      </w:ins>
    </w:p>
    <w:p>
      <w:pPr>
        <w:pStyle w:val="Compact"/>
        <w:numPr>
          <w:ilvl w:val="0"/>
          <w:numId w:val="1122"/>
        </w:numPr>
      </w:pPr>
      <w:ins w:id="2169" w:author="PR Preview" w:date="2024-01-01T00:00:00Z">
        <w:r>
          <w:rPr>
            <w:rStyle w:val="VerbatimChar"/>
          </w:rPr>
          <w:t xml:space="preserve">linguist-documentation</w:t>
        </w:r>
      </w:ins>
      <w:ins w:id="2169" w:author="PR Preview" w:date="2024-01-01T00:00:00Z">
        <w:r>
          <w:t xml:space="preserve"> </w:t>
        </w:r>
      </w:ins>
      <w:ins w:id="2169" w:author="PR Preview" w:date="2024-01-01T00:00:00Z">
        <w:r>
          <w:t xml:space="preserve">- Marks documentation files to exclude from stats (</w:t>
        </w:r>
      </w:ins>
      <w:hyperlink r:id="rId397">
        <w:r>
          <w:rPr>
            <w:rStyle w:val="Hyperlink"/>
          </w:rPr>
          <w:t xml:space="preserve">documentation</w:t>
        </w:r>
      </w:hyperlink>
      <w:ins w:id="2169" w:author="PR Preview" w:date="2024-01-01T00:00:00Z">
        <w:r>
          <w:t xml:space="preserve">)</w:t>
        </w:r>
      </w:ins>
    </w:p>
    <w:p>
      <w:pPr>
        <w:pStyle w:val="Compact"/>
        <w:numPr>
          <w:ilvl w:val="0"/>
          <w:numId w:val="1122"/>
        </w:numPr>
      </w:pPr>
      <w:ins w:id="2170" w:author="PR Preview" w:date="2024-01-01T00:00:00Z">
        <w:r>
          <w:rPr>
            <w:rStyle w:val="VerbatimChar"/>
          </w:rPr>
          <w:t xml:space="preserve">linguist-detectable</w:t>
        </w:r>
      </w:ins>
      <w:ins w:id="2170" w:author="PR Preview" w:date="2024-01-01T00:00:00Z">
        <w:r>
          <w:t xml:space="preserve"> </w:t>
        </w:r>
      </w:ins>
      <w:ins w:id="2170" w:author="PR Preview" w:date="2024-01-01T00:00:00Z">
        <w:r>
          <w:t xml:space="preserve">- Forces a file type to be included in language stats (useful for data or prose files) (</w:t>
        </w:r>
      </w:ins>
      <w:hyperlink r:id="rId398">
        <w:r>
          <w:rPr>
            <w:rStyle w:val="Hyperlink"/>
          </w:rPr>
          <w:t xml:space="preserve">documentation</w:t>
        </w:r>
      </w:hyperlink>
      <w:ins w:id="2170" w:author="PR Preview" w:date="2024-01-01T00:00:00Z">
        <w:r>
          <w:t xml:space="preserve">)</w:t>
        </w:r>
      </w:ins>
    </w:p>
    <w:p>
      <w:pPr>
        <w:pStyle w:val="Compact"/>
        <w:numPr>
          <w:ilvl w:val="0"/>
          <w:numId w:val="1122"/>
        </w:numPr>
      </w:pPr>
      <w:ins w:id="2171" w:author="PR Preview" w:date="2024-01-01T00:00:00Z">
        <w:r>
          <w:rPr>
            <w:rStyle w:val="VerbatimChar"/>
          </w:rPr>
          <w:t xml:space="preserve">linguist-language=&lt;name&gt;</w:t>
        </w:r>
      </w:ins>
      <w:ins w:id="2171" w:author="PR Preview" w:date="2024-01-01T00:00:00Z">
        <w:r>
          <w:t xml:space="preserve"> </w:t>
        </w:r>
      </w:ins>
      <w:ins w:id="2171" w:author="PR Preview" w:date="2024-01-01T00:00:00Z">
        <w:r>
          <w:t xml:space="preserve">- Overrides the detected language for syntax highlighting (</w:t>
        </w:r>
      </w:ins>
      <w:hyperlink r:id="rId394">
        <w:r>
          <w:rPr>
            <w:rStyle w:val="Hyperlink"/>
          </w:rPr>
          <w:t xml:space="preserve">documentation</w:t>
        </w:r>
      </w:hyperlink>
      <w:ins w:id="2171" w:author="PR Preview" w:date="2024-01-01T00:00:00Z">
        <w:r>
          <w:t xml:space="preserve">)</w:t>
        </w:r>
      </w:ins>
    </w:p>
    <w:p>
      <w:pPr>
        <w:pStyle w:val="FirstParagraph"/>
      </w:pPr>
      <w:ins w:id="2172" w:author="PR Preview" w:date="2024-01-01T00:00:00Z">
        <w:r>
          <w:rPr>
            <w:b/>
            <w:bCs/>
          </w:rPr>
          <w:t xml:space="preserve">Example</w:t>
        </w:r>
      </w:ins>
      <w:ins w:id="2172" w:author="PR Preview" w:date="2024-01-01T00:00:00Z">
        <w:r>
          <w:rPr>
            <w:b/>
            <w:bCs/>
          </w:rPr>
          <w:t xml:space="preserve"> </w:t>
        </w:r>
      </w:ins>
      <w:ins w:id="2172" w:author="PR Preview" w:date="2024-01-01T00:00:00Z">
        <w:r>
          <w:rPr>
            <w:rStyle w:val="VerbatimChar"/>
            <w:b/>
            <w:bCs/>
          </w:rPr>
          <w:t xml:space="preserve">.gitattributes</w:t>
        </w:r>
      </w:ins>
      <w:ins w:id="2172" w:author="PR Preview" w:date="2024-01-01T00:00:00Z">
        <w:r>
          <w:rPr>
            <w:b/>
            <w:bCs/>
          </w:rPr>
          <w:t xml:space="preserve"> </w:t>
        </w:r>
      </w:ins>
      <w:ins w:id="2172" w:author="PR Preview" w:date="2024-01-01T00:00:00Z">
        <w:r>
          <w:rPr>
            <w:b/>
            <w:bCs/>
          </w:rPr>
          <w:t xml:space="preserve">file:</w:t>
        </w:r>
      </w:ins>
    </w:p>
    <w:p>
      <w:pPr>
        <w:pStyle w:val="SourceCode"/>
      </w:pPr>
      <w:ins w:id="2173" w:author="PR Preview" w:date="2024-01-01T00:00:00Z">
        <w:r>
          <w:rPr>
            <w:rStyle w:val="VerbatimChar"/>
          </w:rPr>
          <w:t xml:space="preserve"># Exclude vendored dependencies</w:t>
        </w:r>
      </w:ins>
      <w:ins w:id="2173" w:author="PR Preview" w:date="2024-01-01T00:00:00Z">
        <w:r>
          <w:br/>
        </w:r>
      </w:ins>
      <w:ins w:id="2173" w:author="PR Preview" w:date="2024-01-01T00:00:00Z">
        <w:r>
          <w:rPr>
            <w:rStyle w:val="VerbatimChar"/>
          </w:rPr>
          <w:t xml:space="preserve">vendor/* linguist-vendored</w:t>
        </w:r>
      </w:ins>
      <w:ins w:id="2173" w:author="PR Preview" w:date="2024-01-01T00:00:00Z">
        <w:r>
          <w:br/>
        </w:r>
      </w:ins>
      <w:ins w:id="2173" w:author="PR Preview" w:date="2024-01-01T00:00:00Z">
        <w:r>
          <w:br/>
        </w:r>
      </w:ins>
      <w:ins w:id="2173" w:author="PR Preview" w:date="2024-01-01T00:00:00Z">
        <w:r>
          <w:rPr>
            <w:rStyle w:val="VerbatimChar"/>
          </w:rPr>
          <w:t xml:space="preserve"># Exclude generated files</w:t>
        </w:r>
      </w:ins>
      <w:ins w:id="2173" w:author="PR Preview" w:date="2024-01-01T00:00:00Z">
        <w:r>
          <w:br/>
        </w:r>
      </w:ins>
      <w:ins w:id="2173" w:author="PR Preview" w:date="2024-01-01T00:00:00Z">
        <w:r>
          <w:rPr>
            <w:rStyle w:val="VerbatimChar"/>
          </w:rPr>
          <w:t xml:space="preserve">*.generated.ts linguist-generated</w:t>
        </w:r>
      </w:ins>
      <w:ins w:id="2173" w:author="PR Preview" w:date="2024-01-01T00:00:00Z">
        <w:r>
          <w:br/>
        </w:r>
      </w:ins>
      <w:ins w:id="2173" w:author="PR Preview" w:date="2024-01-01T00:00:00Z">
        <w:r>
          <w:rPr>
            <w:rStyle w:val="VerbatimChar"/>
          </w:rPr>
          <w:t xml:space="preserve">dist/* linguist-generated</w:t>
        </w:r>
      </w:ins>
      <w:ins w:id="2173" w:author="PR Preview" w:date="2024-01-01T00:00:00Z">
        <w:r>
          <w:br/>
        </w:r>
      </w:ins>
      <w:ins w:id="2173" w:author="PR Preview" w:date="2024-01-01T00:00:00Z">
        <w:r>
          <w:br/>
        </w:r>
      </w:ins>
      <w:ins w:id="2173" w:author="PR Preview" w:date="2024-01-01T00:00:00Z">
        <w:r>
          <w:rPr>
            <w:rStyle w:val="VerbatimChar"/>
          </w:rPr>
          <w:t xml:space="preserve"># Mark documentation</w:t>
        </w:r>
      </w:ins>
      <w:ins w:id="2173" w:author="PR Preview" w:date="2024-01-01T00:00:00Z">
        <w:r>
          <w:br/>
        </w:r>
      </w:ins>
      <w:ins w:id="2173" w:author="PR Preview" w:date="2024-01-01T00:00:00Z">
        <w:r>
          <w:rPr>
            <w:rStyle w:val="VerbatimChar"/>
          </w:rPr>
          <w:t xml:space="preserve">docs/* linguist-documentation</w:t>
        </w:r>
      </w:ins>
      <w:ins w:id="2173" w:author="PR Preview" w:date="2024-01-01T00:00:00Z">
        <w:r>
          <w:br/>
        </w:r>
      </w:ins>
      <w:ins w:id="2173" w:author="PR Preview" w:date="2024-01-01T00:00:00Z">
        <w:r>
          <w:br/>
        </w:r>
      </w:ins>
      <w:ins w:id="2173" w:author="PR Preview" w:date="2024-01-01T00:00:00Z">
        <w:r>
          <w:rPr>
            <w:rStyle w:val="VerbatimChar"/>
          </w:rPr>
          <w:t xml:space="preserve"># Force R Markdown files to be detected</w:t>
        </w:r>
      </w:ins>
      <w:ins w:id="2173" w:author="PR Preview" w:date="2024-01-01T00:00:00Z">
        <w:r>
          <w:br/>
        </w:r>
      </w:ins>
      <w:ins w:id="2173" w:author="PR Preview" w:date="2024-01-01T00:00:00Z">
        <w:r>
          <w:rPr>
            <w:rStyle w:val="VerbatimChar"/>
          </w:rPr>
          <w:t xml:space="preserve">*.Rmd linguist-detectable</w:t>
        </w:r>
      </w:ins>
    </w:p>
    <w:p>
      <w:pPr>
        <w:pStyle w:val="FirstParagraph"/>
      </w:pPr>
      <w:ins w:id="2174" w:author="PR Preview" w:date="2024-01-01T00:00:00Z">
        <w:r>
          <w:t xml:space="preserve">For complete documentation,</w:t>
        </w:r>
      </w:ins>
      <w:ins w:id="2174" w:author="PR Preview" w:date="2024-01-01T00:00:00Z">
        <w:r>
          <w:t xml:space="preserve"> </w:t>
        </w:r>
      </w:ins>
      <w:ins w:id="2174" w:author="PR Preview" w:date="2024-01-01T00:00:00Z">
        <w:r>
          <w:t xml:space="preserve">see</w:t>
        </w:r>
      </w:ins>
      <w:ins w:id="2174" w:author="PR Preview" w:date="2024-01-01T00:00:00Z">
        <w:r>
          <w:t xml:space="preserve"> </w:t>
        </w:r>
      </w:ins>
      <w:hyperlink r:id="rId399">
        <w:r>
          <w:rPr>
            <w:rStyle w:val="Hyperlink"/>
          </w:rPr>
          <w:t xml:space="preserve">Customizing how changed files appear on GitHub</w:t>
        </w:r>
      </w:hyperlink>
      <w:ins w:id="2174" w:author="PR Preview" w:date="2024-01-01T00:00:00Z">
        <w:r>
          <w:t xml:space="preserve"> </w:t>
        </w:r>
      </w:ins>
      <w:ins w:id="2174" w:author="PR Preview" w:date="2024-01-01T00:00:00Z">
        <w:r>
          <w:t xml:space="preserve">and the</w:t>
        </w:r>
      </w:ins>
      <w:ins w:id="2174" w:author="PR Preview" w:date="2024-01-01T00:00:00Z">
        <w:r>
          <w:t xml:space="preserve"> </w:t>
        </w:r>
      </w:ins>
      <w:hyperlink r:id="rId400">
        <w:r>
          <w:rPr>
            <w:rStyle w:val="Hyperlink"/>
          </w:rPr>
          <w:t xml:space="preserve">Linguist overrides documentation</w:t>
        </w:r>
      </w:hyperlink>
      <w:ins w:id="2174" w:author="PR Preview" w:date="2024-01-01T00:00:00Z">
        <w:r>
          <w:t xml:space="preserve">.</w:t>
        </w:r>
      </w:ins>
    </w:p>
    <w:p>
      <w:r>
        <w:br w:type="page"/>
      </w:r>
    </w:p>
    <w:bookmarkEnd w:id="401"/>
    <w:bookmarkEnd w:id="402"/>
    <w:bookmarkEnd w:id="403"/>
    <w:bookmarkStart w:id="426" w:name="sec-unix"/>
    <w:p>
      <w:pPr>
        <w:pStyle w:val="Heading1"/>
      </w:pPr>
      <w:r>
        <w:t xml:space="preserve">12. Unix</w:t>
      </w:r>
    </w:p>
    <w:p>
      <w:pPr>
        <w:pStyle w:val="FirstParagraph"/>
      </w:pPr>
      <w:r>
        <w:t xml:space="preserve">Adapted by UCD-SeRG team from</w:t>
      </w:r>
      <w:r>
        <w:t xml:space="preserve"> </w:t>
      </w:r>
      <w:hyperlink r:id="rId40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3"/>
        </w:numPr>
      </w:pPr>
      <w:r>
        <w:t xml:space="preserve">Run a series of scripts in parallel or in a specific order to reproduce our work</w:t>
      </w:r>
    </w:p>
    <w:p>
      <w:pPr>
        <w:pStyle w:val="Compact"/>
        <w:numPr>
          <w:ilvl w:val="0"/>
          <w:numId w:val="1123"/>
        </w:numPr>
      </w:pPr>
      <w:r>
        <w:t xml:space="preserve">To check on the progress of a batch of jobs</w:t>
      </w:r>
    </w:p>
    <w:p>
      <w:pPr>
        <w:pStyle w:val="Compact"/>
        <w:numPr>
          <w:ilvl w:val="0"/>
          <w:numId w:val="1123"/>
        </w:numPr>
      </w:pPr>
      <w:r>
        <w:t xml:space="preserve">To use git and push to github</w:t>
      </w:r>
    </w:p>
    <w:bookmarkStart w:id="409"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8" w:name="fig-unix-desktop"/>
          <w:p>
            <w:pPr>
              <w:pStyle w:val="Compact"/>
              <w:jc w:val="center"/>
            </w:pPr>
            <w:r>
              <w:drawing>
                <wp:inline>
                  <wp:extent cx="5334000" cy="3380267"/>
                  <wp:effectExtent b="0" l="0" r="0" t="0"/>
                  <wp:docPr descr="" title="" id="406" name="Picture"/>
                  <a:graphic>
                    <a:graphicData uri="http://schemas.openxmlformats.org/drawingml/2006/picture">
                      <pic:pic>
                        <pic:nvPicPr>
                          <pic:cNvPr descr="assets/images/ex-desktop.jpg" id="407" name="Picture"/>
                          <pic:cNvPicPr>
                            <a:picLocks noChangeArrowheads="1" noChangeAspect="1"/>
                          </pic:cNvPicPr>
                        </pic:nvPicPr>
                        <pic:blipFill>
                          <a:blip r:embed="rId40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8"/>
        </w:tc>
      </w:tr>
    </w:tbl>
    <w:bookmarkEnd w:id="409"/>
    <w:bookmarkStart w:id="415"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10"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1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4" w:name="fig-unix-terminal"/>
          <w:p>
            <w:pPr>
              <w:pStyle w:val="Compact"/>
              <w:jc w:val="center"/>
            </w:pPr>
            <w:r>
              <w:drawing>
                <wp:inline>
                  <wp:extent cx="4488872" cy="8862646"/>
                  <wp:effectExtent b="0" l="0" r="0" t="0"/>
                  <wp:docPr descr="" title="" id="412" name="Picture"/>
                  <a:graphic>
                    <a:graphicData uri="http://schemas.openxmlformats.org/drawingml/2006/picture">
                      <pic:pic>
                        <pic:nvPicPr>
                          <pic:cNvPr descr="assets/images/ex-terminal.PNG" id="413" name="Picture"/>
                          <pic:cNvPicPr>
                            <a:picLocks noChangeArrowheads="1" noChangeAspect="1"/>
                          </pic:cNvPicPr>
                        </pic:nvPicPr>
                        <pic:blipFill>
                          <a:blip r:embed="rId41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14"/>
        </w:tc>
      </w:tr>
    </w:tbl>
    <w:bookmarkEnd w:id="415"/>
    <w:bookmarkStart w:id="417"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6"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6"/>
          <w:p/>
        </w:tc>
      </w:tr>
    </w:tbl>
    <w:bookmarkEnd w:id="417"/>
    <w:bookmarkStart w:id="420"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9" w:name="common-mistakes"/>
    <w:p>
      <w:pPr>
        <w:pStyle w:val="Heading3"/>
      </w:pPr>
      <w:r>
        <w:t xml:space="preserve">12.4.1 Common Mistakes</w:t>
      </w:r>
    </w:p>
    <w:p>
      <w:pPr>
        <w:pStyle w:val="Compact"/>
        <w:numPr>
          <w:ilvl w:val="0"/>
          <w:numId w:val="1124"/>
        </w:numPr>
      </w:pPr>
      <w:r>
        <w:t xml:space="preserve">Remember to include all of the quotation marks around file paths that have a spaces.</w:t>
      </w:r>
    </w:p>
    <w:p>
      <w:pPr>
        <w:pStyle w:val="Compact"/>
        <w:numPr>
          <w:ilvl w:val="0"/>
          <w:numId w:val="1124"/>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9"/>
    <w:bookmarkEnd w:id="420"/>
    <w:bookmarkStart w:id="421"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21"/>
    <w:bookmarkStart w:id="425"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5"/>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2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6"/>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6"/>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23"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23"/>
    <w:bookmarkStart w:id="424"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24"/>
    <w:bookmarkEnd w:id="425"/>
    <w:bookmarkEnd w:id="426"/>
    <w:bookmarkStart w:id="435" w:name="reproducible-environments"/>
    <w:p>
      <w:pPr>
        <w:pStyle w:val="Heading1"/>
      </w:pPr>
      <w:r>
        <w:t xml:space="preserve">13. Reproducible Environments</w:t>
      </w:r>
    </w:p>
    <w:p>
      <w:pPr>
        <w:pStyle w:val="FirstParagraph"/>
      </w:pPr>
      <w:r>
        <w:t xml:space="preserve">Adapted by UCD-SeRG team from</w:t>
      </w:r>
      <w:r>
        <w:t xml:space="preserve"> </w:t>
      </w:r>
      <w:hyperlink r:id="rId427">
        <w:r>
          <w:rPr>
            <w:rStyle w:val="Hyperlink"/>
          </w:rPr>
          <w:t xml:space="preserve">original by Anna Nguyen</w:t>
        </w:r>
      </w:hyperlink>
    </w:p>
    <w:bookmarkStart w:id="434" w:name="package-version-control-with-renv"/>
    <w:p>
      <w:pPr>
        <w:pStyle w:val="Heading2"/>
      </w:pPr>
      <w:r>
        <w:t xml:space="preserve">13.1 Package Version Control with renv</w:t>
      </w:r>
    </w:p>
    <w:bookmarkStart w:id="428"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8"/>
    <w:bookmarkStart w:id="429"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Create an RProject file and ensure that your working directory is set to the correct folder</w:t>
      </w:r>
    </w:p>
    <w:p>
      <w:pPr>
        <w:pStyle w:val="Compact"/>
        <w:numPr>
          <w:ilvl w:val="0"/>
          <w:numId w:val="1127"/>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7"/>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7"/>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7"/>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9"/>
    <w:bookmarkStart w:id="432"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31"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30">
        <w:r>
          <w:rPr>
            <w:rStyle w:val="Hyperlink"/>
          </w:rPr>
          <w:t xml:space="preserve">official renv documentation</w:t>
        </w:r>
      </w:hyperlink>
      <w:r>
        <w:t xml:space="preserve">.</w:t>
      </w:r>
    </w:p>
    <w:bookmarkEnd w:id="431"/>
    <w:bookmarkEnd w:id="432"/>
    <w:bookmarkStart w:id="433"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8"/>
        </w:numPr>
      </w:pPr>
      <w:r>
        <w:t xml:space="preserve">Pull the most updated version of the project from GitHub</w:t>
      </w:r>
    </w:p>
    <w:p>
      <w:pPr>
        <w:pStyle w:val="Compact"/>
        <w:numPr>
          <w:ilvl w:val="0"/>
          <w:numId w:val="1128"/>
        </w:numPr>
      </w:pPr>
      <w:r>
        <w:t xml:space="preserve">Open the project’s RProject file</w:t>
      </w:r>
    </w:p>
    <w:p>
      <w:pPr>
        <w:pStyle w:val="Compact"/>
        <w:numPr>
          <w:ilvl w:val="0"/>
          <w:numId w:val="1128"/>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8"/>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8"/>
        </w:numPr>
      </w:pPr>
      <w:r>
        <w:t xml:space="preserve">Wait for the correct versions of each package to install/update. This may take some time, depending on how many packages the project uses.</w:t>
      </w:r>
    </w:p>
    <w:p>
      <w:pPr>
        <w:pStyle w:val="Compact"/>
        <w:numPr>
          <w:ilvl w:val="0"/>
          <w:numId w:val="1128"/>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8"/>
        </w:numPr>
      </w:pPr>
      <w:r>
        <w:t xml:space="preserve">If you make edits to the code and introduce new/updated packages, see the section above for instructions on how to make updates.</w:t>
      </w:r>
    </w:p>
    <w:p>
      <w:r>
        <w:br w:type="page"/>
      </w:r>
    </w:p>
    <w:bookmarkEnd w:id="433"/>
    <w:bookmarkEnd w:id="434"/>
    <w:bookmarkEnd w:id="435"/>
    <w:bookmarkStart w:id="450" w:name="code-publication"/>
    <w:p>
      <w:pPr>
        <w:pStyle w:val="Heading1"/>
      </w:pPr>
      <w:r>
        <w:t xml:space="preserve">14. Code Publication</w:t>
      </w:r>
    </w:p>
    <w:p>
      <w:pPr>
        <w:pStyle w:val="FirstParagraph"/>
      </w:pPr>
      <w:r>
        <w:t xml:space="preserve">Adapted by UCD-SeRG team from</w:t>
      </w:r>
      <w:r>
        <w:t xml:space="preserve"> </w:t>
      </w:r>
      <w:hyperlink r:id="rId436">
        <w:r>
          <w:rPr>
            <w:rStyle w:val="Hyperlink"/>
          </w:rPr>
          <w:t xml:space="preserve">original by Nolan Pokpongkiat</w:t>
        </w:r>
      </w:hyperlink>
    </w:p>
    <w:bookmarkStart w:id="437" w:name="checklist-overview"/>
    <w:p>
      <w:pPr>
        <w:pStyle w:val="Heading2"/>
      </w:pPr>
      <w:r>
        <w:t xml:space="preserve">14.1 Checklist overview</w:t>
      </w:r>
    </w:p>
    <w:p>
      <w:pPr>
        <w:pStyle w:val="Compact"/>
        <w:numPr>
          <w:ilvl w:val="0"/>
          <w:numId w:val="1129"/>
        </w:numPr>
      </w:pPr>
      <w:hyperlink w:anchor="fill-out-file-headers">
        <w:r>
          <w:rPr>
            <w:rStyle w:val="Hyperlink"/>
          </w:rPr>
          <w:t xml:space="preserve">Fill out file headers</w:t>
        </w:r>
      </w:hyperlink>
    </w:p>
    <w:p>
      <w:pPr>
        <w:pStyle w:val="Compact"/>
        <w:numPr>
          <w:ilvl w:val="0"/>
          <w:numId w:val="1129"/>
        </w:numPr>
      </w:pPr>
      <w:hyperlink w:anchor="clean-up-comments">
        <w:r>
          <w:rPr>
            <w:rStyle w:val="Hyperlink"/>
          </w:rPr>
          <w:t xml:space="preserve">Clean up comments</w:t>
        </w:r>
      </w:hyperlink>
    </w:p>
    <w:p>
      <w:pPr>
        <w:pStyle w:val="Compact"/>
        <w:numPr>
          <w:ilvl w:val="0"/>
          <w:numId w:val="1129"/>
        </w:numPr>
      </w:pPr>
      <w:hyperlink w:anchor="document-functions">
        <w:r>
          <w:rPr>
            <w:rStyle w:val="Hyperlink"/>
          </w:rPr>
          <w:t xml:space="preserve">Document functions</w:t>
        </w:r>
      </w:hyperlink>
    </w:p>
    <w:p>
      <w:pPr>
        <w:pStyle w:val="Compact"/>
        <w:numPr>
          <w:ilvl w:val="0"/>
          <w:numId w:val="1129"/>
        </w:numPr>
      </w:pPr>
      <w:hyperlink w:anchor="remove-deprecated-filepaths">
        <w:r>
          <w:rPr>
            <w:rStyle w:val="Hyperlink"/>
          </w:rPr>
          <w:t xml:space="preserve">Remove deprecated filepaths</w:t>
        </w:r>
      </w:hyperlink>
    </w:p>
    <w:p>
      <w:pPr>
        <w:pStyle w:val="Compact"/>
        <w:numPr>
          <w:ilvl w:val="0"/>
          <w:numId w:val="1129"/>
        </w:numPr>
      </w:pPr>
      <w:hyperlink w:anchor="ensure-project-runs-via-bash">
        <w:r>
          <w:rPr>
            <w:rStyle w:val="Hyperlink"/>
          </w:rPr>
          <w:t xml:space="preserve">Ensure project runs via bash</w:t>
        </w:r>
      </w:hyperlink>
    </w:p>
    <w:p>
      <w:pPr>
        <w:pStyle w:val="Compact"/>
        <w:numPr>
          <w:ilvl w:val="0"/>
          <w:numId w:val="1129"/>
        </w:numPr>
      </w:pPr>
      <w:hyperlink w:anchor="complete-the-readme">
        <w:r>
          <w:rPr>
            <w:rStyle w:val="Hyperlink"/>
          </w:rPr>
          <w:t xml:space="preserve">Complete the README</w:t>
        </w:r>
      </w:hyperlink>
    </w:p>
    <w:p>
      <w:pPr>
        <w:pStyle w:val="Compact"/>
        <w:numPr>
          <w:ilvl w:val="0"/>
          <w:numId w:val="1129"/>
        </w:numPr>
      </w:pPr>
      <w:hyperlink w:anchor="clean-up-feature-branches">
        <w:r>
          <w:rPr>
            <w:rStyle w:val="Hyperlink"/>
          </w:rPr>
          <w:t xml:space="preserve">Clean up feature branches</w:t>
        </w:r>
      </w:hyperlink>
    </w:p>
    <w:p>
      <w:pPr>
        <w:pStyle w:val="Compact"/>
        <w:numPr>
          <w:ilvl w:val="0"/>
          <w:numId w:val="1129"/>
        </w:numPr>
      </w:pPr>
      <w:hyperlink w:anchor="create-github-release">
        <w:r>
          <w:rPr>
            <w:rStyle w:val="Hyperlink"/>
          </w:rPr>
          <w:t xml:space="preserve">Create Github release</w:t>
        </w:r>
      </w:hyperlink>
    </w:p>
    <w:bookmarkEnd w:id="437"/>
    <w:bookmarkStart w:id="439"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8">
        <w:r>
          <w:rPr>
            <w:rStyle w:val="Hyperlink"/>
          </w:rPr>
          <w:t xml:space="preserve">here.</w:t>
        </w:r>
      </w:hyperlink>
    </w:p>
    <w:bookmarkEnd w:id="439"/>
    <w:bookmarkStart w:id="440"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40"/>
    <w:bookmarkStart w:id="442"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41">
        <w:r>
          <w:rPr>
            <w:rStyle w:val="Hyperlink"/>
          </w:rPr>
          <w:t xml:space="preserve">here.</w:t>
        </w:r>
      </w:hyperlink>
    </w:p>
    <w:bookmarkEnd w:id="442"/>
    <w:bookmarkStart w:id="443"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43"/>
    <w:bookmarkStart w:id="445"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44">
        <w:r>
          <w:rPr>
            <w:rStyle w:val="Hyperlink"/>
          </w:rPr>
          <w:t xml:space="preserve">here.</w:t>
        </w:r>
      </w:hyperlink>
    </w:p>
    <w:bookmarkEnd w:id="445"/>
    <w:bookmarkStart w:id="446"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30"/>
        </w:numPr>
      </w:pPr>
      <w:r>
        <w:t xml:space="preserve">0-config.R: configuration file that sets data directories, sources base functions, and loads required libraries</w:t>
      </w:r>
    </w:p>
    <w:p>
      <w:pPr>
        <w:pStyle w:val="BlockText"/>
        <w:numPr>
          <w:ilvl w:val="0"/>
          <w:numId w:val="1130"/>
        </w:numPr>
      </w:pPr>
      <w:r>
        <w:t xml:space="preserve">0-base-functions: folder containing scripts with functions used in the analysis</w:t>
      </w:r>
    </w:p>
    <w:p>
      <w:pPr>
        <w:pStyle w:val="BlockText"/>
        <w:numPr>
          <w:ilvl w:val="1"/>
          <w:numId w:val="1131"/>
        </w:numPr>
      </w:pPr>
      <w:r>
        <w:t xml:space="preserve">0-base-functions.R: R script containing general functions used across the analysis</w:t>
      </w:r>
    </w:p>
    <w:p>
      <w:pPr>
        <w:pStyle w:val="BlockText"/>
        <w:numPr>
          <w:ilvl w:val="1"/>
          <w:numId w:val="1131"/>
        </w:numPr>
      </w:pPr>
      <w:r>
        <w:t xml:space="preserve">0-bias-corr-functions.R: R script containing functions used in bias correction</w:t>
      </w:r>
    </w:p>
    <w:p>
      <w:pPr>
        <w:pStyle w:val="BlockText"/>
        <w:numPr>
          <w:ilvl w:val="1"/>
          <w:numId w:val="113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1"/>
        </w:numPr>
      </w:pPr>
      <w:r>
        <w:t xml:space="preserve">0-prior-functions.R: R script containing functions to generate priors</w:t>
      </w:r>
    </w:p>
    <w:p>
      <w:pPr>
        <w:pStyle w:val="BlockText"/>
        <w:numPr>
          <w:ilvl w:val="0"/>
          <w:numId w:val="1130"/>
        </w:numPr>
      </w:pPr>
      <w:r>
        <w:t xml:space="preserve">1-data: folder containing data processing scripts NOTE: some scripts are deprecated</w:t>
      </w:r>
    </w:p>
    <w:p>
      <w:pPr>
        <w:pStyle w:val="BlockText"/>
        <w:numPr>
          <w:ilvl w:val="0"/>
          <w:numId w:val="1130"/>
        </w:numPr>
      </w:pPr>
      <w:r>
        <w:t xml:space="preserve">2-analysis: folder containing analysis scripts. To rerun all scripts in this subdirectory, run the bash script 0-run-analysis.sh.</w:t>
      </w:r>
    </w:p>
    <w:p>
      <w:pPr>
        <w:pStyle w:val="BlockText"/>
        <w:numPr>
          <w:ilvl w:val="1"/>
          <w:numId w:val="1132"/>
        </w:numPr>
      </w:pPr>
      <w:r>
        <w:t xml:space="preserve">1-obtain-priors-state.R: obtain priors for each state</w:t>
      </w:r>
    </w:p>
    <w:p>
      <w:pPr>
        <w:pStyle w:val="BlockText"/>
        <w:numPr>
          <w:ilvl w:val="1"/>
          <w:numId w:val="1132"/>
        </w:numPr>
      </w:pPr>
      <w:r>
        <w:t xml:space="preserve">2-est-expected-cases-state.R: estimate expected cases in each state</w:t>
      </w:r>
    </w:p>
    <w:p>
      <w:pPr>
        <w:pStyle w:val="BlockText"/>
        <w:numPr>
          <w:ilvl w:val="1"/>
          <w:numId w:val="1132"/>
        </w:numPr>
      </w:pPr>
      <w:r>
        <w:t xml:space="preserve">3-est-expected-cases-state-perf-testing.R: estimate expected cases in each state, estimate the percentage of underestimation due to incomplete testing vs. imperfect test accuracy</w:t>
      </w:r>
    </w:p>
    <w:p>
      <w:pPr>
        <w:pStyle w:val="BlockText"/>
        <w:numPr>
          <w:ilvl w:val="1"/>
          <w:numId w:val="1132"/>
        </w:numPr>
      </w:pPr>
      <w:r>
        <w:t xml:space="preserve">4-obtain-testing-protocols.R: find testing protocols for each state.</w:t>
      </w:r>
    </w:p>
    <w:p>
      <w:pPr>
        <w:pStyle w:val="BlockText"/>
        <w:numPr>
          <w:ilvl w:val="1"/>
          <w:numId w:val="1132"/>
        </w:numPr>
      </w:pPr>
      <w:r>
        <w:t xml:space="preserve">5-summarize-results.R: summarize results; obtain results for in text numerical results.</w:t>
      </w:r>
    </w:p>
    <w:p>
      <w:pPr>
        <w:pStyle w:val="BlockText"/>
        <w:numPr>
          <w:ilvl w:val="0"/>
          <w:numId w:val="1130"/>
        </w:numPr>
      </w:pPr>
      <w:r>
        <w:t xml:space="preserve">3-figure-table-scripts: folder containing figure scripts. To rerun all scripts in this subdirectory, run the bash script 0-run-figs.sh.</w:t>
      </w:r>
    </w:p>
    <w:p>
      <w:pPr>
        <w:pStyle w:val="BlockText"/>
        <w:numPr>
          <w:ilvl w:val="1"/>
          <w:numId w:val="1133"/>
        </w:numPr>
      </w:pPr>
      <w:r>
        <w:t xml:space="preserve">1-fig-testing.R: creates plot of testing patterns by state over time</w:t>
      </w:r>
    </w:p>
    <w:p>
      <w:pPr>
        <w:pStyle w:val="BlockText"/>
        <w:numPr>
          <w:ilvl w:val="1"/>
          <w:numId w:val="1133"/>
        </w:numPr>
      </w:pPr>
      <w:r>
        <w:t xml:space="preserve">2-fig-cases-usa-state-bar.R: creates bar plot of confirmed vs. estimated infections by state</w:t>
      </w:r>
    </w:p>
    <w:p>
      <w:pPr>
        <w:pStyle w:val="BlockText"/>
        <w:numPr>
          <w:ilvl w:val="1"/>
          <w:numId w:val="1133"/>
        </w:numPr>
      </w:pPr>
      <w:r>
        <w:t xml:space="preserve">3a-fig-map-usa-state.R: creates map of confirmed vs. estimated infections by state</w:t>
      </w:r>
    </w:p>
    <w:p>
      <w:pPr>
        <w:pStyle w:val="BlockText"/>
        <w:numPr>
          <w:ilvl w:val="1"/>
          <w:numId w:val="1133"/>
        </w:numPr>
      </w:pPr>
      <w:r>
        <w:t xml:space="preserve">3b-fig-map-usa-state-shiny.R: creates map of confirmed vs. estimated infections by state with search functionality by state</w:t>
      </w:r>
    </w:p>
    <w:p>
      <w:pPr>
        <w:pStyle w:val="BlockText"/>
        <w:numPr>
          <w:ilvl w:val="1"/>
          <w:numId w:val="1133"/>
        </w:numPr>
      </w:pPr>
      <w:r>
        <w:t xml:space="preserve">4-fig-priors.R: creates figure with priors for US as a whole</w:t>
      </w:r>
    </w:p>
    <w:p>
      <w:pPr>
        <w:pStyle w:val="BlockText"/>
        <w:numPr>
          <w:ilvl w:val="1"/>
          <w:numId w:val="1133"/>
        </w:numPr>
      </w:pPr>
      <w:r>
        <w:t xml:space="preserve">5-fig-density-usa.R: creates figure of distribution of estimated cases in the US</w:t>
      </w:r>
    </w:p>
    <w:p>
      <w:pPr>
        <w:pStyle w:val="BlockText"/>
        <w:numPr>
          <w:ilvl w:val="1"/>
          <w:numId w:val="1133"/>
        </w:numPr>
      </w:pPr>
      <w:r>
        <w:t xml:space="preserve">6-table-data-quality.R: creates table of data quality grading from COVID Tracking Project</w:t>
      </w:r>
    </w:p>
    <w:p>
      <w:pPr>
        <w:pStyle w:val="BlockText"/>
        <w:numPr>
          <w:ilvl w:val="1"/>
          <w:numId w:val="1133"/>
        </w:numPr>
      </w:pPr>
      <w:r>
        <w:t xml:space="preserve">7-fig-testpos.R: creates figure of the probability of testing positive among those tested by state</w:t>
      </w:r>
    </w:p>
    <w:p>
      <w:pPr>
        <w:pStyle w:val="BlockText"/>
        <w:numPr>
          <w:ilvl w:val="1"/>
          <w:numId w:val="1133"/>
        </w:numPr>
      </w:pPr>
      <w:r>
        <w:t xml:space="preserve">8-fig-percent-undertesting-state.R: creates figure of the percentage of under estimation due to incomplete testing</w:t>
      </w:r>
    </w:p>
    <w:p>
      <w:pPr>
        <w:pStyle w:val="BlockText"/>
        <w:numPr>
          <w:ilvl w:val="0"/>
          <w:numId w:val="1130"/>
        </w:numPr>
      </w:pPr>
      <w:r>
        <w:t xml:space="preserve">4-figures: folder containing figure files.</w:t>
      </w:r>
    </w:p>
    <w:p>
      <w:pPr>
        <w:pStyle w:val="BlockText"/>
        <w:numPr>
          <w:ilvl w:val="0"/>
          <w:numId w:val="1130"/>
        </w:numPr>
      </w:pPr>
      <w:r>
        <w:t xml:space="preserve">5-results: folder containing analysis results objects.</w:t>
      </w:r>
    </w:p>
    <w:p>
      <w:pPr>
        <w:pStyle w:val="BlockText"/>
        <w:numPr>
          <w:ilvl w:val="0"/>
          <w:numId w:val="113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6"/>
    <w:bookmarkStart w:id="447"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7"/>
    <w:bookmarkStart w:id="449"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8">
        <w:r>
          <w:rPr>
            <w:rStyle w:val="Hyperlink"/>
          </w:rPr>
          <w:t xml:space="preserve">here.</w:t>
        </w:r>
      </w:hyperlink>
    </w:p>
    <w:p>
      <w:r>
        <w:br w:type="page"/>
      </w:r>
    </w:p>
    <w:bookmarkEnd w:id="449"/>
    <w:bookmarkEnd w:id="450"/>
    <w:bookmarkStart w:id="470" w:name="data-publication"/>
    <w:p>
      <w:pPr>
        <w:pStyle w:val="Heading1"/>
      </w:pPr>
      <w:r>
        <w:t xml:space="preserve">15. Data Publication</w:t>
      </w:r>
    </w:p>
    <w:p>
      <w:pPr>
        <w:pStyle w:val="FirstParagraph"/>
      </w:pPr>
      <w:r>
        <w:t xml:space="preserve">Adapted from Fanice Nyatigo and Ben Arnold’s chapter in the</w:t>
      </w:r>
      <w:r>
        <w:t xml:space="preserve"> </w:t>
      </w:r>
      <w:hyperlink r:id="rId451">
        <w:r>
          <w:rPr>
            <w:rStyle w:val="Hyperlink"/>
          </w:rPr>
          <w:t xml:space="preserve">Proctor-UCSF Lab Manual</w:t>
        </w:r>
      </w:hyperlink>
    </w:p>
    <w:bookmarkStart w:id="452"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52"/>
    <w:bookmarkStart w:id="457"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53"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53"/>
    <w:bookmarkStart w:id="454"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54"/>
    <w:bookmarkStart w:id="456"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5">
        <w:r>
          <w:rPr>
            <w:rStyle w:val="Hyperlink"/>
          </w:rPr>
          <w:t xml:space="preserve">UC Davis DataLab GIS workshops</w:t>
        </w:r>
      </w:hyperlink>
      <w:r>
        <w:t xml:space="preserve">, including resources on QGIS and spatial SQL.</w:t>
      </w:r>
    </w:p>
    <w:bookmarkEnd w:id="456"/>
    <w:bookmarkEnd w:id="457"/>
    <w:bookmarkStart w:id="461" w:name="create-public-ids"/>
    <w:p>
      <w:pPr>
        <w:pStyle w:val="Heading2"/>
      </w:pPr>
      <w:r>
        <w:t xml:space="preserve">15.3 Create public IDs</w:t>
      </w:r>
    </w:p>
    <w:bookmarkStart w:id="458"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8"/>
    <w:bookmarkStart w:id="459"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9"/>
    <w:bookmarkStart w:id="460"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4"/>
        </w:numPr>
      </w:pPr>
      <w:r>
        <w:rPr>
          <w:rStyle w:val="VerbatimChar"/>
        </w:rPr>
        <w:t xml:space="preserve">data/final/</w:t>
      </w:r>
      <w:r>
        <w:t xml:space="preserve">- folder containing the projects final data in both csv and rds formats</w:t>
      </w:r>
      <w:r>
        <w:br/>
      </w:r>
    </w:p>
    <w:p>
      <w:pPr>
        <w:pStyle w:val="Compact"/>
        <w:numPr>
          <w:ilvl w:val="0"/>
          <w:numId w:val="113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60"/>
    <w:bookmarkEnd w:id="461"/>
    <w:bookmarkStart w:id="46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6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63">
        <w:r>
          <w:rPr>
            <w:rStyle w:val="Hyperlink"/>
          </w:rPr>
          <w:t xml:space="preserve">UC Davis DataLab workshop on data documentation</w:t>
        </w:r>
      </w:hyperlink>
      <w:r>
        <w:t xml:space="preserve">.</w:t>
      </w:r>
    </w:p>
    <w:bookmarkStart w:id="465" w:name="X659912a983e12070198566d6758f84b7c139c71"/>
    <w:p>
      <w:pPr>
        <w:pStyle w:val="Heading3"/>
      </w:pPr>
      <w:r>
        <w:t xml:space="preserve">15.4.1 Steps for creating an Open Science Framework (OSF) repository:</w:t>
      </w:r>
    </w:p>
    <w:p>
      <w:pPr>
        <w:pStyle w:val="Compact"/>
        <w:numPr>
          <w:ilvl w:val="0"/>
          <w:numId w:val="1135"/>
        </w:numPr>
      </w:pPr>
      <w:r>
        <w:t xml:space="preserve">Create a new OSF project per these instructions: https://help.osf.io/article/252-create-a-project</w:t>
      </w:r>
    </w:p>
    <w:p>
      <w:pPr>
        <w:pStyle w:val="Compact"/>
        <w:numPr>
          <w:ilvl w:val="0"/>
          <w:numId w:val="113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5"/>
        </w:numPr>
      </w:pPr>
      <w:r>
        <w:t xml:space="preserve">Create a notebook component and upload the final .html files (which will not be on github… but see optional item below)</w:t>
      </w:r>
    </w:p>
    <w:p>
      <w:pPr>
        <w:pStyle w:val="Compact"/>
        <w:numPr>
          <w:ilvl w:val="0"/>
          <w:numId w:val="1135"/>
        </w:numPr>
      </w:pPr>
      <w:r>
        <w:t xml:space="preserve">On the OSF landing Wiki, provide some context. Here is a recent example: https://osf.io/954bt/</w:t>
      </w:r>
    </w:p>
    <w:p>
      <w:pPr>
        <w:pStyle w:val="Compact"/>
        <w:numPr>
          <w:ilvl w:val="0"/>
          <w:numId w:val="1135"/>
        </w:numPr>
      </w:pPr>
      <w:r>
        <w:t xml:space="preserve">Create a Digital Object Identifier (DOI) for the repository. A DOI is a unique identifier that provides a persistent link to content, such as a dataset in this case.</w:t>
      </w:r>
      <w:r>
        <w:t xml:space="preserve"> </w:t>
      </w:r>
      <w:hyperlink r:id="rId464">
        <w:r>
          <w:rPr>
            <w:rStyle w:val="Hyperlink"/>
          </w:rPr>
          <w:t xml:space="preserve">Learn more about DOIs</w:t>
        </w:r>
      </w:hyperlink>
    </w:p>
    <w:p>
      <w:pPr>
        <w:pStyle w:val="Compact"/>
        <w:numPr>
          <w:ilvl w:val="0"/>
          <w:numId w:val="1135"/>
        </w:numPr>
      </w:pPr>
      <w:r>
        <w:t xml:space="preserve">Optional: Complete the software checklist and system requirement guide for the analysis to guide others. Include it on the GitHub README for the project: https://github.com/proctor-ucsf/mordor-antibody</w:t>
      </w:r>
    </w:p>
    <w:bookmarkEnd w:id="465"/>
    <w:bookmarkEnd w:id="466"/>
    <w:bookmarkStart w:id="46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7"/>
    <w:bookmarkStart w:id="46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8"/>
    <w:bookmarkStart w:id="46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9"/>
    <w:bookmarkEnd w:id="470"/>
    <w:bookmarkStart w:id="490" w:name="sec-slurm"/>
    <w:p>
      <w:pPr>
        <w:pStyle w:val="Heading1"/>
      </w:pPr>
      <w:r>
        <w:t xml:space="preserve">16. High-performance computing (HPC)</w:t>
      </w:r>
    </w:p>
    <w:p>
      <w:pPr>
        <w:pStyle w:val="FirstParagraph"/>
      </w:pPr>
      <w:r>
        <w:t xml:space="preserve">Adapted by UCD-SeRG team from</w:t>
      </w:r>
      <w:r>
        <w:t xml:space="preserve"> </w:t>
      </w:r>
      <w:hyperlink r:id="rId47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5" w:name="uc-davis-computing-resources"/>
    <w:p>
      <w:pPr>
        <w:pStyle w:val="Heading2"/>
      </w:pPr>
      <w:r>
        <w:t xml:space="preserve">16.1 UC Davis Computing Resources</w:t>
      </w:r>
    </w:p>
    <w:bookmarkStart w:id="47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7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6"/>
        </w:numPr>
      </w:pPr>
      <w:r>
        <w:rPr>
          <w:b/>
          <w:bCs/>
        </w:rPr>
        <w:t xml:space="preserve">Shiva</w:t>
      </w:r>
      <w:r>
        <w:t xml:space="preserve"> </w:t>
      </w:r>
      <w:r>
        <w:t xml:space="preserve">(shiva.ucdavis.edu): SLURM-based cluster for computational work</w:t>
      </w:r>
    </w:p>
    <w:p>
      <w:pPr>
        <w:pStyle w:val="Compact"/>
        <w:numPr>
          <w:ilvl w:val="0"/>
          <w:numId w:val="113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7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74"/>
    <w:bookmarkEnd w:id="475"/>
    <w:bookmarkStart w:id="47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6"/>
    <w:bookmarkEnd w:id="477"/>
    <w:bookmarkStart w:id="47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7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8"/>
    <w:bookmarkStart w:id="47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72">
        <w:r>
          <w:rPr>
            <w:rStyle w:val="Hyperlink"/>
          </w:rPr>
          <w:t xml:space="preserve">hpc.ucdavis.edu</w:t>
        </w:r>
      </w:hyperlink>
      <w:r>
        <w:t xml:space="preserve"> </w:t>
      </w:r>
      <w:r>
        <w:t xml:space="preserve">for support information.</w:t>
      </w:r>
    </w:p>
    <w:bookmarkEnd w:id="479"/>
    <w:bookmarkStart w:id="48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8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80"/>
    <w:bookmarkStart w:id="48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81"/>
    <w:bookmarkStart w:id="48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82"/>
    <w:bookmarkEnd w:id="483"/>
    <w:bookmarkStart w:id="488" w:name="storage-group-storage-access"/>
    <w:p>
      <w:pPr>
        <w:pStyle w:val="Heading2"/>
      </w:pPr>
      <w:r>
        <w:t xml:space="preserve">16.6 Storage &amp; group storage access</w:t>
      </w:r>
    </w:p>
    <w:bookmarkStart w:id="48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72">
        <w:r>
          <w:rPr>
            <w:rStyle w:val="Hyperlink"/>
          </w:rPr>
          <w:t xml:space="preserve">UC Davis HPC documentation</w:t>
        </w:r>
      </w:hyperlink>
      <w:r>
        <w:t xml:space="preserve"> </w:t>
      </w:r>
      <w:r>
        <w:t xml:space="preserve">for specific storage options and quotas.</w:t>
      </w:r>
    </w:p>
    <w:bookmarkEnd w:id="484"/>
    <w:bookmarkStart w:id="48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5"/>
    <w:bookmarkStart w:id="48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7"/>
    <w:bookmarkEnd w:id="488"/>
    <w:bookmarkStart w:id="48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7"/>
        </w:numPr>
      </w:pPr>
      <w:r>
        <w:rPr>
          <w:rStyle w:val="VerbatimChar"/>
        </w:rPr>
        <w:t xml:space="preserve">job-name=run_inc</w:t>
      </w:r>
      <w:r>
        <w:t xml:space="preserve">: Job name that will show up in the SLURM system</w:t>
      </w:r>
    </w:p>
    <w:p>
      <w:pPr>
        <w:pStyle w:val="Compact"/>
        <w:numPr>
          <w:ilvl w:val="0"/>
          <w:numId w:val="1137"/>
        </w:numPr>
      </w:pPr>
      <w:r>
        <w:rPr>
          <w:rStyle w:val="VerbatimChar"/>
        </w:rPr>
        <w:t xml:space="preserve">begin=now</w:t>
      </w:r>
      <w:r>
        <w:t xml:space="preserve">: Requests to start the job as soon as the requested resources are available</w:t>
      </w:r>
    </w:p>
    <w:p>
      <w:pPr>
        <w:pStyle w:val="Compact"/>
        <w:numPr>
          <w:ilvl w:val="0"/>
          <w:numId w:val="1137"/>
        </w:numPr>
      </w:pPr>
      <w:r>
        <w:rPr>
          <w:rStyle w:val="VerbatimChar"/>
        </w:rPr>
        <w:t xml:space="preserve">dependency=singleton</w:t>
      </w:r>
      <w:r>
        <w:t xml:space="preserve">: Jobs can begin after all previously launched jobs with the same name and user have ended.</w:t>
      </w:r>
    </w:p>
    <w:p>
      <w:pPr>
        <w:pStyle w:val="Compact"/>
        <w:numPr>
          <w:ilvl w:val="0"/>
          <w:numId w:val="1137"/>
        </w:numPr>
      </w:pPr>
      <w:r>
        <w:rPr>
          <w:rStyle w:val="VerbatimChar"/>
        </w:rPr>
        <w:t xml:space="preserve">mail-type=ALL</w:t>
      </w:r>
      <w:r>
        <w:t xml:space="preserve">: Receive all types of email notification (e.g., when job starts, fails, ends)</w:t>
      </w:r>
    </w:p>
    <w:p>
      <w:pPr>
        <w:pStyle w:val="Compact"/>
        <w:numPr>
          <w:ilvl w:val="0"/>
          <w:numId w:val="1137"/>
        </w:numPr>
      </w:pPr>
      <w:r>
        <w:rPr>
          <w:rStyle w:val="VerbatimChar"/>
        </w:rPr>
        <w:t xml:space="preserve">cpus-per-task=16</w:t>
      </w:r>
      <w:r>
        <w:t xml:space="preserve">: Request 16 processors per task. The default is one processor per task.</w:t>
      </w:r>
    </w:p>
    <w:p>
      <w:pPr>
        <w:pStyle w:val="Compact"/>
        <w:numPr>
          <w:ilvl w:val="0"/>
          <w:numId w:val="1137"/>
        </w:numPr>
      </w:pPr>
      <w:r>
        <w:rPr>
          <w:rStyle w:val="VerbatimChar"/>
        </w:rPr>
        <w:t xml:space="preserve">mem=64G</w:t>
      </w:r>
      <w:r>
        <w:t xml:space="preserve">: Request 64 GB memory per node.</w:t>
      </w:r>
    </w:p>
    <w:p>
      <w:pPr>
        <w:pStyle w:val="Compact"/>
        <w:numPr>
          <w:ilvl w:val="0"/>
          <w:numId w:val="113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9"/>
    <w:bookmarkEnd w:id="490"/>
    <w:bookmarkStart w:id="602" w:name="working-with-ai"/>
    <w:p>
      <w:pPr>
        <w:pStyle w:val="Heading1"/>
      </w:pPr>
      <w:r>
        <w:t xml:space="preserve">17. Working with AI</w:t>
      </w:r>
    </w:p>
    <w:p>
      <w:pPr>
        <w:pStyle w:val="FirstParagraph"/>
      </w:pPr>
      <w:hyperlink r:id="rId49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94"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8"/>
        </w:numPr>
      </w:pPr>
      <w:r>
        <w:t xml:space="preserve">Carefully review the code to ensure you understand what it does</w:t>
      </w:r>
    </w:p>
    <w:p>
      <w:pPr>
        <w:pStyle w:val="Compact"/>
        <w:numPr>
          <w:ilvl w:val="0"/>
          <w:numId w:val="1139"/>
        </w:numPr>
      </w:pPr>
      <w:r>
        <w:t xml:space="preserve">Test the code thoroughly to verify it works as expected</w:t>
      </w:r>
    </w:p>
    <w:p>
      <w:pPr>
        <w:pStyle w:val="Compact"/>
        <w:numPr>
          <w:ilvl w:val="0"/>
          <w:numId w:val="1140"/>
        </w:numPr>
      </w:pPr>
      <w:r>
        <w:t xml:space="preserve">Verify that the logic is appropriate for your specific use case</w:t>
      </w:r>
    </w:p>
    <w:p>
      <w:pPr>
        <w:pStyle w:val="Compact"/>
        <w:numPr>
          <w:ilvl w:val="0"/>
          <w:numId w:val="1141"/>
        </w:numPr>
      </w:pPr>
      <w:r>
        <w:t xml:space="preserve">Check that the code follows our lab’s coding standards and best practices</w:t>
      </w:r>
    </w:p>
    <w:p>
      <w:pPr>
        <w:pStyle w:val="Compact"/>
        <w:numPr>
          <w:ilvl w:val="0"/>
          <w:numId w:val="1142"/>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warning.png" id="49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94"/>
    <w:bookmarkStart w:id="495"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3"/>
        </w:numPr>
      </w:pPr>
      <w:r>
        <w:t xml:space="preserve">In code comments, note when AI tools were used to generate or significantly modify code</w:t>
      </w:r>
    </w:p>
    <w:p>
      <w:pPr>
        <w:pStyle w:val="Compact"/>
        <w:numPr>
          <w:ilvl w:val="0"/>
          <w:numId w:val="1143"/>
        </w:numPr>
      </w:pPr>
      <w:r>
        <w:t xml:space="preserve">In commit messages, mention if AI tools assisted with the changes</w:t>
      </w:r>
    </w:p>
    <w:p>
      <w:pPr>
        <w:pStyle w:val="Compact"/>
        <w:numPr>
          <w:ilvl w:val="0"/>
          <w:numId w:val="1143"/>
        </w:numPr>
      </w:pPr>
      <w:r>
        <w:t xml:space="preserve">In manuscripts and reports, acknowledge AI tool usage in the methods or acknowledgments section</w:t>
      </w:r>
    </w:p>
    <w:p>
      <w:pPr>
        <w:pStyle w:val="Compact"/>
        <w:numPr>
          <w:ilvl w:val="0"/>
          <w:numId w:val="114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5"/>
    <w:bookmarkStart w:id="496"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4"/>
        </w:numPr>
      </w:pPr>
      <w:r>
        <w:t xml:space="preserve">Ask the AI tool to identify and properly cite sources when it borrows or adapts content</w:t>
      </w:r>
    </w:p>
    <w:p>
      <w:pPr>
        <w:pStyle w:val="Compact"/>
        <w:numPr>
          <w:ilvl w:val="0"/>
          <w:numId w:val="1144"/>
        </w:numPr>
      </w:pPr>
      <w:r>
        <w:t xml:space="preserve">Verify that any content the AI generates includes appropriate citations</w:t>
      </w:r>
    </w:p>
    <w:p>
      <w:pPr>
        <w:pStyle w:val="Compact"/>
        <w:numPr>
          <w:ilvl w:val="0"/>
          <w:numId w:val="1144"/>
        </w:numPr>
      </w:pPr>
      <w:r>
        <w:t xml:space="preserve">Add citations yourself if the AI fails to do so</w:t>
      </w:r>
    </w:p>
    <w:p>
      <w:pPr>
        <w:pStyle w:val="Compact"/>
        <w:numPr>
          <w:ilvl w:val="0"/>
          <w:numId w:val="114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6"/>
    <w:bookmarkStart w:id="504"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7"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5"/>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5"/>
        </w:numPr>
      </w:pPr>
      <w:r>
        <w:rPr>
          <w:b/>
          <w:bCs/>
        </w:rPr>
        <w:t xml:space="preserve">Audit trail</w:t>
      </w:r>
      <w:r>
        <w:t xml:space="preserve">: The full conversation history shows your instructions and the AI’s responses</w:t>
      </w:r>
    </w:p>
    <w:p>
      <w:pPr>
        <w:pStyle w:val="Compact"/>
        <w:numPr>
          <w:ilvl w:val="0"/>
          <w:numId w:val="1145"/>
        </w:numPr>
      </w:pPr>
      <w:r>
        <w:rPr>
          <w:b/>
          <w:bCs/>
        </w:rPr>
        <w:t xml:space="preserve">Intellectual ownership</w:t>
      </w:r>
      <w:r>
        <w:t xml:space="preserve">: Your prompts and guidance demonstrate that the core ideas are yours</w:t>
      </w:r>
    </w:p>
    <w:p>
      <w:pPr>
        <w:pStyle w:val="Compact"/>
        <w:numPr>
          <w:ilvl w:val="0"/>
          <w:numId w:val="1145"/>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7"/>
    <w:bookmarkStart w:id="498"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6"/>
        </w:numPr>
      </w:pPr>
      <w:r>
        <w:t xml:space="preserve">State your research question, hypothesis, or argument clearly</w:t>
      </w:r>
    </w:p>
    <w:p>
      <w:pPr>
        <w:pStyle w:val="Compact"/>
        <w:numPr>
          <w:ilvl w:val="0"/>
          <w:numId w:val="1146"/>
        </w:numPr>
      </w:pPr>
      <w:r>
        <w:t xml:space="preserve">Outline the structure and key points you want to make</w:t>
      </w:r>
    </w:p>
    <w:p>
      <w:pPr>
        <w:pStyle w:val="Compact"/>
        <w:numPr>
          <w:ilvl w:val="0"/>
          <w:numId w:val="1146"/>
        </w:numPr>
      </w:pPr>
      <w:r>
        <w:t xml:space="preserve">Specify the evidence or data you want to include</w:t>
      </w:r>
    </w:p>
    <w:p>
      <w:pPr>
        <w:pStyle w:val="Compact"/>
        <w:numPr>
          <w:ilvl w:val="0"/>
          <w:numId w:val="1146"/>
        </w:numPr>
      </w:pPr>
      <w:r>
        <w:t xml:space="preserve">Describe the logic connecting your points</w:t>
      </w:r>
    </w:p>
    <w:p>
      <w:pPr>
        <w:pStyle w:val="Compact"/>
        <w:numPr>
          <w:ilvl w:val="0"/>
          <w:numId w:val="1146"/>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8"/>
    <w:bookmarkStart w:id="499"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7"/>
        </w:numPr>
      </w:pPr>
      <w:r>
        <w:t xml:space="preserve">Explicitly ask the AI to cite sources for any borrowed or adapted content</w:t>
      </w:r>
    </w:p>
    <w:p>
      <w:pPr>
        <w:pStyle w:val="Compact"/>
        <w:numPr>
          <w:ilvl w:val="0"/>
          <w:numId w:val="1147"/>
        </w:numPr>
      </w:pPr>
      <w:r>
        <w:t xml:space="preserve">Request that the AI indicate when it is drawing from specific works</w:t>
      </w:r>
    </w:p>
    <w:p>
      <w:pPr>
        <w:pStyle w:val="Compact"/>
        <w:numPr>
          <w:ilvl w:val="0"/>
          <w:numId w:val="1147"/>
        </w:numPr>
      </w:pPr>
      <w:r>
        <w:t xml:space="preserve">Verify that generated text includes proper citations</w:t>
      </w:r>
    </w:p>
    <w:p>
      <w:pPr>
        <w:pStyle w:val="Compact"/>
        <w:numPr>
          <w:ilvl w:val="0"/>
          <w:numId w:val="1147"/>
        </w:numPr>
      </w:pPr>
      <w:r>
        <w:t xml:space="preserve">Add citations yourself if the AI fails to provide them</w:t>
      </w:r>
    </w:p>
    <w:p>
      <w:pPr>
        <w:pStyle w:val="Compact"/>
        <w:numPr>
          <w:ilvl w:val="0"/>
          <w:numId w:val="1147"/>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9"/>
    <w:bookmarkStart w:id="502"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00">
        <w:r>
          <w:rPr>
            <w:rStyle w:val="Hyperlink"/>
          </w:rPr>
          <w:t xml:space="preserve">Issue #112</w:t>
        </w:r>
      </w:hyperlink>
      <w:r>
        <w:t xml:space="preserve"> </w:t>
      </w:r>
      <w:r>
        <w:t xml:space="preserve">and</w:t>
      </w:r>
      <w:r>
        <w:t xml:space="preserve"> </w:t>
      </w:r>
      <w:hyperlink r:id="rId50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8"/>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8"/>
        </w:numPr>
      </w:pPr>
      <w:r>
        <w:rPr>
          <w:b/>
          <w:bCs/>
        </w:rPr>
        <w:t xml:space="preserve">Detailed instructions</w:t>
      </w:r>
      <w:r>
        <w:t xml:space="preserve">: The guidance specified what content should be created and how it should be structured</w:t>
      </w:r>
    </w:p>
    <w:p>
      <w:pPr>
        <w:pStyle w:val="Compact"/>
        <w:numPr>
          <w:ilvl w:val="0"/>
          <w:numId w:val="1148"/>
        </w:numPr>
      </w:pPr>
      <w:r>
        <w:rPr>
          <w:b/>
          <w:bCs/>
        </w:rPr>
        <w:t xml:space="preserve">Transparent record</w:t>
      </w:r>
      <w:r>
        <w:t xml:space="preserve">: The development history shows what was human-directed versus AI-generated</w:t>
      </w:r>
    </w:p>
    <w:p>
      <w:pPr>
        <w:pStyle w:val="Compact"/>
        <w:numPr>
          <w:ilvl w:val="0"/>
          <w:numId w:val="1148"/>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02"/>
    <w:bookmarkStart w:id="503"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9"/>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9"/>
        </w:numPr>
      </w:pPr>
      <w:r>
        <w:rPr>
          <w:b/>
          <w:bCs/>
        </w:rPr>
        <w:t xml:space="preserve">Maintain responsibility</w:t>
      </w:r>
      <w:r>
        <w:t xml:space="preserve">: You are accountable for all content, including AI-generated text</w:t>
      </w:r>
    </w:p>
    <w:p>
      <w:pPr>
        <w:pStyle w:val="Compact"/>
        <w:numPr>
          <w:ilvl w:val="0"/>
          <w:numId w:val="1149"/>
        </w:numPr>
      </w:pPr>
      <w:r>
        <w:rPr>
          <w:b/>
          <w:bCs/>
        </w:rPr>
        <w:t xml:space="preserve">Verify accuracy</w:t>
      </w:r>
      <w:r>
        <w:t xml:space="preserve">: Always fact-check AI-generated claims and citations</w:t>
      </w:r>
    </w:p>
    <w:p>
      <w:pPr>
        <w:pStyle w:val="Compact"/>
        <w:numPr>
          <w:ilvl w:val="0"/>
          <w:numId w:val="1149"/>
        </w:numPr>
      </w:pPr>
      <w:r>
        <w:rPr>
          <w:b/>
          <w:bCs/>
        </w:rPr>
        <w:t xml:space="preserve">Preserve your voice</w:t>
      </w:r>
      <w:r>
        <w:t xml:space="preserve">: Ensure the writing reflects your thinking and style, not just AI’s patterns</w:t>
      </w:r>
    </w:p>
    <w:p>
      <w:pPr>
        <w:pStyle w:val="Compact"/>
        <w:numPr>
          <w:ilvl w:val="0"/>
          <w:numId w:val="1149"/>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03"/>
    <w:bookmarkEnd w:id="504"/>
    <w:bookmarkStart w:id="601" w:name="coding-agents"/>
    <w:p>
      <w:pPr>
        <w:pStyle w:val="Heading2"/>
      </w:pPr>
      <w:r>
        <w:t xml:space="preserve">17.5 Coding Agents</w:t>
      </w:r>
    </w:p>
    <w:p>
      <w:pPr>
        <w:pStyle w:val="FirstParagraph"/>
      </w:pPr>
      <w:r>
        <w:t xml:space="preserve">We recommend working with</w:t>
      </w:r>
      <w:r>
        <w:t xml:space="preserve"> </w:t>
      </w:r>
      <w:hyperlink r:id="rId505">
        <w:r>
          <w:rPr>
            <w:rStyle w:val="Hyperlink"/>
            <w:b/>
            <w:bCs/>
          </w:rPr>
          <w:t xml:space="preserve">AI coding agents</w:t>
        </w:r>
      </w:hyperlink>
      <w:r>
        <w:t xml:space="preserve"> </w:t>
      </w:r>
      <w:r>
        <w:t xml:space="preserve">to</w:t>
      </w:r>
      <w:r>
        <w:t xml:space="preserve"> </w:t>
      </w:r>
      <w:hyperlink r:id="rId491">
        <w:r>
          <w:rPr>
            <w:rStyle w:val="Hyperlink"/>
          </w:rPr>
          <w:t xml:space="preserve">help you code</w:t>
        </w:r>
      </w:hyperlink>
      <w:r>
        <w:t xml:space="preserve">.</w:t>
      </w:r>
    </w:p>
    <w:bookmarkStart w:id="507" w:name="what-are-ai-coding-agents"/>
    <w:p>
      <w:pPr>
        <w:pStyle w:val="Heading3"/>
      </w:pPr>
      <w:r>
        <w:t xml:space="preserve">17.5.1 What are AI coding agents?</w:t>
      </w:r>
    </w:p>
    <w:p>
      <w:pPr>
        <w:pStyle w:val="FirstParagraph"/>
      </w:pPr>
      <w:r>
        <w:t xml:space="preserve">AI coding agents are</w:t>
      </w:r>
      <w:r>
        <w:t xml:space="preserve"> </w:t>
      </w:r>
      <w:hyperlink r:id="rId5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50"/>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50"/>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50"/>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50"/>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50"/>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50"/>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1"/>
        </w:numPr>
      </w:pPr>
      <w:r>
        <w:t xml:space="preserve">Reviewing the agent’s work</w:t>
      </w:r>
    </w:p>
    <w:p>
      <w:pPr>
        <w:pStyle w:val="Compact"/>
        <w:numPr>
          <w:ilvl w:val="0"/>
          <w:numId w:val="1151"/>
        </w:numPr>
      </w:pPr>
      <w:r>
        <w:t xml:space="preserve">Ensuring the solution meets requirements</w:t>
      </w:r>
    </w:p>
    <w:p>
      <w:pPr>
        <w:pStyle w:val="Compact"/>
        <w:numPr>
          <w:ilvl w:val="0"/>
          <w:numId w:val="1151"/>
        </w:numPr>
      </w:pPr>
      <w:r>
        <w:t xml:space="preserve">Verifying code quality and security</w:t>
      </w:r>
    </w:p>
    <w:p>
      <w:pPr>
        <w:pStyle w:val="Compact"/>
        <w:numPr>
          <w:ilvl w:val="0"/>
          <w:numId w:val="1151"/>
        </w:numPr>
      </w:pPr>
      <w:r>
        <w:t xml:space="preserve">Making the final decision to merge changes</w:t>
      </w:r>
    </w:p>
    <w:bookmarkEnd w:id="507"/>
    <w:bookmarkStart w:id="515"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10"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10"/>
    <w:bookmarkStart w:id="511"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2"/>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2"/>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2"/>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2"/>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2"/>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11"/>
    <w:bookmarkStart w:id="512"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3"/>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3"/>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3"/>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3"/>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12"/>
    <w:bookmarkStart w:id="514"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13">
        <w:r>
          <w:rPr>
            <w:rStyle w:val="Hyperlink"/>
          </w:rPr>
          <w:t xml:space="preserve">“I Thought I Was in an AI Apocalypse. Then I Started Looking Closer.”</w:t>
        </w:r>
      </w:hyperlink>
    </w:p>
    <w:bookmarkEnd w:id="514"/>
    <w:bookmarkEnd w:id="515"/>
    <w:bookmarkStart w:id="532"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30"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6"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9"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8" name="Picture"/>
                        <a:graphic>
                          <a:graphicData uri="http://schemas.openxmlformats.org/drawingml/2006/picture">
                            <pic:pic>
                              <pic:nvPicPr>
                                <pic:cNvPr descr="assets/images/The-Matrix-Neo-Flying.png" id="519" name="Picture"/>
                                <pic:cNvPicPr>
                                  <a:picLocks noChangeArrowheads="1" noChangeAspect="1"/>
                                </pic:cNvPicPr>
                              </pic:nvPicPr>
                              <pic:blipFill>
                                <a:blip r:embed="rId51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21" name="Picture"/>
                        <a:graphic>
                          <a:graphicData uri="http://schemas.openxmlformats.org/drawingml/2006/picture">
                            <pic:pic>
                              <pic:nvPicPr>
                                <pic:cNvPr descr="assets/images/agent-smith-no-its-not-fair.jpg" id="522" name="Picture"/>
                                <pic:cNvPicPr>
                                  <a:picLocks noChangeArrowheads="1" noChangeAspect="1"/>
                                </pic:cNvPicPr>
                              </pic:nvPicPr>
                              <pic:blipFill>
                                <a:blip r:embed="rId52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24" name="Picture"/>
                        <a:graphic>
                          <a:graphicData uri="http://schemas.openxmlformats.org/drawingml/2006/picture">
                            <pic:pic>
                              <pic:nvPicPr>
                                <pic:cNvPr descr="assets/images/sad-keanu.png" id="525" name="Picture"/>
                                <pic:cNvPicPr>
                                  <a:picLocks noChangeArrowheads="1" noChangeAspect="1"/>
                                </pic:cNvPicPr>
                              </pic:nvPicPr>
                              <pic:blipFill>
                                <a:blip r:embed="rId52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7" name="Picture"/>
                        <a:graphic>
                          <a:graphicData uri="http://schemas.openxmlformats.org/drawingml/2006/picture">
                            <pic:pic>
                              <pic:nvPicPr>
                                <pic:cNvPr descr="assets/images/grinning-smith.png" id="528" name="Picture"/>
                                <pic:cNvPicPr>
                                  <a:picLocks noChangeArrowheads="1" noChangeAspect="1"/>
                                </pic:cNvPicPr>
                              </pic:nvPicPr>
                              <pic:blipFill>
                                <a:blip r:embed="rId52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4"/>
        </w:numPr>
      </w:pPr>
      <w:r>
        <w:t xml:space="preserve">Supervise and validate AI-generated code</w:t>
      </w:r>
    </w:p>
    <w:p>
      <w:pPr>
        <w:pStyle w:val="Compact"/>
        <w:numPr>
          <w:ilvl w:val="0"/>
          <w:numId w:val="1154"/>
        </w:numPr>
      </w:pPr>
      <w:r>
        <w:t xml:space="preserve">Handle edge cases that agents struggle with</w:t>
      </w:r>
    </w:p>
    <w:p>
      <w:pPr>
        <w:pStyle w:val="Compact"/>
        <w:numPr>
          <w:ilvl w:val="0"/>
          <w:numId w:val="1154"/>
        </w:numPr>
      </w:pPr>
      <w:r>
        <w:t xml:space="preserve">Make creative decisions about architecture and design</w:t>
      </w:r>
    </w:p>
    <w:p>
      <w:pPr>
        <w:pStyle w:val="Compact"/>
        <w:numPr>
          <w:ilvl w:val="0"/>
          <w:numId w:val="1154"/>
        </w:numPr>
      </w:pPr>
      <w:r>
        <w:t xml:space="preserve">Understand when agent suggestions are incorrect or suboptimal</w:t>
      </w:r>
    </w:p>
    <w:bookmarkEnd w:id="530"/>
    <w:bookmarkStart w:id="531"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5"/>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5"/>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5"/>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31"/>
    <w:bookmarkEnd w:id="532"/>
    <w:bookmarkStart w:id="545"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33"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6"/>
        </w:numPr>
      </w:pPr>
      <w:r>
        <w:rPr>
          <w:b/>
          <w:bCs/>
        </w:rPr>
        <w:t xml:space="preserve">On GitHub.com</w:t>
      </w:r>
      <w:r>
        <w:t xml:space="preserve">:</w:t>
      </w:r>
      <w:r>
        <w:t xml:space="preserve"> </w:t>
      </w:r>
      <w:r>
        <w:t xml:space="preserve">Navigate to an issue and assign it to Copilot in the assignees section</w:t>
      </w:r>
    </w:p>
    <w:p>
      <w:pPr>
        <w:numPr>
          <w:ilvl w:val="0"/>
          <w:numId w:val="115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6"/>
        </w:numPr>
      </w:pPr>
      <w:r>
        <w:rPr>
          <w:b/>
          <w:bCs/>
        </w:rPr>
        <w:t xml:space="preserve">From Copilot Chat</w:t>
      </w:r>
      <w:r>
        <w:t xml:space="preserve">:</w:t>
      </w:r>
      <w:r>
        <w:t xml:space="preserve"> </w:t>
      </w:r>
      <w:r>
        <w:t xml:space="preserve">Delegate tasks to Copilot directly from the chat interface in supported editors</w:t>
      </w:r>
    </w:p>
    <w:bookmarkEnd w:id="533"/>
    <w:bookmarkStart w:id="534"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7"/>
        </w:numPr>
      </w:pPr>
      <w:r>
        <w:rPr>
          <w:b/>
          <w:bCs/>
        </w:rPr>
        <w:t xml:space="preserve">Planning</w:t>
      </w:r>
      <w:r>
        <w:t xml:space="preserve">:</w:t>
      </w:r>
      <w:r>
        <w:t xml:space="preserve"> </w:t>
      </w:r>
      <w:r>
        <w:t xml:space="preserve">Determines what changes are needed and creates a work plan</w:t>
      </w:r>
    </w:p>
    <w:p>
      <w:pPr>
        <w:numPr>
          <w:ilvl w:val="0"/>
          <w:numId w:val="115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34"/>
    <w:bookmarkStart w:id="537"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8"/>
        </w:numPr>
      </w:pPr>
      <w:r>
        <w:rPr>
          <w:b/>
          <w:bCs/>
        </w:rPr>
        <w:t xml:space="preserve">Issue created</w:t>
      </w:r>
      <w:r>
        <w:t xml:space="preserve">:</w:t>
      </w:r>
      <w:r>
        <w:t xml:space="preserve"> </w:t>
      </w:r>
      <w:hyperlink r:id="rId53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8"/>
        </w:numPr>
      </w:pPr>
      <w:r>
        <w:rPr>
          <w:b/>
          <w:bCs/>
        </w:rPr>
        <w:t xml:space="preserve">Agent assigned</w:t>
      </w:r>
      <w:r>
        <w:t xml:space="preserve">: The issue was assigned to</w:t>
      </w:r>
      <w:r>
        <w:t xml:space="preserve"> </w:t>
      </w:r>
      <w:r>
        <w:rPr>
          <w:rStyle w:val="VerbatimChar"/>
        </w:rPr>
        <w:t xml:space="preserve">@copilot</w:t>
      </w:r>
    </w:p>
    <w:p>
      <w:pPr>
        <w:numPr>
          <w:ilvl w:val="0"/>
          <w:numId w:val="115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8"/>
        </w:numPr>
      </w:pPr>
      <w:r>
        <w:rPr>
          <w:b/>
          <w:bCs/>
        </w:rPr>
        <w:t xml:space="preserve">Pull request</w:t>
      </w:r>
      <w:r>
        <w:t xml:space="preserve">:</w:t>
      </w:r>
      <w:r>
        <w:t xml:space="preserve"> </w:t>
      </w:r>
      <w:hyperlink r:id="rId53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7"/>
    <w:bookmarkStart w:id="538"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60"/>
        </w:numPr>
      </w:pPr>
      <w:r>
        <w:t xml:space="preserve">Need to be manually resolved</w:t>
      </w:r>
    </w:p>
    <w:p>
      <w:pPr>
        <w:pStyle w:val="Compact"/>
        <w:numPr>
          <w:ilvl w:val="0"/>
          <w:numId w:val="1160"/>
        </w:numPr>
      </w:pPr>
      <w:r>
        <w:t xml:space="preserve">May confuse both human and AI collaborators</w:t>
      </w:r>
    </w:p>
    <w:p>
      <w:pPr>
        <w:pStyle w:val="Compact"/>
        <w:numPr>
          <w:ilvl w:val="0"/>
          <w:numId w:val="116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8"/>
    <w:bookmarkStart w:id="539"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1"/>
        </w:numPr>
      </w:pPr>
      <w:r>
        <w:t xml:space="preserve">Use Copilot Chat in your editor to describe the changes you want</w:t>
      </w:r>
    </w:p>
    <w:p>
      <w:pPr>
        <w:pStyle w:val="Compact"/>
        <w:numPr>
          <w:ilvl w:val="0"/>
          <w:numId w:val="1161"/>
        </w:numPr>
      </w:pPr>
      <w:r>
        <w:t xml:space="preserve">The agent will analyze your request and create a pull request</w:t>
      </w:r>
    </w:p>
    <w:p>
      <w:pPr>
        <w:pStyle w:val="Compact"/>
        <w:numPr>
          <w:ilvl w:val="0"/>
          <w:numId w:val="1161"/>
        </w:numPr>
      </w:pPr>
      <w:r>
        <w:t xml:space="preserve">This is useful for quick fixes or well-defined tasks</w:t>
      </w:r>
    </w:p>
    <w:bookmarkEnd w:id="539"/>
    <w:bookmarkStart w:id="540" w:name="important-safeguards"/>
    <w:p>
      <w:pPr>
        <w:pStyle w:val="Heading4"/>
      </w:pPr>
      <w:r>
        <w:t xml:space="preserve">17.5.4.6 Important Safeguards</w:t>
      </w:r>
    </w:p>
    <w:p>
      <w:pPr>
        <w:pStyle w:val="Compact"/>
        <w:numPr>
          <w:ilvl w:val="0"/>
          <w:numId w:val="1162"/>
        </w:numPr>
      </w:pPr>
      <w:r>
        <w:rPr>
          <w:b/>
          <w:bCs/>
        </w:rPr>
        <w:t xml:space="preserve">Human approval required</w:t>
      </w:r>
      <w:r>
        <w:t xml:space="preserve">:</w:t>
      </w:r>
      <w:r>
        <w:t xml:space="preserve"> </w:t>
      </w:r>
      <w:r>
        <w:t xml:space="preserve">Coding agents cannot merge their own changes</w:t>
      </w:r>
    </w:p>
    <w:p>
      <w:pPr>
        <w:pStyle w:val="Compact"/>
        <w:numPr>
          <w:ilvl w:val="0"/>
          <w:numId w:val="116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2"/>
        </w:numPr>
      </w:pPr>
      <w:r>
        <w:rPr>
          <w:b/>
          <w:bCs/>
        </w:rPr>
        <w:t xml:space="preserve">Full transparency</w:t>
      </w:r>
      <w:r>
        <w:t xml:space="preserve">:</w:t>
      </w:r>
      <w:r>
        <w:t xml:space="preserve"> </w:t>
      </w:r>
      <w:r>
        <w:t xml:space="preserve">All agent actions are logged and visible in the PR</w:t>
      </w:r>
    </w:p>
    <w:bookmarkEnd w:id="540"/>
    <w:bookmarkStart w:id="544"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4"/>
        </w:numPr>
      </w:pPr>
      <w:hyperlink r:id="rId54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4"/>
        </w:numPr>
      </w:pPr>
      <w:hyperlink r:id="rId54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43">
        <w:r>
          <w:rPr>
            <w:rStyle w:val="Hyperlink"/>
          </w:rPr>
          <w:t xml:space="preserve">GitHub Copilot coding agent documentation</w:t>
        </w:r>
      </w:hyperlink>
      <w:r>
        <w:t xml:space="preserve">.</w:t>
      </w:r>
    </w:p>
    <w:bookmarkEnd w:id="544"/>
    <w:bookmarkEnd w:id="545"/>
    <w:bookmarkStart w:id="548"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6"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5"/>
        </w:numPr>
      </w:pPr>
      <w:r>
        <w:t xml:space="preserve">“tidy up [file, function, module, whole project]”</w:t>
      </w:r>
    </w:p>
    <w:p>
      <w:pPr>
        <w:pStyle w:val="Compact"/>
        <w:numPr>
          <w:ilvl w:val="0"/>
          <w:numId w:val="1165"/>
        </w:numPr>
      </w:pPr>
      <w:r>
        <w:t xml:space="preserve">Useful for improving code organization, consistency, and readability</w:t>
      </w:r>
    </w:p>
    <w:p>
      <w:pPr>
        <w:pStyle w:val="Compact"/>
        <w:numPr>
          <w:ilvl w:val="0"/>
          <w:numId w:val="116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6"/>
        </w:numPr>
      </w:pPr>
      <w:r>
        <w:t xml:space="preserve">“address failing workflows”</w:t>
      </w:r>
    </w:p>
    <w:p>
      <w:pPr>
        <w:pStyle w:val="Compact"/>
        <w:numPr>
          <w:ilvl w:val="0"/>
          <w:numId w:val="1166"/>
        </w:numPr>
      </w:pPr>
      <w:r>
        <w:t xml:space="preserve">Helps fix continuous integration (CI) failures, build errors, or test failures</w:t>
      </w:r>
    </w:p>
    <w:p>
      <w:pPr>
        <w:pStyle w:val="Compact"/>
        <w:numPr>
          <w:ilvl w:val="0"/>
          <w:numId w:val="116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7"/>
        </w:numPr>
      </w:pPr>
      <w:r>
        <w:t xml:space="preserve">“decompose [function, quarto-file, etc]”</w:t>
      </w:r>
    </w:p>
    <w:p>
      <w:pPr>
        <w:pStyle w:val="Compact"/>
        <w:numPr>
          <w:ilvl w:val="0"/>
          <w:numId w:val="1167"/>
        </w:numPr>
      </w:pPr>
      <w:r>
        <w:t xml:space="preserve">Breaks down large or complex code into smaller, more manageable pieces</w:t>
      </w:r>
    </w:p>
    <w:p>
      <w:pPr>
        <w:pStyle w:val="Compact"/>
        <w:numPr>
          <w:ilvl w:val="0"/>
          <w:numId w:val="116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8"/>
        </w:numPr>
      </w:pPr>
      <w:r>
        <w:t xml:space="preserve">“update [links, content, etc]”</w:t>
      </w:r>
    </w:p>
    <w:p>
      <w:pPr>
        <w:pStyle w:val="Compact"/>
        <w:numPr>
          <w:ilvl w:val="0"/>
          <w:numId w:val="1168"/>
        </w:numPr>
      </w:pPr>
      <w:r>
        <w:t xml:space="preserve">Refreshes outdated information, fixes broken links, or modernizes code</w:t>
      </w:r>
    </w:p>
    <w:p>
      <w:pPr>
        <w:pStyle w:val="Compact"/>
        <w:numPr>
          <w:ilvl w:val="0"/>
          <w:numId w:val="116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9"/>
        </w:numPr>
      </w:pPr>
      <w:r>
        <w:t xml:space="preserve">“expand [a section in a document]”</w:t>
      </w:r>
    </w:p>
    <w:p>
      <w:pPr>
        <w:pStyle w:val="Compact"/>
        <w:numPr>
          <w:ilvl w:val="0"/>
          <w:numId w:val="1169"/>
        </w:numPr>
      </w:pPr>
      <w:r>
        <w:t xml:space="preserve">Adds more detail, examples, or explanation to existing content</w:t>
      </w:r>
    </w:p>
    <w:p>
      <w:pPr>
        <w:pStyle w:val="Compact"/>
        <w:numPr>
          <w:ilvl w:val="0"/>
          <w:numId w:val="116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70"/>
        </w:numPr>
      </w:pPr>
      <w:r>
        <w:t xml:space="preserve">“condense [a section in a document]”</w:t>
      </w:r>
    </w:p>
    <w:p>
      <w:pPr>
        <w:pStyle w:val="Compact"/>
        <w:numPr>
          <w:ilvl w:val="0"/>
          <w:numId w:val="1170"/>
        </w:numPr>
      </w:pPr>
      <w:r>
        <w:t xml:space="preserve">Reduces verbosity while preserving essential information</w:t>
      </w:r>
    </w:p>
    <w:p>
      <w:pPr>
        <w:pStyle w:val="Compact"/>
        <w:numPr>
          <w:ilvl w:val="0"/>
          <w:numId w:val="117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1"/>
        </w:numPr>
      </w:pPr>
      <w:r>
        <w:t xml:space="preserve">“clarify [a section in a document]”</w:t>
      </w:r>
    </w:p>
    <w:p>
      <w:pPr>
        <w:pStyle w:val="Compact"/>
        <w:numPr>
          <w:ilvl w:val="0"/>
          <w:numId w:val="1171"/>
        </w:numPr>
      </w:pPr>
      <w:r>
        <w:t xml:space="preserve">Improves clarity, removes ambiguity, or simplifies complex explanations</w:t>
      </w:r>
    </w:p>
    <w:p>
      <w:pPr>
        <w:pStyle w:val="Compact"/>
        <w:numPr>
          <w:ilvl w:val="0"/>
          <w:numId w:val="1171"/>
        </w:numPr>
      </w:pPr>
      <w:r>
        <w:t xml:space="preserve">Example:</w:t>
      </w:r>
      <w:r>
        <w:t xml:space="preserve"> </w:t>
      </w:r>
      <w:r>
        <w:t xml:space="preserve">“clarify the explanation of the analysis workflow”</w:t>
      </w:r>
    </w:p>
    <w:bookmarkEnd w:id="546"/>
    <w:bookmarkStart w:id="547" w:name="tips-for-effective-prompts"/>
    <w:p>
      <w:pPr>
        <w:pStyle w:val="Heading4"/>
      </w:pPr>
      <w:r>
        <w:t xml:space="preserve">17.5.5.2 Tips for Effective Prompts</w:t>
      </w:r>
    </w:p>
    <w:p>
      <w:pPr>
        <w:pStyle w:val="Compact"/>
        <w:numPr>
          <w:ilvl w:val="0"/>
          <w:numId w:val="1172"/>
        </w:numPr>
      </w:pPr>
      <w:r>
        <w:rPr>
          <w:b/>
          <w:bCs/>
        </w:rPr>
        <w:t xml:space="preserve">Be specific</w:t>
      </w:r>
      <w:r>
        <w:t xml:space="preserve">: Include file names, function names, or specific sections when possible</w:t>
      </w:r>
    </w:p>
    <w:p>
      <w:pPr>
        <w:pStyle w:val="Compact"/>
        <w:numPr>
          <w:ilvl w:val="0"/>
          <w:numId w:val="1172"/>
        </w:numPr>
      </w:pPr>
      <w:r>
        <w:rPr>
          <w:b/>
          <w:bCs/>
        </w:rPr>
        <w:t xml:space="preserve">Provide context</w:t>
      </w:r>
      <w:r>
        <w:t xml:space="preserve">: Explain what you want to achieve and why</w:t>
      </w:r>
    </w:p>
    <w:p>
      <w:pPr>
        <w:pStyle w:val="Compact"/>
        <w:numPr>
          <w:ilvl w:val="0"/>
          <w:numId w:val="1172"/>
        </w:numPr>
      </w:pPr>
      <w:r>
        <w:rPr>
          <w:b/>
          <w:bCs/>
        </w:rPr>
        <w:t xml:space="preserve">Set boundaries</w:t>
      </w:r>
      <w:r>
        <w:t xml:space="preserve">: Specify what should or shouldn’t change</w:t>
      </w:r>
    </w:p>
    <w:p>
      <w:pPr>
        <w:pStyle w:val="Compact"/>
        <w:numPr>
          <w:ilvl w:val="0"/>
          <w:numId w:val="1172"/>
        </w:numPr>
      </w:pPr>
      <w:r>
        <w:rPr>
          <w:b/>
          <w:bCs/>
        </w:rPr>
        <w:t xml:space="preserve">Request validation</w:t>
      </w:r>
      <w:r>
        <w:t xml:space="preserve">: Ask the agent to test or verify its changes when appropriate</w:t>
      </w:r>
    </w:p>
    <w:bookmarkEnd w:id="547"/>
    <w:bookmarkEnd w:id="548"/>
    <w:bookmarkStart w:id="555"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9"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3"/>
        </w:numPr>
      </w:pPr>
      <w:r>
        <w:t xml:space="preserve">“fix the code issues found by the failing workflows”</w:t>
      </w:r>
    </w:p>
    <w:p>
      <w:pPr>
        <w:pStyle w:val="Compact"/>
        <w:numPr>
          <w:ilvl w:val="0"/>
          <w:numId w:val="1173"/>
        </w:numPr>
      </w:pPr>
      <w:r>
        <w:t xml:space="preserve">“address the linting errors reported in the GitHub Actions checks”</w:t>
      </w:r>
    </w:p>
    <w:p>
      <w:pPr>
        <w:pStyle w:val="Compact"/>
        <w:numPr>
          <w:ilvl w:val="0"/>
          <w:numId w:val="1173"/>
        </w:numPr>
      </w:pPr>
      <w:r>
        <w:t xml:space="preserve">“fix the test failures in the CI pipeline”</w:t>
      </w:r>
    </w:p>
    <w:p>
      <w:pPr>
        <w:pStyle w:val="Compact"/>
        <w:numPr>
          <w:ilvl w:val="0"/>
          <w:numId w:val="117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9"/>
    <w:bookmarkStart w:id="552"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4"/>
        </w:numPr>
      </w:pPr>
      <w:r>
        <w:t xml:space="preserve">“fix the syntax error in the GitHub Actions workflow file at line X”</w:t>
      </w:r>
    </w:p>
    <w:p>
      <w:pPr>
        <w:pStyle w:val="Compact"/>
        <w:numPr>
          <w:ilvl w:val="0"/>
          <w:numId w:val="1174"/>
        </w:numPr>
      </w:pPr>
      <w:r>
        <w:t xml:space="preserve">“update the workflow to use the latest version of action Y”</w:t>
      </w:r>
    </w:p>
    <w:p>
      <w:pPr>
        <w:pStyle w:val="Compact"/>
        <w:numPr>
          <w:ilvl w:val="0"/>
          <w:numId w:val="117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warning.png" id="55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5"/>
              </w:numPr>
            </w:pPr>
            <w:r>
              <w:rPr>
                <w:b/>
                <w:bCs/>
              </w:rPr>
              <w:t xml:space="preserve">Review every line</w:t>
            </w:r>
            <w:r>
              <w:t xml:space="preserve"> </w:t>
            </w:r>
            <w:r>
              <w:t xml:space="preserve">of the proposed changes</w:t>
            </w:r>
          </w:p>
          <w:p>
            <w:pPr>
              <w:pStyle w:val="Compact"/>
              <w:numPr>
                <w:ilvl w:val="0"/>
                <w:numId w:val="1175"/>
              </w:numPr>
            </w:pPr>
            <w:r>
              <w:rPr>
                <w:b/>
                <w:bCs/>
              </w:rPr>
              <w:t xml:space="preserve">Verify</w:t>
            </w:r>
            <w:r>
              <w:t xml:space="preserve"> </w:t>
            </w:r>
            <w:r>
              <w:t xml:space="preserve">the changes only address the specific issue</w:t>
            </w:r>
          </w:p>
          <w:p>
            <w:pPr>
              <w:pStyle w:val="Compact"/>
              <w:numPr>
                <w:ilvl w:val="0"/>
                <w:numId w:val="1175"/>
              </w:numPr>
            </w:pPr>
            <w:r>
              <w:rPr>
                <w:b/>
                <w:bCs/>
              </w:rPr>
              <w:t xml:space="preserve">Check</w:t>
            </w:r>
            <w:r>
              <w:t xml:space="preserve"> </w:t>
            </w:r>
            <w:r>
              <w:t xml:space="preserve">that no new secret access or command execution has been added</w:t>
            </w:r>
          </w:p>
          <w:p>
            <w:pPr>
              <w:pStyle w:val="Compact"/>
              <w:numPr>
                <w:ilvl w:val="0"/>
                <w:numId w:val="117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52"/>
    <w:bookmarkStart w:id="553"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6"/>
        </w:numPr>
      </w:pPr>
      <w:r>
        <w:rPr>
          <w:b/>
          <w:bCs/>
        </w:rPr>
        <w:t xml:space="preserve">First, examine the workflow logs</w:t>
      </w:r>
      <w:r>
        <w:t xml:space="preserve">:</w:t>
      </w:r>
    </w:p>
    <w:p>
      <w:pPr>
        <w:pStyle w:val="Compact"/>
        <w:numPr>
          <w:ilvl w:val="1"/>
          <w:numId w:val="1177"/>
        </w:numPr>
      </w:pPr>
      <w:r>
        <w:t xml:space="preserve">Look at the error messages in the GitHub Actions tab</w:t>
      </w:r>
    </w:p>
    <w:p>
      <w:pPr>
        <w:pStyle w:val="Compact"/>
        <w:numPr>
          <w:ilvl w:val="1"/>
          <w:numId w:val="1177"/>
        </w:numPr>
      </w:pPr>
      <w:r>
        <w:t xml:space="preserve">Identify whether the error is in your code or the workflow itself</w:t>
      </w:r>
    </w:p>
    <w:p>
      <w:pPr>
        <w:pStyle w:val="Compact"/>
        <w:numPr>
          <w:ilvl w:val="1"/>
          <w:numId w:val="1177"/>
        </w:numPr>
      </w:pPr>
      <w:r>
        <w:t xml:space="preserve">Common code issues: test failures, linting errors, compilation errors</w:t>
      </w:r>
    </w:p>
    <w:p>
      <w:pPr>
        <w:pStyle w:val="Compact"/>
        <w:numPr>
          <w:ilvl w:val="1"/>
          <w:numId w:val="1177"/>
        </w:numPr>
      </w:pPr>
      <w:r>
        <w:t xml:space="preserve">Common workflow issues: YAML syntax errors, missing actions, permission errors</w:t>
      </w:r>
    </w:p>
    <w:p>
      <w:pPr>
        <w:pStyle w:val="Compact"/>
        <w:numPr>
          <w:ilvl w:val="0"/>
          <w:numId w:val="1176"/>
        </w:numPr>
      </w:pPr>
      <w:r>
        <w:rPr>
          <w:b/>
          <w:bCs/>
        </w:rPr>
        <w:t xml:space="preserve">Use a diagnostic prompt</w:t>
      </w:r>
      <w:r>
        <w:t xml:space="preserve">:</w:t>
      </w:r>
    </w:p>
    <w:p>
      <w:pPr>
        <w:pStyle w:val="Compact"/>
        <w:numPr>
          <w:ilvl w:val="1"/>
          <w:numId w:val="1178"/>
        </w:numPr>
      </w:pPr>
      <w:r>
        <w:t xml:space="preserve">“examine the failing workflow logs and identify whether the issue is in the code or the workflow configuration”</w:t>
      </w:r>
    </w:p>
    <w:p>
      <w:pPr>
        <w:pStyle w:val="Compact"/>
        <w:numPr>
          <w:ilvl w:val="1"/>
          <w:numId w:val="1178"/>
        </w:numPr>
      </w:pPr>
      <w:r>
        <w:t xml:space="preserve">“diagnose the root cause of the workflow failure”</w:t>
      </w:r>
    </w:p>
    <w:p>
      <w:pPr>
        <w:pStyle w:val="Compact"/>
        <w:numPr>
          <w:ilvl w:val="0"/>
          <w:numId w:val="117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53"/>
    <w:bookmarkStart w:id="554" w:name="additional-resources-2"/>
    <w:p>
      <w:pPr>
        <w:pStyle w:val="Heading4"/>
      </w:pPr>
      <w:r>
        <w:t xml:space="preserve">17.5.6.4 Additional Resources</w:t>
      </w:r>
    </w:p>
    <w:p>
      <w:pPr>
        <w:pStyle w:val="Compact"/>
        <w:numPr>
          <w:ilvl w:val="0"/>
          <w:numId w:val="1179"/>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9"/>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9"/>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9"/>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54"/>
    <w:bookmarkEnd w:id="555"/>
    <w:bookmarkStart w:id="561"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8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8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8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8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8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8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1"/>
        </w:numPr>
      </w:pPr>
      <w:r>
        <w:rPr>
          <w:b/>
          <w:bCs/>
        </w:rPr>
        <w:t xml:space="preserve">Subtle bugs</w:t>
      </w:r>
      <w:r>
        <w:t xml:space="preserve">:</w:t>
      </w:r>
      <w:r>
        <w:t xml:space="preserve"> </w:t>
      </w:r>
      <w:r>
        <w:t xml:space="preserve">AI-generated code may contain logic errors that are not immediately obvious</w:t>
      </w:r>
    </w:p>
    <w:p>
      <w:pPr>
        <w:numPr>
          <w:ilvl w:val="0"/>
          <w:numId w:val="118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60" w:name="further-readingviewing"/>
    <w:p>
      <w:pPr>
        <w:pStyle w:val="Heading4"/>
      </w:pPr>
      <w:r>
        <w:t xml:space="preserve">17.5.7.1 Further reading/viewing</w:t>
      </w:r>
    </w:p>
    <w:p>
      <w:pPr>
        <w:pStyle w:val="Compact"/>
        <w:numPr>
          <w:ilvl w:val="0"/>
          <w:numId w:val="1182"/>
        </w:numPr>
      </w:pPr>
      <w:r>
        <w:rPr>
          <w:i/>
          <w:iCs/>
        </w:rPr>
        <w:t xml:space="preserve">I Robot</w:t>
      </w:r>
      <w:r>
        <w:t xml:space="preserve"> </w:t>
      </w:r>
      <w:r>
        <w:t xml:space="preserve">(Asimov 1950)</w:t>
      </w:r>
    </w:p>
    <w:p>
      <w:pPr>
        <w:pStyle w:val="Compact"/>
        <w:numPr>
          <w:ilvl w:val="0"/>
          <w:numId w:val="1182"/>
        </w:numPr>
      </w:pPr>
      <w:r>
        <w:rPr>
          <w:i/>
          <w:iCs/>
        </w:rPr>
        <w:t xml:space="preserve">Dune</w:t>
      </w:r>
      <w:r>
        <w:t xml:space="preserve"> </w:t>
      </w:r>
      <w:r>
        <w:t xml:space="preserve">(Herbert 1965)</w:t>
      </w:r>
    </w:p>
    <w:p>
      <w:pPr>
        <w:pStyle w:val="Compact"/>
        <w:numPr>
          <w:ilvl w:val="0"/>
          <w:numId w:val="1182"/>
        </w:numPr>
      </w:pPr>
      <w:r>
        <w:t xml:space="preserve">“2001: A Space Odyssey”</w:t>
      </w:r>
      <w:r>
        <w:t xml:space="preserve"> </w:t>
      </w:r>
      <w:r>
        <w:t xml:space="preserve">(1968)</w:t>
      </w:r>
    </w:p>
    <w:p>
      <w:pPr>
        <w:pStyle w:val="Compact"/>
        <w:numPr>
          <w:ilvl w:val="0"/>
          <w:numId w:val="1182"/>
        </w:numPr>
      </w:pPr>
      <w:r>
        <w:t xml:space="preserve">“Terminator 3: Rise of the Machines”</w:t>
      </w:r>
      <w:r>
        <w:t xml:space="preserve"> </w:t>
      </w:r>
      <w:r>
        <w:t xml:space="preserve">(2003)</w:t>
      </w:r>
    </w:p>
    <w:p>
      <w:pPr>
        <w:pStyle w:val="Compact"/>
        <w:numPr>
          <w:ilvl w:val="0"/>
          <w:numId w:val="1182"/>
        </w:numPr>
      </w:pPr>
      <w:r>
        <w:t xml:space="preserve">“The Matrix”</w:t>
      </w:r>
      <w:r>
        <w:t xml:space="preserve"> </w:t>
      </w:r>
      <w:r>
        <w:t xml:space="preserve">(1999)</w:t>
      </w:r>
    </w:p>
    <w:p>
      <w:pPr>
        <w:pStyle w:val="Compact"/>
        <w:numPr>
          <w:ilvl w:val="0"/>
          <w:numId w:val="1182"/>
        </w:numPr>
      </w:pPr>
      <w:r>
        <w:t xml:space="preserve">“Blade Runner”</w:t>
      </w:r>
      <w:r>
        <w:t xml:space="preserve"> </w:t>
      </w:r>
      <w:r>
        <w:t xml:space="preserve">(1982)</w:t>
      </w:r>
    </w:p>
    <w:p>
      <w:pPr>
        <w:pStyle w:val="Compact"/>
        <w:numPr>
          <w:ilvl w:val="0"/>
          <w:numId w:val="1182"/>
        </w:numPr>
      </w:pPr>
      <w:r>
        <w:t xml:space="preserve">“WarGames”</w:t>
      </w:r>
      <w:r>
        <w:t xml:space="preserve"> </w:t>
      </w:r>
      <w:r>
        <w:t xml:space="preserve">(1983)</w:t>
      </w:r>
    </w:p>
    <w:p>
      <w:pPr>
        <w:pStyle w:val="Compact"/>
        <w:numPr>
          <w:ilvl w:val="0"/>
          <w:numId w:val="1182"/>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2"/>
        </w:numPr>
      </w:pPr>
      <w:r>
        <w:rPr>
          <w:i/>
          <w:iCs/>
        </w:rPr>
        <w:t xml:space="preserve">Ender’s Game</w:t>
      </w:r>
      <w:r>
        <w:t xml:space="preserve"> </w:t>
      </w:r>
      <w:r>
        <w:t xml:space="preserve">(Card 1985)</w:t>
      </w:r>
    </w:p>
    <w:p>
      <w:pPr>
        <w:pStyle w:val="Compact"/>
        <w:numPr>
          <w:ilvl w:val="0"/>
          <w:numId w:val="118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7" name="Picture"/>
            <a:graphic>
              <a:graphicData uri="http://schemas.openxmlformats.org/drawingml/2006/picture">
                <pic:pic>
                  <pic:nvPicPr>
                    <pic:cNvPr descr="assets/images/matrix-agents.png" id="558" name="Picture"/>
                    <pic:cNvPicPr>
                      <a:picLocks noChangeArrowheads="1" noChangeAspect="1"/>
                    </pic:cNvPicPr>
                  </pic:nvPicPr>
                  <pic:blipFill>
                    <a:blip r:embed="rId55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9">
        <w:r>
          <w:rPr>
            <w:rStyle w:val="Hyperlink"/>
          </w:rPr>
          <w:t xml:space="preserve">Agents</w:t>
        </w:r>
      </w:hyperlink>
    </w:p>
    <w:bookmarkEnd w:id="560"/>
    <w:bookmarkEnd w:id="561"/>
    <w:bookmarkStart w:id="564"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2" name="Picture"/>
                  <a:graphic>
                    <a:graphicData uri="http://schemas.openxmlformats.org/drawingml/2006/picture">
                      <pic:pic>
                        <pic:nvPicPr>
                          <pic:cNvPr descr="/opt/quarto/share/formats/docx/warning.png" id="56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4"/>
              </w:numPr>
            </w:pPr>
            <w:r>
              <w:t xml:space="preserve">Access secrets and credentials</w:t>
            </w:r>
          </w:p>
          <w:p>
            <w:pPr>
              <w:pStyle w:val="Compact"/>
              <w:numPr>
                <w:ilvl w:val="0"/>
                <w:numId w:val="1184"/>
              </w:numPr>
            </w:pPr>
            <w:r>
              <w:t xml:space="preserve">Deploy code to production</w:t>
            </w:r>
          </w:p>
          <w:p>
            <w:pPr>
              <w:pStyle w:val="Compact"/>
              <w:numPr>
                <w:ilvl w:val="0"/>
                <w:numId w:val="118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64"/>
    <w:bookmarkStart w:id="574"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6"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5"/>
        </w:numPr>
      </w:pPr>
      <w:r>
        <w:t xml:space="preserve">Data exfiltration</w:t>
      </w:r>
    </w:p>
    <w:p>
      <w:pPr>
        <w:pStyle w:val="Compact"/>
        <w:numPr>
          <w:ilvl w:val="0"/>
          <w:numId w:val="1185"/>
        </w:numPr>
      </w:pPr>
      <w:r>
        <w:t xml:space="preserve">Accidental leaks of sensitive information</w:t>
      </w:r>
    </w:p>
    <w:p>
      <w:pPr>
        <w:pStyle w:val="Compact"/>
        <w:numPr>
          <w:ilvl w:val="0"/>
          <w:numId w:val="1185"/>
        </w:numPr>
      </w:pPr>
      <w:r>
        <w:t xml:space="preserve">Execution of malicious instructions</w:t>
      </w:r>
    </w:p>
    <w:p>
      <w:pPr>
        <w:pStyle w:val="FirstParagraph"/>
      </w:pPr>
      <w:r>
        <w:t xml:space="preserve">By default, the agent’s firewall allows access to:</w:t>
      </w:r>
    </w:p>
    <w:p>
      <w:pPr>
        <w:pStyle w:val="Compact"/>
        <w:numPr>
          <w:ilvl w:val="0"/>
          <w:numId w:val="1186"/>
        </w:numPr>
      </w:pPr>
      <w:r>
        <w:t xml:space="preserve">Common OS package repositories (Debian, Ubuntu, Red Hat, etc.)</w:t>
      </w:r>
    </w:p>
    <w:p>
      <w:pPr>
        <w:pStyle w:val="Compact"/>
        <w:numPr>
          <w:ilvl w:val="0"/>
          <w:numId w:val="1186"/>
        </w:numPr>
      </w:pPr>
      <w:r>
        <w:t xml:space="preserve">Popular container registries (Docker Hub, Azure Container Registry, AWS ECR, etc.)</w:t>
      </w:r>
    </w:p>
    <w:p>
      <w:pPr>
        <w:pStyle w:val="Compact"/>
        <w:numPr>
          <w:ilvl w:val="0"/>
          <w:numId w:val="1186"/>
        </w:numPr>
      </w:pPr>
      <w:r>
        <w:t xml:space="preserve">Language-specific package registries (npm, PyPI, Maven, RubyGems, etc.)</w:t>
      </w:r>
    </w:p>
    <w:p>
      <w:pPr>
        <w:pStyle w:val="Compact"/>
        <w:numPr>
          <w:ilvl w:val="0"/>
          <w:numId w:val="118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5">
        <w:r>
          <w:rPr>
            <w:rStyle w:val="Hyperlink"/>
          </w:rPr>
          <w:t xml:space="preserve">Copilot allowlist reference</w:t>
        </w:r>
      </w:hyperlink>
      <w:r>
        <w:t xml:space="preserve">.</w:t>
      </w:r>
    </w:p>
    <w:bookmarkEnd w:id="566"/>
    <w:bookmarkStart w:id="568"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7"/>
        </w:numPr>
      </w:pPr>
      <w:r>
        <w:t xml:space="preserve">Add custom hosts to the allowlist (for internal dependencies or additional registries)</w:t>
      </w:r>
    </w:p>
    <w:p>
      <w:pPr>
        <w:pStyle w:val="Compact"/>
        <w:numPr>
          <w:ilvl w:val="0"/>
          <w:numId w:val="1187"/>
        </w:numPr>
      </w:pPr>
      <w:r>
        <w:t xml:space="preserve">Opt out of the default recommended allowlist for stricter security</w:t>
      </w:r>
    </w:p>
    <w:p>
      <w:pPr>
        <w:pStyle w:val="Compact"/>
        <w:numPr>
          <w:ilvl w:val="0"/>
          <w:numId w:val="118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7">
        <w:r>
          <w:rPr>
            <w:rStyle w:val="Hyperlink"/>
          </w:rPr>
          <w:t xml:space="preserve">Customizing or disabling the firewall for GitHub Copilot coding agent</w:t>
        </w:r>
      </w:hyperlink>
      <w:r>
        <w:t xml:space="preserve">.</w:t>
      </w:r>
    </w:p>
    <w:bookmarkEnd w:id="568"/>
    <w:bookmarkStart w:id="573"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9"/>
        </w:numPr>
      </w:pPr>
      <w:r>
        <w:rPr>
          <w:rStyle w:val="VerbatimChar"/>
        </w:rPr>
        <w:t xml:space="preserve">cran.r-project.org</w:t>
      </w:r>
      <w:r>
        <w:t xml:space="preserve"> </w:t>
      </w:r>
      <w:r>
        <w:t xml:space="preserve">- The Comprehensive R Archive Network</w:t>
      </w:r>
    </w:p>
    <w:p>
      <w:pPr>
        <w:pStyle w:val="Compact"/>
        <w:numPr>
          <w:ilvl w:val="0"/>
          <w:numId w:val="1189"/>
        </w:numPr>
      </w:pPr>
      <w:r>
        <w:rPr>
          <w:rStyle w:val="VerbatimChar"/>
        </w:rPr>
        <w:t xml:space="preserve">cloud.r-project.org</w:t>
      </w:r>
      <w:r>
        <w:t xml:space="preserve"> </w:t>
      </w:r>
      <w:r>
        <w:t xml:space="preserve">- CRAN mirror (cloud-based)</w:t>
      </w:r>
    </w:p>
    <w:p>
      <w:pPr>
        <w:pStyle w:val="Compact"/>
        <w:numPr>
          <w:ilvl w:val="0"/>
          <w:numId w:val="118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9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9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9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9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1"/>
        </w:numPr>
      </w:pPr>
      <w:r>
        <w:rPr>
          <w:rStyle w:val="VerbatimChar"/>
        </w:rPr>
        <w:t xml:space="preserve">en.wikipedia.org</w:t>
      </w:r>
      <w:r>
        <w:t xml:space="preserve"> </w:t>
      </w:r>
      <w:r>
        <w:t xml:space="preserve">- General reference and technical documentation</w:t>
      </w:r>
    </w:p>
    <w:p>
      <w:pPr>
        <w:pStyle w:val="Compact"/>
        <w:numPr>
          <w:ilvl w:val="0"/>
          <w:numId w:val="1191"/>
        </w:numPr>
      </w:pPr>
      <w:r>
        <w:rPr>
          <w:rStyle w:val="VerbatimChar"/>
        </w:rPr>
        <w:t xml:space="preserve">r-project.org</w:t>
      </w:r>
      <w:r>
        <w:t xml:space="preserve"> </w:t>
      </w:r>
      <w:r>
        <w:t xml:space="preserve">- Official R project website</w:t>
      </w:r>
    </w:p>
    <w:p>
      <w:pPr>
        <w:pStyle w:val="Compact"/>
        <w:numPr>
          <w:ilvl w:val="0"/>
          <w:numId w:val="1191"/>
        </w:numPr>
      </w:pPr>
      <w:r>
        <w:rPr>
          <w:rStyle w:val="VerbatimChar"/>
        </w:rPr>
        <w:t xml:space="preserve">quarto.org</w:t>
      </w:r>
      <w:r>
        <w:t xml:space="preserve"> </w:t>
      </w:r>
      <w:r>
        <w:t xml:space="preserve">- Quarto publishing system documentation</w:t>
      </w:r>
    </w:p>
    <w:p>
      <w:pPr>
        <w:pStyle w:val="Compact"/>
        <w:numPr>
          <w:ilvl w:val="0"/>
          <w:numId w:val="119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2"/>
        </w:numPr>
      </w:pPr>
      <w:r>
        <w:rPr>
          <w:rStyle w:val="VerbatimChar"/>
        </w:rPr>
        <w:t xml:space="preserve">github.com/tidyverse/*</w:t>
      </w:r>
      <w:r>
        <w:t xml:space="preserve"> </w:t>
      </w:r>
      <w:r>
        <w:t xml:space="preserve">- Tidyverse package source code</w:t>
      </w:r>
    </w:p>
    <w:p>
      <w:pPr>
        <w:pStyle w:val="Compact"/>
        <w:numPr>
          <w:ilvl w:val="0"/>
          <w:numId w:val="1192"/>
        </w:numPr>
      </w:pPr>
      <w:r>
        <w:rPr>
          <w:rStyle w:val="VerbatimChar"/>
        </w:rPr>
        <w:t xml:space="preserve">github.com/r-lib/*</w:t>
      </w:r>
      <w:r>
        <w:t xml:space="preserve"> </w:t>
      </w:r>
      <w:r>
        <w:t xml:space="preserve">- R-lib package source code</w:t>
      </w:r>
    </w:p>
    <w:p>
      <w:pPr>
        <w:pStyle w:val="Compact"/>
        <w:numPr>
          <w:ilvl w:val="0"/>
          <w:numId w:val="1192"/>
        </w:numPr>
      </w:pPr>
      <w:r>
        <w:rPr>
          <w:rStyle w:val="VerbatimChar"/>
        </w:rPr>
        <w:t xml:space="preserve">github.com/rstudio/*</w:t>
      </w:r>
      <w:r>
        <w:t xml:space="preserve"> </w:t>
      </w:r>
      <w:r>
        <w:t xml:space="preserve">- RStudio package source code</w:t>
      </w:r>
    </w:p>
    <w:p>
      <w:pPr>
        <w:pStyle w:val="Compact"/>
        <w:numPr>
          <w:ilvl w:val="0"/>
          <w:numId w:val="119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tip.png" id="57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3"/>
              </w:numPr>
            </w:pPr>
            <w:r>
              <w:t xml:space="preserve">Coding agents report blocked access to these sites</w:t>
            </w:r>
          </w:p>
          <w:p>
            <w:pPr>
              <w:pStyle w:val="Compact"/>
              <w:numPr>
                <w:ilvl w:val="0"/>
                <w:numId w:val="1193"/>
              </w:numPr>
            </w:pPr>
            <w:r>
              <w:t xml:space="preserve">You’re working on R or data science projects that use these packages</w:t>
            </w:r>
          </w:p>
          <w:p>
            <w:pPr>
              <w:pStyle w:val="Compact"/>
              <w:numPr>
                <w:ilvl w:val="0"/>
                <w:numId w:val="119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4"/>
              </w:numPr>
            </w:pPr>
            <w:r>
              <w:t xml:space="preserve">Maintained by reputable organizations (Tidyverse, RStudio/Posit, R Core Team, rOpenSci)</w:t>
            </w:r>
          </w:p>
          <w:p>
            <w:pPr>
              <w:pStyle w:val="Compact"/>
              <w:numPr>
                <w:ilvl w:val="0"/>
                <w:numId w:val="1194"/>
              </w:numPr>
            </w:pPr>
            <w:r>
              <w:t xml:space="preserve">Widely used in the R community</w:t>
            </w:r>
          </w:p>
          <w:p>
            <w:pPr>
              <w:pStyle w:val="Compact"/>
              <w:numPr>
                <w:ilvl w:val="0"/>
                <w:numId w:val="1194"/>
              </w:numPr>
            </w:pPr>
            <w:r>
              <w:t xml:space="preserve">Focused on documentation and package distribution</w:t>
            </w:r>
          </w:p>
          <w:p>
            <w:pPr>
              <w:pStyle w:val="Compact"/>
              <w:numPr>
                <w:ilvl w:val="0"/>
                <w:numId w:val="119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73"/>
    <w:bookmarkEnd w:id="574"/>
    <w:bookmarkStart w:id="579"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5"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5"/>
        </w:numPr>
      </w:pPr>
      <w:r>
        <w:rPr>
          <w:b/>
          <w:bCs/>
        </w:rPr>
        <w:t xml:space="preserve">Claude Opus 4.1</w:t>
      </w:r>
      <w:r>
        <w:t xml:space="preserve">: Most capable model for complex reasoning and analysis</w:t>
      </w:r>
    </w:p>
    <w:p>
      <w:pPr>
        <w:pStyle w:val="Compact"/>
        <w:numPr>
          <w:ilvl w:val="1"/>
          <w:numId w:val="1196"/>
        </w:numPr>
      </w:pPr>
      <w:r>
        <w:rPr>
          <w:i/>
          <w:iCs/>
        </w:rPr>
        <w:t xml:space="preserve">Pros</w:t>
      </w:r>
      <w:r>
        <w:t xml:space="preserve">: Excellent at understanding nuanced requirements, handling complex codebases, superior code quality</w:t>
      </w:r>
    </w:p>
    <w:p>
      <w:pPr>
        <w:pStyle w:val="Compact"/>
        <w:numPr>
          <w:ilvl w:val="1"/>
          <w:numId w:val="1196"/>
        </w:numPr>
      </w:pPr>
      <w:r>
        <w:rPr>
          <w:i/>
          <w:iCs/>
        </w:rPr>
        <w:t xml:space="preserve">Cons</w:t>
      </w:r>
      <w:r>
        <w:t xml:space="preserve">: Slower response times, may be overkill for simple tasks, limited availability (select option required)</w:t>
      </w:r>
    </w:p>
    <w:p>
      <w:pPr>
        <w:pStyle w:val="Compact"/>
        <w:numPr>
          <w:ilvl w:val="1"/>
          <w:numId w:val="1196"/>
        </w:numPr>
      </w:pPr>
      <w:r>
        <w:rPr>
          <w:i/>
          <w:iCs/>
        </w:rPr>
        <w:t xml:space="preserve">When to use</w:t>
      </w:r>
      <w:r>
        <w:t xml:space="preserve">: Complex refactoring, architectural decisions, thorough code reviews</w:t>
      </w:r>
    </w:p>
    <w:p>
      <w:pPr>
        <w:pStyle w:val="Compact"/>
        <w:numPr>
          <w:ilvl w:val="0"/>
          <w:numId w:val="1195"/>
        </w:numPr>
      </w:pPr>
      <w:r>
        <w:rPr>
          <w:b/>
          <w:bCs/>
        </w:rPr>
        <w:t xml:space="preserve">Claude Opus 4.5</w:t>
      </w:r>
      <w:r>
        <w:t xml:space="preserve">: Latest version with enhanced capabilities</w:t>
      </w:r>
    </w:p>
    <w:p>
      <w:pPr>
        <w:pStyle w:val="Compact"/>
        <w:numPr>
          <w:ilvl w:val="1"/>
          <w:numId w:val="1197"/>
        </w:numPr>
      </w:pPr>
      <w:r>
        <w:rPr>
          <w:i/>
          <w:iCs/>
        </w:rPr>
        <w:t xml:space="preserve">Pros</w:t>
      </w:r>
      <w:r>
        <w:t xml:space="preserve">: State-of-the-art performance, improved reasoning over 4.1</w:t>
      </w:r>
    </w:p>
    <w:p>
      <w:pPr>
        <w:pStyle w:val="Compact"/>
        <w:numPr>
          <w:ilvl w:val="1"/>
          <w:numId w:val="1197"/>
        </w:numPr>
      </w:pPr>
      <w:r>
        <w:rPr>
          <w:i/>
          <w:iCs/>
        </w:rPr>
        <w:t xml:space="preserve">Cons</w:t>
      </w:r>
      <w:r>
        <w:t xml:space="preserve">: Similar trade-offs to Opus 4.1, requires selection</w:t>
      </w:r>
    </w:p>
    <w:p>
      <w:pPr>
        <w:pStyle w:val="Compact"/>
        <w:numPr>
          <w:ilvl w:val="1"/>
          <w:numId w:val="1197"/>
        </w:numPr>
      </w:pPr>
      <w:r>
        <w:rPr>
          <w:i/>
          <w:iCs/>
        </w:rPr>
        <w:t xml:space="preserve">When to use</w:t>
      </w:r>
      <w:r>
        <w:t xml:space="preserve">: Most demanding tasks requiring cutting-edge capabilities</w:t>
      </w:r>
    </w:p>
    <w:p>
      <w:pPr>
        <w:pStyle w:val="Compact"/>
        <w:numPr>
          <w:ilvl w:val="0"/>
          <w:numId w:val="1195"/>
        </w:numPr>
      </w:pPr>
      <w:r>
        <w:rPr>
          <w:b/>
          <w:bCs/>
        </w:rPr>
        <w:t xml:space="preserve">Claude Sonnet 4</w:t>
      </w:r>
      <w:r>
        <w:t xml:space="preserve">: Balanced model optimizing capability and speed</w:t>
      </w:r>
    </w:p>
    <w:p>
      <w:pPr>
        <w:pStyle w:val="Compact"/>
        <w:numPr>
          <w:ilvl w:val="1"/>
          <w:numId w:val="1198"/>
        </w:numPr>
      </w:pPr>
      <w:r>
        <w:rPr>
          <w:i/>
          <w:iCs/>
        </w:rPr>
        <w:t xml:space="preserve">Pros</w:t>
      </w:r>
      <w:r>
        <w:t xml:space="preserve">: Fast responses, strong performance, good default choice</w:t>
      </w:r>
    </w:p>
    <w:p>
      <w:pPr>
        <w:pStyle w:val="Compact"/>
        <w:numPr>
          <w:ilvl w:val="1"/>
          <w:numId w:val="1198"/>
        </w:numPr>
      </w:pPr>
      <w:r>
        <w:rPr>
          <w:i/>
          <w:iCs/>
        </w:rPr>
        <w:t xml:space="preserve">Cons</w:t>
      </w:r>
      <w:r>
        <w:t xml:space="preserve">: Slightly less capable than Opus models for very complex tasks</w:t>
      </w:r>
    </w:p>
    <w:p>
      <w:pPr>
        <w:pStyle w:val="Compact"/>
        <w:numPr>
          <w:ilvl w:val="1"/>
          <w:numId w:val="1198"/>
        </w:numPr>
      </w:pPr>
      <w:r>
        <w:rPr>
          <w:i/>
          <w:iCs/>
        </w:rPr>
        <w:t xml:space="preserve">When to use</w:t>
      </w:r>
      <w:r>
        <w:t xml:space="preserve">: General development work, most coding tasks</w:t>
      </w:r>
    </w:p>
    <w:p>
      <w:pPr>
        <w:pStyle w:val="Compact"/>
        <w:numPr>
          <w:ilvl w:val="0"/>
          <w:numId w:val="1195"/>
        </w:numPr>
      </w:pPr>
      <w:r>
        <w:rPr>
          <w:b/>
          <w:bCs/>
        </w:rPr>
        <w:t xml:space="preserve">Claude Sonnet 4.5</w:t>
      </w:r>
      <w:r>
        <w:t xml:space="preserve">: Enhanced version of Sonnet</w:t>
      </w:r>
    </w:p>
    <w:p>
      <w:pPr>
        <w:pStyle w:val="Compact"/>
        <w:numPr>
          <w:ilvl w:val="1"/>
          <w:numId w:val="1199"/>
        </w:numPr>
      </w:pPr>
      <w:r>
        <w:rPr>
          <w:i/>
          <w:iCs/>
        </w:rPr>
        <w:t xml:space="preserve">Pros</w:t>
      </w:r>
      <w:r>
        <w:t xml:space="preserve">: Improved over Sonnet 4 while maintaining speed</w:t>
      </w:r>
    </w:p>
    <w:p>
      <w:pPr>
        <w:pStyle w:val="Compact"/>
        <w:numPr>
          <w:ilvl w:val="1"/>
          <w:numId w:val="1199"/>
        </w:numPr>
      </w:pPr>
      <w:r>
        <w:rPr>
          <w:i/>
          <w:iCs/>
        </w:rPr>
        <w:t xml:space="preserve">Cons</w:t>
      </w:r>
      <w:r>
        <w:t xml:space="preserve">: Still not as powerful as Opus for extremely complex scenarios</w:t>
      </w:r>
    </w:p>
    <w:p>
      <w:pPr>
        <w:pStyle w:val="Compact"/>
        <w:numPr>
          <w:ilvl w:val="1"/>
          <w:numId w:val="1199"/>
        </w:numPr>
      </w:pPr>
      <w:r>
        <w:rPr>
          <w:i/>
          <w:iCs/>
        </w:rPr>
        <w:t xml:space="preserve">When to use</w:t>
      </w:r>
      <w:r>
        <w:t xml:space="preserve">: Most daily development tasks</w:t>
      </w:r>
    </w:p>
    <w:p>
      <w:pPr>
        <w:pStyle w:val="Compact"/>
        <w:numPr>
          <w:ilvl w:val="0"/>
          <w:numId w:val="1195"/>
        </w:numPr>
      </w:pPr>
      <w:r>
        <w:rPr>
          <w:b/>
          <w:bCs/>
        </w:rPr>
        <w:t xml:space="preserve">Claude Haiku 4.5</w:t>
      </w:r>
      <w:r>
        <w:t xml:space="preserve">: Fast, efficient model for simpler tasks</w:t>
      </w:r>
    </w:p>
    <w:p>
      <w:pPr>
        <w:pStyle w:val="Compact"/>
        <w:numPr>
          <w:ilvl w:val="1"/>
          <w:numId w:val="1200"/>
        </w:numPr>
      </w:pPr>
      <w:r>
        <w:rPr>
          <w:i/>
          <w:iCs/>
        </w:rPr>
        <w:t xml:space="preserve">Pros</w:t>
      </w:r>
      <w:r>
        <w:t xml:space="preserve">: Very fast responses, cost-effective, good for quick questions</w:t>
      </w:r>
    </w:p>
    <w:p>
      <w:pPr>
        <w:pStyle w:val="Compact"/>
        <w:numPr>
          <w:ilvl w:val="1"/>
          <w:numId w:val="1200"/>
        </w:numPr>
      </w:pPr>
      <w:r>
        <w:rPr>
          <w:i/>
          <w:iCs/>
        </w:rPr>
        <w:t xml:space="preserve">Cons</w:t>
      </w:r>
      <w:r>
        <w:t xml:space="preserve">: Less capable for complex reasoning or large codebases</w:t>
      </w:r>
    </w:p>
    <w:p>
      <w:pPr>
        <w:pStyle w:val="Compact"/>
        <w:numPr>
          <w:ilvl w:val="1"/>
          <w:numId w:val="120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1"/>
        </w:numPr>
      </w:pPr>
      <w:r>
        <w:rPr>
          <w:b/>
          <w:bCs/>
        </w:rPr>
        <w:t xml:space="preserve">GPT-5.2-Codex</w:t>
      </w:r>
      <w:r>
        <w:t xml:space="preserve">: Specialized for code generation</w:t>
      </w:r>
    </w:p>
    <w:p>
      <w:pPr>
        <w:pStyle w:val="Compact"/>
        <w:numPr>
          <w:ilvl w:val="1"/>
          <w:numId w:val="1202"/>
        </w:numPr>
      </w:pPr>
      <w:r>
        <w:rPr>
          <w:i/>
          <w:iCs/>
        </w:rPr>
        <w:t xml:space="preserve">Pros</w:t>
      </w:r>
      <w:r>
        <w:t xml:space="preserve">: Strong code completion, good at common patterns</w:t>
      </w:r>
    </w:p>
    <w:p>
      <w:pPr>
        <w:pStyle w:val="Compact"/>
        <w:numPr>
          <w:ilvl w:val="1"/>
          <w:numId w:val="1202"/>
        </w:numPr>
      </w:pPr>
      <w:r>
        <w:rPr>
          <w:i/>
          <w:iCs/>
        </w:rPr>
        <w:t xml:space="preserve">Cons</w:t>
      </w:r>
      <w:r>
        <w:t xml:space="preserve">: May hallucinate package names or APIs</w:t>
      </w:r>
    </w:p>
    <w:p>
      <w:pPr>
        <w:pStyle w:val="Compact"/>
        <w:numPr>
          <w:ilvl w:val="1"/>
          <w:numId w:val="1202"/>
        </w:numPr>
      </w:pPr>
      <w:r>
        <w:rPr>
          <w:i/>
          <w:iCs/>
        </w:rPr>
        <w:t xml:space="preserve">When to use</w:t>
      </w:r>
      <w:r>
        <w:t xml:space="preserve">: Code completion, common coding patterns</w:t>
      </w:r>
    </w:p>
    <w:p>
      <w:pPr>
        <w:pStyle w:val="Compact"/>
        <w:numPr>
          <w:ilvl w:val="0"/>
          <w:numId w:val="1201"/>
        </w:numPr>
      </w:pPr>
      <w:r>
        <w:rPr>
          <w:b/>
          <w:bCs/>
        </w:rPr>
        <w:t xml:space="preserve">GPT-5</w:t>
      </w:r>
      <w:r>
        <w:t xml:space="preserve">: Latest general-purpose model</w:t>
      </w:r>
    </w:p>
    <w:p>
      <w:pPr>
        <w:pStyle w:val="Compact"/>
        <w:numPr>
          <w:ilvl w:val="1"/>
          <w:numId w:val="1203"/>
        </w:numPr>
      </w:pPr>
      <w:r>
        <w:rPr>
          <w:i/>
          <w:iCs/>
        </w:rPr>
        <w:t xml:space="preserve">Pros</w:t>
      </w:r>
      <w:r>
        <w:t xml:space="preserve">: Broad knowledge, good general performance</w:t>
      </w:r>
    </w:p>
    <w:p>
      <w:pPr>
        <w:pStyle w:val="Compact"/>
        <w:numPr>
          <w:ilvl w:val="1"/>
          <w:numId w:val="1203"/>
        </w:numPr>
      </w:pPr>
      <w:r>
        <w:rPr>
          <w:i/>
          <w:iCs/>
        </w:rPr>
        <w:t xml:space="preserve">Cons</w:t>
      </w:r>
      <w:r>
        <w:t xml:space="preserve">: Not specifically optimized for code</w:t>
      </w:r>
    </w:p>
    <w:p>
      <w:pPr>
        <w:pStyle w:val="Compact"/>
        <w:numPr>
          <w:ilvl w:val="1"/>
          <w:numId w:val="1203"/>
        </w:numPr>
      </w:pPr>
      <w:r>
        <w:rPr>
          <w:i/>
          <w:iCs/>
        </w:rPr>
        <w:t xml:space="preserve">When to use</w:t>
      </w:r>
      <w:r>
        <w:t xml:space="preserve">: Mixed tasks involving code and documentation</w:t>
      </w:r>
    </w:p>
    <w:p>
      <w:pPr>
        <w:pStyle w:val="Compact"/>
        <w:numPr>
          <w:ilvl w:val="0"/>
          <w:numId w:val="1201"/>
        </w:numPr>
      </w:pPr>
      <w:r>
        <w:rPr>
          <w:b/>
          <w:bCs/>
        </w:rPr>
        <w:t xml:space="preserve">GPT-5-Codex</w:t>
      </w:r>
      <w:r>
        <w:t xml:space="preserve"> </w:t>
      </w:r>
      <w:r>
        <w:t xml:space="preserve">(various versions including Mini and Max):</w:t>
      </w:r>
    </w:p>
    <w:p>
      <w:pPr>
        <w:pStyle w:val="Compact"/>
        <w:numPr>
          <w:ilvl w:val="1"/>
          <w:numId w:val="1204"/>
        </w:numPr>
      </w:pPr>
      <w:r>
        <w:rPr>
          <w:i/>
          <w:iCs/>
        </w:rPr>
        <w:t xml:space="preserve">Pros</w:t>
      </w:r>
      <w:r>
        <w:t xml:space="preserve">: Specialized variants for different use cases</w:t>
      </w:r>
    </w:p>
    <w:p>
      <w:pPr>
        <w:pStyle w:val="Compact"/>
        <w:numPr>
          <w:ilvl w:val="1"/>
          <w:numId w:val="1204"/>
        </w:numPr>
      </w:pPr>
      <w:r>
        <w:rPr>
          <w:i/>
          <w:iCs/>
        </w:rPr>
        <w:t xml:space="preserve">Cons</w:t>
      </w:r>
      <w:r>
        <w:t xml:space="preserve">: Fragmented options can be confusing</w:t>
      </w:r>
    </w:p>
    <w:p>
      <w:pPr>
        <w:pStyle w:val="Compact"/>
        <w:numPr>
          <w:ilvl w:val="1"/>
          <w:numId w:val="1204"/>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5"/>
        </w:numPr>
      </w:pPr>
      <w:r>
        <w:rPr>
          <w:b/>
          <w:bCs/>
        </w:rPr>
        <w:t xml:space="preserve">Gemini 2.5 Pro</w:t>
      </w:r>
      <w:r>
        <w:t xml:space="preserve">: High-capability model</w:t>
      </w:r>
    </w:p>
    <w:p>
      <w:pPr>
        <w:pStyle w:val="Compact"/>
        <w:numPr>
          <w:ilvl w:val="1"/>
          <w:numId w:val="1206"/>
        </w:numPr>
      </w:pPr>
      <w:r>
        <w:rPr>
          <w:i/>
          <w:iCs/>
        </w:rPr>
        <w:t xml:space="preserve">Pros</w:t>
      </w:r>
      <w:r>
        <w:t xml:space="preserve">: Strong multimodal capabilities, good at understanding context</w:t>
      </w:r>
    </w:p>
    <w:p>
      <w:pPr>
        <w:pStyle w:val="Compact"/>
        <w:numPr>
          <w:ilvl w:val="1"/>
          <w:numId w:val="1206"/>
        </w:numPr>
      </w:pPr>
      <w:r>
        <w:rPr>
          <w:i/>
          <w:iCs/>
        </w:rPr>
        <w:t xml:space="preserve">Cons</w:t>
      </w:r>
      <w:r>
        <w:t xml:space="preserve">: Less proven in coding scenarios than Claude or GPT</w:t>
      </w:r>
    </w:p>
    <w:p>
      <w:pPr>
        <w:pStyle w:val="Compact"/>
        <w:numPr>
          <w:ilvl w:val="1"/>
          <w:numId w:val="1206"/>
        </w:numPr>
      </w:pPr>
      <w:r>
        <w:rPr>
          <w:i/>
          <w:iCs/>
        </w:rPr>
        <w:t xml:space="preserve">When to use</w:t>
      </w:r>
      <w:r>
        <w:t xml:space="preserve">: Tasks involving images or complex context</w:t>
      </w:r>
    </w:p>
    <w:p>
      <w:pPr>
        <w:pStyle w:val="Compact"/>
        <w:numPr>
          <w:ilvl w:val="0"/>
          <w:numId w:val="1205"/>
        </w:numPr>
      </w:pPr>
      <w:r>
        <w:rPr>
          <w:b/>
          <w:bCs/>
        </w:rPr>
        <w:t xml:space="preserve">Gemini 3 Pro/Flash</w:t>
      </w:r>
      <w:r>
        <w:t xml:space="preserve"> </w:t>
      </w:r>
      <w:r>
        <w:t xml:space="preserve">(Preview): Latest generation</w:t>
      </w:r>
    </w:p>
    <w:p>
      <w:pPr>
        <w:pStyle w:val="Compact"/>
        <w:numPr>
          <w:ilvl w:val="1"/>
          <w:numId w:val="1207"/>
        </w:numPr>
      </w:pPr>
      <w:r>
        <w:rPr>
          <w:i/>
          <w:iCs/>
        </w:rPr>
        <w:t xml:space="preserve">Pros</w:t>
      </w:r>
      <w:r>
        <w:t xml:space="preserve">: Cutting-edge capabilities, flash variant offers speed</w:t>
      </w:r>
    </w:p>
    <w:p>
      <w:pPr>
        <w:pStyle w:val="Compact"/>
        <w:numPr>
          <w:ilvl w:val="1"/>
          <w:numId w:val="1207"/>
        </w:numPr>
      </w:pPr>
      <w:r>
        <w:rPr>
          <w:i/>
          <w:iCs/>
        </w:rPr>
        <w:t xml:space="preserve">Cons</w:t>
      </w:r>
      <w:r>
        <w:t xml:space="preserve">: Preview status means less stable, limited track record</w:t>
      </w:r>
    </w:p>
    <w:p>
      <w:pPr>
        <w:pStyle w:val="Compact"/>
        <w:numPr>
          <w:ilvl w:val="1"/>
          <w:numId w:val="120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5"/>
    <w:bookmarkStart w:id="576"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8"/>
        </w:numPr>
      </w:pPr>
      <w:r>
        <w:rPr>
          <w:i/>
          <w:iCs/>
        </w:rPr>
        <w:t xml:space="preserve">What it does</w:t>
      </w:r>
      <w:r>
        <w:t xml:space="preserve">: Enables preview/experimental features in your editor</w:t>
      </w:r>
    </w:p>
    <w:p>
      <w:pPr>
        <w:pStyle w:val="Compact"/>
        <w:numPr>
          <w:ilvl w:val="0"/>
          <w:numId w:val="1208"/>
        </w:numPr>
      </w:pPr>
      <w:r>
        <w:rPr>
          <w:i/>
          <w:iCs/>
        </w:rPr>
        <w:t xml:space="preserve">Pros</w:t>
      </w:r>
      <w:r>
        <w:t xml:space="preserve">: Access to latest capabilities before general release</w:t>
      </w:r>
    </w:p>
    <w:p>
      <w:pPr>
        <w:pStyle w:val="Compact"/>
        <w:numPr>
          <w:ilvl w:val="0"/>
          <w:numId w:val="1208"/>
        </w:numPr>
      </w:pPr>
      <w:r>
        <w:rPr>
          <w:i/>
          <w:iCs/>
        </w:rPr>
        <w:t xml:space="preserve">Cons</w:t>
      </w:r>
      <w:r>
        <w:t xml:space="preserve">: May have bugs or unstable behavior</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9"/>
        </w:numPr>
      </w:pPr>
      <w:r>
        <w:rPr>
          <w:i/>
          <w:iCs/>
        </w:rPr>
        <w:t xml:space="preserve">What it does</w:t>
      </w:r>
      <w:r>
        <w:t xml:space="preserve">: Enables Copilot chat interface on GitHub.com</w:t>
      </w:r>
    </w:p>
    <w:p>
      <w:pPr>
        <w:pStyle w:val="Compact"/>
        <w:numPr>
          <w:ilvl w:val="0"/>
          <w:numId w:val="1209"/>
        </w:numPr>
      </w:pPr>
      <w:r>
        <w:rPr>
          <w:i/>
          <w:iCs/>
        </w:rPr>
        <w:t xml:space="preserve">Pros</w:t>
      </w:r>
      <w:r>
        <w:t xml:space="preserve">: Quick access to Copilot without opening an editor, useful for reviewing PRs</w:t>
      </w:r>
    </w:p>
    <w:p>
      <w:pPr>
        <w:pStyle w:val="Compact"/>
        <w:numPr>
          <w:ilvl w:val="0"/>
          <w:numId w:val="1209"/>
        </w:numPr>
      </w:pPr>
      <w:r>
        <w:rPr>
          <w:i/>
          <w:iCs/>
        </w:rPr>
        <w:t xml:space="preserve">Cons</w:t>
      </w:r>
      <w:r>
        <w:t xml:space="preserve">: Only available with paid license</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10"/>
        </w:numPr>
      </w:pPr>
      <w:r>
        <w:rPr>
          <w:i/>
          <w:iCs/>
        </w:rPr>
        <w:t xml:space="preserve">What it does</w:t>
      </w:r>
      <w:r>
        <w:t xml:space="preserve">: GitHub Copilot for assistance in terminal</w:t>
      </w:r>
    </w:p>
    <w:p>
      <w:pPr>
        <w:pStyle w:val="Compact"/>
        <w:numPr>
          <w:ilvl w:val="0"/>
          <w:numId w:val="1210"/>
        </w:numPr>
      </w:pPr>
      <w:r>
        <w:rPr>
          <w:i/>
          <w:iCs/>
        </w:rPr>
        <w:t xml:space="preserve">Pros</w:t>
      </w:r>
      <w:r>
        <w:t xml:space="preserve">: AI help for command-line operations, shell commands, and git operations</w:t>
      </w:r>
    </w:p>
    <w:p>
      <w:pPr>
        <w:pStyle w:val="Compact"/>
        <w:numPr>
          <w:ilvl w:val="0"/>
          <w:numId w:val="1210"/>
        </w:numPr>
      </w:pPr>
      <w:r>
        <w:rPr>
          <w:i/>
          <w:iCs/>
        </w:rPr>
        <w:t xml:space="preserve">Cons</w:t>
      </w:r>
      <w:r>
        <w:t xml:space="preserve">: Requires separate installation and setup</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1"/>
        </w:numPr>
      </w:pPr>
      <w:r>
        <w:rPr>
          <w:i/>
          <w:iCs/>
        </w:rPr>
        <w:t xml:space="preserve">What it does</w:t>
      </w:r>
      <w:r>
        <w:t xml:space="preserve">: Enables Copilot in GitHub Desktop app</w:t>
      </w:r>
    </w:p>
    <w:p>
      <w:pPr>
        <w:pStyle w:val="Compact"/>
        <w:numPr>
          <w:ilvl w:val="0"/>
          <w:numId w:val="1211"/>
        </w:numPr>
      </w:pPr>
      <w:r>
        <w:rPr>
          <w:i/>
          <w:iCs/>
        </w:rPr>
        <w:t xml:space="preserve">Pros</w:t>
      </w:r>
      <w:r>
        <w:t xml:space="preserve">: AI assistance in GUI git client</w:t>
      </w:r>
    </w:p>
    <w:p>
      <w:pPr>
        <w:pStyle w:val="Compact"/>
        <w:numPr>
          <w:ilvl w:val="0"/>
          <w:numId w:val="1211"/>
        </w:numPr>
      </w:pPr>
      <w:r>
        <w:rPr>
          <w:i/>
          <w:iCs/>
        </w:rPr>
        <w:t xml:space="preserve">Cons</w:t>
      </w:r>
      <w:r>
        <w:t xml:space="preserve">: Limited compared to editor integration</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2"/>
        </w:numPr>
      </w:pPr>
      <w:r>
        <w:rPr>
          <w:i/>
          <w:iCs/>
        </w:rPr>
        <w:t xml:space="preserve">What it does</w:t>
      </w:r>
      <w:r>
        <w:t xml:space="preserve">: Enables chat interface in your code editor</w:t>
      </w:r>
    </w:p>
    <w:p>
      <w:pPr>
        <w:pStyle w:val="Compact"/>
        <w:numPr>
          <w:ilvl w:val="0"/>
          <w:numId w:val="1212"/>
        </w:numPr>
      </w:pPr>
      <w:r>
        <w:rPr>
          <w:i/>
          <w:iCs/>
        </w:rPr>
        <w:t xml:space="preserve">Pros</w:t>
      </w:r>
      <w:r>
        <w:t xml:space="preserve">: Context-aware help, refactoring assistance, code explanation</w:t>
      </w:r>
    </w:p>
    <w:p>
      <w:pPr>
        <w:pStyle w:val="Compact"/>
        <w:numPr>
          <w:ilvl w:val="0"/>
          <w:numId w:val="1212"/>
        </w:numPr>
      </w:pPr>
      <w:r>
        <w:rPr>
          <w:i/>
          <w:iCs/>
        </w:rPr>
        <w:t xml:space="preserve">Cons</w:t>
      </w:r>
      <w:r>
        <w:t xml:space="preserve">: Can be distracting if overused</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3"/>
        </w:numPr>
      </w:pPr>
      <w:r>
        <w:rPr>
          <w:i/>
          <w:iCs/>
        </w:rPr>
        <w:t xml:space="preserve">What it does</w:t>
      </w:r>
      <w:r>
        <w:t xml:space="preserve">: Enables Copilot chat in mobile app</w:t>
      </w:r>
    </w:p>
    <w:p>
      <w:pPr>
        <w:pStyle w:val="Compact"/>
        <w:numPr>
          <w:ilvl w:val="0"/>
          <w:numId w:val="1213"/>
        </w:numPr>
      </w:pPr>
      <w:r>
        <w:rPr>
          <w:i/>
          <w:iCs/>
        </w:rPr>
        <w:t xml:space="preserve">Pros</w:t>
      </w:r>
      <w:r>
        <w:t xml:space="preserve">: Quick access on mobile devices</w:t>
      </w:r>
    </w:p>
    <w:p>
      <w:pPr>
        <w:pStyle w:val="Compact"/>
        <w:numPr>
          <w:ilvl w:val="0"/>
          <w:numId w:val="1213"/>
        </w:numPr>
      </w:pPr>
      <w:r>
        <w:rPr>
          <w:i/>
          <w:iCs/>
        </w:rPr>
        <w:t xml:space="preserve">Cons</w:t>
      </w:r>
      <w:r>
        <w:t xml:space="preserve">: Limited by mobile interface</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4"/>
        </w:numPr>
      </w:pPr>
      <w:r>
        <w:rPr>
          <w:i/>
          <w:iCs/>
        </w:rPr>
        <w:t xml:space="preserve">What it does</w:t>
      </w:r>
      <w:r>
        <w:t xml:space="preserve">: Allows Copilot to search internet for up-to-date information</w:t>
      </w:r>
    </w:p>
    <w:p>
      <w:pPr>
        <w:pStyle w:val="Compact"/>
        <w:numPr>
          <w:ilvl w:val="0"/>
          <w:numId w:val="1214"/>
        </w:numPr>
      </w:pPr>
      <w:r>
        <w:rPr>
          <w:i/>
          <w:iCs/>
        </w:rPr>
        <w:t xml:space="preserve">Pros</w:t>
      </w:r>
      <w:r>
        <w:t xml:space="preserve">: Access to current documentation, recent library changes, latest best practices</w:t>
      </w:r>
    </w:p>
    <w:p>
      <w:pPr>
        <w:pStyle w:val="Compact"/>
        <w:numPr>
          <w:ilvl w:val="0"/>
          <w:numId w:val="1214"/>
        </w:numPr>
      </w:pPr>
      <w:r>
        <w:rPr>
          <w:i/>
          <w:iCs/>
        </w:rPr>
        <w:t xml:space="preserve">Cons</w:t>
      </w:r>
      <w:r>
        <w:t xml:space="preserve">: May introduce latency, results depend on search quality</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6"/>
    <w:bookmarkStart w:id="577"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5"/>
        </w:numPr>
      </w:pPr>
      <w:r>
        <w:rPr>
          <w:i/>
          <w:iCs/>
        </w:rPr>
        <w:t xml:space="preserve">What it does</w:t>
      </w:r>
      <w:r>
        <w:t xml:space="preserve">: Allows instant chatting when landing on GitHub.com</w:t>
      </w:r>
    </w:p>
    <w:p>
      <w:pPr>
        <w:pStyle w:val="Compact"/>
        <w:numPr>
          <w:ilvl w:val="0"/>
          <w:numId w:val="1215"/>
        </w:numPr>
      </w:pPr>
      <w:r>
        <w:rPr>
          <w:i/>
          <w:iCs/>
        </w:rPr>
        <w:t xml:space="preserve">Pros</w:t>
      </w:r>
      <w:r>
        <w:t xml:space="preserve">: Quick access to Copilot without navigating menus</w:t>
      </w:r>
    </w:p>
    <w:p>
      <w:pPr>
        <w:pStyle w:val="Compact"/>
        <w:numPr>
          <w:ilvl w:val="0"/>
          <w:numId w:val="1215"/>
        </w:numPr>
      </w:pPr>
      <w:r>
        <w:rPr>
          <w:i/>
          <w:iCs/>
        </w:rPr>
        <w:t xml:space="preserve">Cons</w:t>
      </w:r>
      <w:r>
        <w:t xml:space="preserve">: None significant</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6"/>
        </w:numPr>
      </w:pPr>
      <w:r>
        <w:rPr>
          <w:i/>
          <w:iCs/>
        </w:rPr>
        <w:t xml:space="preserve">What it does</w:t>
      </w:r>
      <w:r>
        <w:t xml:space="preserve">: Use Copilot to review your code and generate pull request summaries</w:t>
      </w:r>
    </w:p>
    <w:p>
      <w:pPr>
        <w:pStyle w:val="Compact"/>
        <w:numPr>
          <w:ilvl w:val="0"/>
          <w:numId w:val="1216"/>
        </w:numPr>
      </w:pPr>
      <w:r>
        <w:rPr>
          <w:i/>
          <w:iCs/>
        </w:rPr>
        <w:t xml:space="preserve">Pros</w:t>
      </w:r>
      <w:r>
        <w:t xml:space="preserve">: Automated code review suggestions, PR summary generation, catches common issues</w:t>
      </w:r>
    </w:p>
    <w:p>
      <w:pPr>
        <w:pStyle w:val="Compact"/>
        <w:numPr>
          <w:ilvl w:val="0"/>
          <w:numId w:val="1216"/>
        </w:numPr>
      </w:pPr>
      <w:r>
        <w:rPr>
          <w:i/>
          <w:iCs/>
        </w:rPr>
        <w:t xml:space="preserve">Cons</w:t>
      </w:r>
      <w:r>
        <w:t xml:space="preserve">: May generate false positives, shouldn’t replace human review</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7"/>
        </w:numPr>
      </w:pPr>
      <w:r>
        <w:rPr>
          <w:i/>
          <w:iCs/>
        </w:rPr>
        <w:t xml:space="preserve">What it does</w:t>
      </w:r>
      <w:r>
        <w:t xml:space="preserve">: Automatically reviews all pull requests you create</w:t>
      </w:r>
    </w:p>
    <w:p>
      <w:pPr>
        <w:pStyle w:val="Compact"/>
        <w:numPr>
          <w:ilvl w:val="0"/>
          <w:numId w:val="1217"/>
        </w:numPr>
      </w:pPr>
      <w:r>
        <w:rPr>
          <w:i/>
          <w:iCs/>
        </w:rPr>
        <w:t xml:space="preserve">Pros</w:t>
      </w:r>
      <w:r>
        <w:t xml:space="preserve">: Catches issues early without manual triggering</w:t>
      </w:r>
    </w:p>
    <w:p>
      <w:pPr>
        <w:pStyle w:val="Compact"/>
        <w:numPr>
          <w:ilvl w:val="0"/>
          <w:numId w:val="1217"/>
        </w:numPr>
      </w:pPr>
      <w:r>
        <w:rPr>
          <w:i/>
          <w:iCs/>
        </w:rPr>
        <w:t xml:space="preserve">Cons</w:t>
      </w:r>
      <w:r>
        <w:t xml:space="preserve">: May be noisy on simple PRs, uses API quota</w:t>
      </w:r>
    </w:p>
    <w:p>
      <w:pPr>
        <w:pStyle w:val="Compact"/>
        <w:numPr>
          <w:ilvl w:val="0"/>
          <w:numId w:val="121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8"/>
        </w:numPr>
      </w:pPr>
      <w:r>
        <w:rPr>
          <w:i/>
          <w:iCs/>
        </w:rPr>
        <w:t xml:space="preserve">What it does</w:t>
      </w:r>
      <w:r>
        <w:t xml:space="preserve">: Delegate tasks to Copilot coding agent in repositories where it is enabled</w:t>
      </w:r>
    </w:p>
    <w:p>
      <w:pPr>
        <w:pStyle w:val="Compact"/>
        <w:numPr>
          <w:ilvl w:val="0"/>
          <w:numId w:val="1218"/>
        </w:numPr>
      </w:pPr>
      <w:r>
        <w:rPr>
          <w:i/>
          <w:iCs/>
        </w:rPr>
        <w:t xml:space="preserve">Pros</w:t>
      </w:r>
      <w:r>
        <w:t xml:space="preserve">: Autonomous multi-file edits, can execute complex refactoring, runs tests and fixes issues</w:t>
      </w:r>
    </w:p>
    <w:p>
      <w:pPr>
        <w:pStyle w:val="Compact"/>
        <w:numPr>
          <w:ilvl w:val="0"/>
          <w:numId w:val="1218"/>
        </w:numPr>
      </w:pPr>
      <w:r>
        <w:rPr>
          <w:i/>
          <w:iCs/>
        </w:rPr>
        <w:t xml:space="preserve">Cons</w:t>
      </w:r>
      <w:r>
        <w:t xml:space="preserve">: Requires careful oversight, can make unwanted changes if instructions unclear</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9"/>
        </w:numPr>
      </w:pPr>
      <w:r>
        <w:rPr>
          <w:i/>
          <w:iCs/>
        </w:rPr>
        <w:t xml:space="preserve">What it does</w:t>
      </w:r>
      <w:r>
        <w:t xml:space="preserve">: Remember repository context across Copilot agent interactions</w:t>
      </w:r>
    </w:p>
    <w:p>
      <w:pPr>
        <w:pStyle w:val="Compact"/>
        <w:numPr>
          <w:ilvl w:val="0"/>
          <w:numId w:val="1219"/>
        </w:numPr>
      </w:pPr>
      <w:r>
        <w:rPr>
          <w:i/>
          <w:iCs/>
        </w:rPr>
        <w:t xml:space="preserve">Pros</w:t>
      </w:r>
      <w:r>
        <w:t xml:space="preserve">: Better context awareness, learns repository patterns and conventions</w:t>
      </w:r>
    </w:p>
    <w:p>
      <w:pPr>
        <w:pStyle w:val="Compact"/>
        <w:numPr>
          <w:ilvl w:val="0"/>
          <w:numId w:val="1219"/>
        </w:numPr>
      </w:pPr>
      <w:r>
        <w:rPr>
          <w:i/>
          <w:iCs/>
        </w:rPr>
        <w:t xml:space="preserve">Cons</w:t>
      </w:r>
      <w:r>
        <w:t xml:space="preserve">: Preview feature governed by pre-release terms, potential privacy implications</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20"/>
        </w:numPr>
      </w:pPr>
      <w:r>
        <w:rPr>
          <w:i/>
          <w:iCs/>
        </w:rPr>
        <w:t xml:space="preserve">What it does</w:t>
      </w:r>
      <w:r>
        <w:t xml:space="preserve">: Connect MCP servers to Copilot in all editors and Coding Agent</w:t>
      </w:r>
    </w:p>
    <w:p>
      <w:pPr>
        <w:pStyle w:val="Compact"/>
        <w:numPr>
          <w:ilvl w:val="0"/>
          <w:numId w:val="1220"/>
        </w:numPr>
      </w:pPr>
      <w:r>
        <w:rPr>
          <w:i/>
          <w:iCs/>
        </w:rPr>
        <w:t xml:space="preserve">Pros</w:t>
      </w:r>
      <w:r>
        <w:t xml:space="preserve">: Extend Copilot with custom tools and integrations</w:t>
      </w:r>
    </w:p>
    <w:p>
      <w:pPr>
        <w:pStyle w:val="Compact"/>
        <w:numPr>
          <w:ilvl w:val="0"/>
          <w:numId w:val="1220"/>
        </w:numPr>
      </w:pPr>
      <w:r>
        <w:rPr>
          <w:i/>
          <w:iCs/>
        </w:rPr>
        <w:t xml:space="preserve">Cons</w:t>
      </w:r>
      <w:r>
        <w:t xml:space="preserve">: Requires MCP server setup and maintenance</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1"/>
        </w:numPr>
      </w:pPr>
      <w:r>
        <w:rPr>
          <w:i/>
          <w:iCs/>
        </w:rPr>
        <w:t xml:space="preserve">What it does</w:t>
      </w:r>
      <w:r>
        <w:t xml:space="preserve">: Allow Copilot to suggest commit messages when you make changes</w:t>
      </w:r>
    </w:p>
    <w:p>
      <w:pPr>
        <w:pStyle w:val="Compact"/>
        <w:numPr>
          <w:ilvl w:val="0"/>
          <w:numId w:val="1221"/>
        </w:numPr>
      </w:pPr>
      <w:r>
        <w:rPr>
          <w:i/>
          <w:iCs/>
        </w:rPr>
        <w:t xml:space="preserve">Pros</w:t>
      </w:r>
      <w:r>
        <w:t xml:space="preserve">: Saves time, generates descriptive messages based on code changes</w:t>
      </w:r>
    </w:p>
    <w:p>
      <w:pPr>
        <w:pStyle w:val="Compact"/>
        <w:numPr>
          <w:ilvl w:val="0"/>
          <w:numId w:val="1221"/>
        </w:numPr>
      </w:pPr>
      <w:r>
        <w:rPr>
          <w:i/>
          <w:iCs/>
        </w:rPr>
        <w:t xml:space="preserve">Cons</w:t>
      </w:r>
      <w:r>
        <w:t xml:space="preserve">: May miss important context, still requires review</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2"/>
        </w:numPr>
      </w:pPr>
      <w:r>
        <w:rPr>
          <w:i/>
          <w:iCs/>
        </w:rPr>
        <w:t xml:space="preserve">What it does</w:t>
      </w:r>
      <w:r>
        <w:t xml:space="preserve">: View and create Copilot Spaces (collaborative AI environments)</w:t>
      </w:r>
    </w:p>
    <w:p>
      <w:pPr>
        <w:pStyle w:val="Compact"/>
        <w:numPr>
          <w:ilvl w:val="0"/>
          <w:numId w:val="1222"/>
        </w:numPr>
      </w:pPr>
      <w:r>
        <w:rPr>
          <w:i/>
          <w:iCs/>
        </w:rPr>
        <w:t xml:space="preserve">Pros</w:t>
      </w:r>
      <w:r>
        <w:t xml:space="preserve">: Share AI context with team members</w:t>
      </w:r>
    </w:p>
    <w:p>
      <w:pPr>
        <w:pStyle w:val="Compact"/>
        <w:numPr>
          <w:ilvl w:val="0"/>
          <w:numId w:val="1222"/>
        </w:numPr>
      </w:pPr>
      <w:r>
        <w:rPr>
          <w:i/>
          <w:iCs/>
        </w:rPr>
        <w:t xml:space="preserve">Cons</w:t>
      </w:r>
      <w:r>
        <w:t xml:space="preserve">: Additional complexity for individual work</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3"/>
        </w:numPr>
      </w:pPr>
      <w:r>
        <w:rPr>
          <w:i/>
          <w:iCs/>
        </w:rPr>
        <w:t xml:space="preserve">What it does</w:t>
      </w:r>
      <w:r>
        <w:t xml:space="preserve">: Create individually owned Copilot Spaces</w:t>
      </w:r>
    </w:p>
    <w:p>
      <w:pPr>
        <w:pStyle w:val="Compact"/>
        <w:numPr>
          <w:ilvl w:val="0"/>
          <w:numId w:val="1223"/>
        </w:numPr>
      </w:pPr>
      <w:r>
        <w:rPr>
          <w:i/>
          <w:iCs/>
        </w:rPr>
        <w:t xml:space="preserve">Pros</w:t>
      </w:r>
      <w:r>
        <w:t xml:space="preserve">: Personal AI workspaces for complex projects</w:t>
      </w:r>
    </w:p>
    <w:p>
      <w:pPr>
        <w:pStyle w:val="Compact"/>
        <w:numPr>
          <w:ilvl w:val="0"/>
          <w:numId w:val="1223"/>
        </w:numPr>
      </w:pPr>
      <w:r>
        <w:rPr>
          <w:i/>
          <w:iCs/>
        </w:rPr>
        <w:t xml:space="preserve">Cons</w:t>
      </w:r>
      <w:r>
        <w:t xml:space="preserve">: May fragment your workflow</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4"/>
        </w:numPr>
      </w:pPr>
      <w:r>
        <w:rPr>
          <w:i/>
          <w:iCs/>
        </w:rPr>
        <w:t xml:space="preserve">What it does</w:t>
      </w:r>
      <w:r>
        <w:t xml:space="preserve">: Share individually owned Copilot Spaces</w:t>
      </w:r>
    </w:p>
    <w:p>
      <w:pPr>
        <w:pStyle w:val="Compact"/>
        <w:numPr>
          <w:ilvl w:val="0"/>
          <w:numId w:val="1224"/>
        </w:numPr>
      </w:pPr>
      <w:r>
        <w:rPr>
          <w:i/>
          <w:iCs/>
        </w:rPr>
        <w:t xml:space="preserve">Pros</w:t>
      </w:r>
      <w:r>
        <w:t xml:space="preserve">: Collaborate while maintaining ownership</w:t>
      </w:r>
    </w:p>
    <w:p>
      <w:pPr>
        <w:pStyle w:val="Compact"/>
        <w:numPr>
          <w:ilvl w:val="0"/>
          <w:numId w:val="1224"/>
        </w:numPr>
      </w:pPr>
      <w:r>
        <w:rPr>
          <w:i/>
          <w:iCs/>
        </w:rPr>
        <w:t xml:space="preserve">Cons</w:t>
      </w:r>
      <w:r>
        <w:t xml:space="preserve">: None significant</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7"/>
    <w:bookmarkStart w:id="578"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5"/>
        </w:numPr>
      </w:pPr>
      <w:r>
        <w:t xml:space="preserve">All Copilot Chat options (GitHub.com, CLI, IDE, Mobile)</w:t>
      </w:r>
    </w:p>
    <w:p>
      <w:pPr>
        <w:pStyle w:val="Compact"/>
        <w:numPr>
          <w:ilvl w:val="0"/>
          <w:numId w:val="1225"/>
        </w:numPr>
      </w:pPr>
      <w:r>
        <w:t xml:space="preserve">Web search capability</w:t>
      </w:r>
    </w:p>
    <w:p>
      <w:pPr>
        <w:pStyle w:val="Compact"/>
        <w:numPr>
          <w:ilvl w:val="0"/>
          <w:numId w:val="1225"/>
        </w:numPr>
      </w:pPr>
      <w:r>
        <w:t xml:space="preserve">Dashboard Entry Point</w:t>
      </w:r>
    </w:p>
    <w:p>
      <w:pPr>
        <w:pStyle w:val="Compact"/>
        <w:numPr>
          <w:ilvl w:val="0"/>
          <w:numId w:val="1225"/>
        </w:numPr>
      </w:pPr>
      <w:r>
        <w:t xml:space="preserve">Copilot code review (but not automatic review initially)</w:t>
      </w:r>
    </w:p>
    <w:p>
      <w:pPr>
        <w:pStyle w:val="Compact"/>
        <w:numPr>
          <w:ilvl w:val="0"/>
          <w:numId w:val="1225"/>
        </w:numPr>
      </w:pPr>
      <w:r>
        <w:t xml:space="preserve">Copilot coding agent</w:t>
      </w:r>
    </w:p>
    <w:p>
      <w:pPr>
        <w:pStyle w:val="Compact"/>
        <w:numPr>
          <w:ilvl w:val="0"/>
          <w:numId w:val="1225"/>
        </w:numPr>
      </w:pPr>
      <w:r>
        <w:t xml:space="preserve">Copilot Memory</w:t>
      </w:r>
    </w:p>
    <w:p>
      <w:pPr>
        <w:pStyle w:val="Compact"/>
        <w:numPr>
          <w:ilvl w:val="0"/>
          <w:numId w:val="1225"/>
        </w:numPr>
      </w:pPr>
      <w:r>
        <w:t xml:space="preserve">MCP servers (if configured)</w:t>
      </w:r>
    </w:p>
    <w:p>
      <w:pPr>
        <w:pStyle w:val="Compact"/>
        <w:numPr>
          <w:ilvl w:val="0"/>
          <w:numId w:val="1225"/>
        </w:numPr>
      </w:pPr>
      <w:r>
        <w:t xml:space="preserve">Copilot-generated commit messages</w:t>
      </w:r>
    </w:p>
    <w:p>
      <w:pPr>
        <w:pStyle w:val="Compact"/>
        <w:numPr>
          <w:ilvl w:val="0"/>
          <w:numId w:val="1225"/>
        </w:numPr>
      </w:pPr>
      <w:r>
        <w:t xml:space="preserve">All Copilot Spaces options</w:t>
      </w:r>
    </w:p>
    <w:p>
      <w:pPr>
        <w:pStyle w:val="FirstParagraph"/>
      </w:pPr>
      <w:r>
        <w:rPr>
          <w:b/>
          <w:bCs/>
        </w:rPr>
        <w:t xml:space="preserve">Model selection:</w:t>
      </w:r>
    </w:p>
    <w:p>
      <w:pPr>
        <w:pStyle w:val="Compact"/>
        <w:numPr>
          <w:ilvl w:val="0"/>
          <w:numId w:val="1226"/>
        </w:numPr>
      </w:pPr>
      <w:r>
        <w:t xml:space="preserve">Default: Claude Sonnet 4.5</w:t>
      </w:r>
    </w:p>
    <w:p>
      <w:pPr>
        <w:pStyle w:val="Compact"/>
        <w:numPr>
          <w:ilvl w:val="0"/>
          <w:numId w:val="1226"/>
        </w:numPr>
      </w:pPr>
      <w:r>
        <w:t xml:space="preserve">Complex tasks: Claude Opus 4.5</w:t>
      </w:r>
    </w:p>
    <w:p>
      <w:pPr>
        <w:pStyle w:val="Compact"/>
        <w:numPr>
          <w:ilvl w:val="0"/>
          <w:numId w:val="1226"/>
        </w:numPr>
      </w:pPr>
      <w:r>
        <w:t xml:space="preserve">Quick completions: Claude Haiku 4.5</w:t>
      </w:r>
    </w:p>
    <w:p>
      <w:pPr>
        <w:pStyle w:val="FirstParagraph"/>
      </w:pPr>
      <w:r>
        <w:rPr>
          <w:b/>
          <w:bCs/>
        </w:rPr>
        <w:t xml:space="preserve">Enable with caution:</w:t>
      </w:r>
    </w:p>
    <w:p>
      <w:pPr>
        <w:pStyle w:val="Compact"/>
        <w:numPr>
          <w:ilvl w:val="0"/>
          <w:numId w:val="1227"/>
        </w:numPr>
      </w:pPr>
      <w:r>
        <w:t xml:space="preserve">Editor preview features (only if comfortable with potential instability)</w:t>
      </w:r>
    </w:p>
    <w:p>
      <w:pPr>
        <w:pStyle w:val="Compact"/>
        <w:numPr>
          <w:ilvl w:val="0"/>
          <w:numId w:val="122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8"/>
    <w:bookmarkEnd w:id="579"/>
    <w:bookmarkStart w:id="590"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80"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8"/>
        </w:numPr>
      </w:pPr>
      <w:r>
        <w:t xml:space="preserve">Faster agent startup and execution</w:t>
      </w:r>
    </w:p>
    <w:p>
      <w:pPr>
        <w:pStyle w:val="Compact"/>
        <w:numPr>
          <w:ilvl w:val="0"/>
          <w:numId w:val="1228"/>
        </w:numPr>
      </w:pPr>
      <w:r>
        <w:t xml:space="preserve">More reliable builds and tests</w:t>
      </w:r>
    </w:p>
    <w:p>
      <w:pPr>
        <w:pStyle w:val="Compact"/>
        <w:numPr>
          <w:ilvl w:val="0"/>
          <w:numId w:val="1228"/>
        </w:numPr>
      </w:pPr>
      <w:r>
        <w:t xml:space="preserve">Access to private or authenticated dependencies</w:t>
      </w:r>
    </w:p>
    <w:p>
      <w:pPr>
        <w:pStyle w:val="Compact"/>
        <w:numPr>
          <w:ilvl w:val="0"/>
          <w:numId w:val="1228"/>
        </w:numPr>
      </w:pPr>
      <w:r>
        <w:t xml:space="preserve">Consistent development environment across all agent sessions</w:t>
      </w:r>
    </w:p>
    <w:bookmarkEnd w:id="580"/>
    <w:bookmarkStart w:id="581"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81"/>
    <w:bookmarkStart w:id="582"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82"/>
    <w:bookmarkStart w:id="583" w:name="configurable-options"/>
    <w:p>
      <w:pPr>
        <w:pStyle w:val="Heading4"/>
      </w:pPr>
      <w:r>
        <w:t xml:space="preserve">17.5.11.4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9"/>
        </w:numPr>
      </w:pPr>
      <w:r>
        <w:rPr>
          <w:rStyle w:val="VerbatimChar"/>
        </w:rPr>
        <w:t xml:space="preserve">steps</w:t>
      </w:r>
      <w:r>
        <w:t xml:space="preserve">: Setup commands and actions to run</w:t>
      </w:r>
    </w:p>
    <w:p>
      <w:pPr>
        <w:pStyle w:val="Compact"/>
        <w:numPr>
          <w:ilvl w:val="0"/>
          <w:numId w:val="122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9"/>
        </w:numPr>
      </w:pPr>
      <w:r>
        <w:rPr>
          <w:rStyle w:val="VerbatimChar"/>
        </w:rPr>
        <w:t xml:space="preserve">runs-on</w:t>
      </w:r>
      <w:r>
        <w:t xml:space="preserve">: Runner type (Ubuntu x64 Linux only)</w:t>
      </w:r>
    </w:p>
    <w:p>
      <w:pPr>
        <w:pStyle w:val="Compact"/>
        <w:numPr>
          <w:ilvl w:val="0"/>
          <w:numId w:val="1229"/>
        </w:numPr>
      </w:pPr>
      <w:r>
        <w:rPr>
          <w:rStyle w:val="VerbatimChar"/>
        </w:rPr>
        <w:t xml:space="preserve">services</w:t>
      </w:r>
      <w:r>
        <w:t xml:space="preserve">: Database or service containers</w:t>
      </w:r>
    </w:p>
    <w:p>
      <w:pPr>
        <w:pStyle w:val="Compact"/>
        <w:numPr>
          <w:ilvl w:val="0"/>
          <w:numId w:val="1229"/>
        </w:numPr>
      </w:pPr>
      <w:r>
        <w:rPr>
          <w:rStyle w:val="VerbatimChar"/>
        </w:rPr>
        <w:t xml:space="preserve">snapshot</w:t>
      </w:r>
      <w:r>
        <w:t xml:space="preserve">: Save environment state</w:t>
      </w:r>
    </w:p>
    <w:p>
      <w:pPr>
        <w:pStyle w:val="Compact"/>
        <w:numPr>
          <w:ilvl w:val="0"/>
          <w:numId w:val="1229"/>
        </w:numPr>
      </w:pPr>
      <w:r>
        <w:rPr>
          <w:rStyle w:val="VerbatimChar"/>
        </w:rPr>
        <w:t xml:space="preserve">timeout-minutes</w:t>
      </w:r>
      <w:r>
        <w:t xml:space="preserve">: Maximum 59 minutes</w:t>
      </w:r>
    </w:p>
    <w:p>
      <w:pPr>
        <w:pStyle w:val="FirstParagraph"/>
      </w:pPr>
      <w:r>
        <w:t xml:space="preserve">All other workflow settings are ignored by Copilot.</w:t>
      </w:r>
    </w:p>
    <w:bookmarkEnd w:id="583"/>
    <w:bookmarkStart w:id="584" w:name="common-setup-tasks"/>
    <w:p>
      <w:pPr>
        <w:pStyle w:val="Heading4"/>
      </w:pPr>
      <w:r>
        <w:t xml:space="preserve">17.5.11.5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4"/>
    <w:bookmarkStart w:id="585" w:name="environment-variables-and-secrets"/>
    <w:p>
      <w:pPr>
        <w:pStyle w:val="Heading4"/>
      </w:pPr>
      <w:r>
        <w:t xml:space="preserve">17.5.11.6 Environment Variables and Secrets</w:t>
      </w:r>
    </w:p>
    <w:p>
      <w:pPr>
        <w:pStyle w:val="FirstParagraph"/>
      </w:pPr>
      <w:r>
        <w:t xml:space="preserve">To set environment variables for Copilot:</w:t>
      </w:r>
    </w:p>
    <w:p>
      <w:pPr>
        <w:pStyle w:val="Compact"/>
        <w:numPr>
          <w:ilvl w:val="0"/>
          <w:numId w:val="1230"/>
        </w:numPr>
      </w:pPr>
      <w:r>
        <w:t xml:space="preserve">Navigate to your repository’s</w:t>
      </w:r>
      <w:r>
        <w:t xml:space="preserve"> </w:t>
      </w:r>
      <w:r>
        <w:rPr>
          <w:b/>
          <w:bCs/>
        </w:rPr>
        <w:t xml:space="preserve">Settings</w:t>
      </w:r>
    </w:p>
    <w:p>
      <w:pPr>
        <w:pStyle w:val="Compact"/>
        <w:numPr>
          <w:ilvl w:val="0"/>
          <w:numId w:val="1230"/>
        </w:numPr>
      </w:pPr>
      <w:r>
        <w:t xml:space="preserve">Go to</w:t>
      </w:r>
      <w:r>
        <w:t xml:space="preserve"> </w:t>
      </w:r>
      <w:r>
        <w:rPr>
          <w:b/>
          <w:bCs/>
        </w:rPr>
        <w:t xml:space="preserve">Environments</w:t>
      </w:r>
    </w:p>
    <w:p>
      <w:pPr>
        <w:pStyle w:val="Compact"/>
        <w:numPr>
          <w:ilvl w:val="0"/>
          <w:numId w:val="123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0"/>
        </w:numPr>
      </w:pPr>
      <w:r>
        <w:t xml:space="preserve">Add environment variables or secrets as needed</w:t>
      </w:r>
    </w:p>
    <w:p>
      <w:pPr>
        <w:pStyle w:val="FirstParagraph"/>
      </w:pPr>
      <w:r>
        <w:t xml:space="preserve">Use secrets for sensitive values like API keys or passwords.</w:t>
      </w:r>
    </w:p>
    <w:bookmarkEnd w:id="585"/>
    <w:bookmarkStart w:id="586" w:name="testing-your-configuration"/>
    <w:p>
      <w:pPr>
        <w:pStyle w:val="Heading4"/>
      </w:pPr>
      <w:r>
        <w:t xml:space="preserve">17.5.11.7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6"/>
    <w:bookmarkStart w:id="587" w:name="advanced-configuration"/>
    <w:p>
      <w:pPr>
        <w:pStyle w:val="Heading4"/>
      </w:pPr>
      <w:r>
        <w:t xml:space="preserve">17.5.11.8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7"/>
    <w:bookmarkStart w:id="589" w:name="further-reading-1"/>
    <w:p>
      <w:pPr>
        <w:pStyle w:val="Heading4"/>
      </w:pPr>
      <w:r>
        <w:t xml:space="preserve">17.5.11.9 Further Reading</w:t>
      </w:r>
    </w:p>
    <w:p>
      <w:pPr>
        <w:pStyle w:val="FirstParagraph"/>
      </w:pPr>
      <w:r>
        <w:t xml:space="preserve">For complete details,</w:t>
      </w:r>
      <w:r>
        <w:t xml:space="preserve"> </w:t>
      </w:r>
      <w:r>
        <w:t xml:space="preserve">see</w:t>
      </w:r>
      <w:r>
        <w:t xml:space="preserve"> </w:t>
      </w:r>
      <w:hyperlink r:id="rId588">
        <w:r>
          <w:rPr>
            <w:rStyle w:val="Hyperlink"/>
          </w:rPr>
          <w:t xml:space="preserve">Customizing the development environment for GitHub Copilot coding agent</w:t>
        </w:r>
      </w:hyperlink>
      <w:r>
        <w:t xml:space="preserve">.</w:t>
      </w:r>
    </w:p>
    <w:bookmarkEnd w:id="589"/>
    <w:bookmarkEnd w:id="590"/>
    <w:bookmarkStart w:id="594"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9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9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4"/>
    <w:bookmarkStart w:id="599"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1"/>
        </w:numPr>
      </w:pPr>
      <w:r>
        <w:t xml:space="preserve">Lab members can export Quarto content to Word format for review</w:t>
      </w:r>
    </w:p>
    <w:p>
      <w:pPr>
        <w:pStyle w:val="Compact"/>
        <w:numPr>
          <w:ilvl w:val="0"/>
          <w:numId w:val="1231"/>
        </w:numPr>
      </w:pPr>
      <w:r>
        <w:t xml:space="preserve">Reviewers can make edits, add tracked changes, and insert comments in Word</w:t>
      </w:r>
    </w:p>
    <w:p>
      <w:pPr>
        <w:pStyle w:val="Compact"/>
        <w:numPr>
          <w:ilvl w:val="0"/>
          <w:numId w:val="123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8"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3"/>
        </w:numPr>
      </w:pPr>
      <w:hyperlink r:id="rId595">
        <w:r>
          <w:rPr>
            <w:rStyle w:val="Hyperlink"/>
          </w:rPr>
          <w:t xml:space="preserve">Quarto CLI Issue #6357</w:t>
        </w:r>
      </w:hyperlink>
    </w:p>
    <w:p>
      <w:pPr>
        <w:pStyle w:val="Compact"/>
        <w:numPr>
          <w:ilvl w:val="0"/>
          <w:numId w:val="1233"/>
        </w:numPr>
      </w:pPr>
      <w:hyperlink r:id="rId596">
        <w:r>
          <w:rPr>
            <w:rStyle w:val="Hyperlink"/>
          </w:rPr>
          <w:t xml:space="preserve">Quarto Discussion #6544</w:t>
        </w:r>
      </w:hyperlink>
    </w:p>
    <w:p>
      <w:pPr>
        <w:pStyle w:val="Compact"/>
        <w:numPr>
          <w:ilvl w:val="0"/>
          <w:numId w:val="1233"/>
        </w:numPr>
      </w:pPr>
      <w:hyperlink r:id="rId59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4"/>
        </w:numPr>
      </w:pPr>
      <w:r>
        <w:t xml:space="preserve">Open the generated DOCX file in Microsoft Word</w:t>
      </w:r>
    </w:p>
    <w:p>
      <w:pPr>
        <w:pStyle w:val="Compact"/>
        <w:numPr>
          <w:ilvl w:val="0"/>
          <w:numId w:val="1234"/>
        </w:numPr>
      </w:pPr>
      <w:r>
        <w:t xml:space="preserve">Immediately save the file (File → Save, or Ctrl+S/Cmd+S)</w:t>
      </w:r>
    </w:p>
    <w:p>
      <w:pPr>
        <w:pStyle w:val="Compact"/>
        <w:numPr>
          <w:ilvl w:val="0"/>
          <w:numId w:val="1234"/>
        </w:numPr>
      </w:pPr>
      <w:r>
        <w:t xml:space="preserve">Close and re-open the file to verify it no longer shows</w:t>
      </w:r>
      <w:r>
        <w:t xml:space="preserve"> </w:t>
      </w:r>
      <w:r>
        <w:t xml:space="preserve">“Document 1”</w:t>
      </w:r>
    </w:p>
    <w:p>
      <w:pPr>
        <w:pStyle w:val="Compact"/>
        <w:numPr>
          <w:ilvl w:val="0"/>
          <w:numId w:val="123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8"/>
    <w:bookmarkEnd w:id="599"/>
    <w:bookmarkStart w:id="600"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5"/>
        </w:numPr>
      </w:pPr>
      <w:r>
        <w:t xml:space="preserve">Markdown and Quarto formatting rules (e.g., blank lines before lists, line breaks in prose)</w:t>
      </w:r>
    </w:p>
    <w:p>
      <w:pPr>
        <w:pStyle w:val="Compact"/>
        <w:numPr>
          <w:ilvl w:val="0"/>
          <w:numId w:val="12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5"/>
        </w:numPr>
      </w:pPr>
      <w:r>
        <w:t xml:space="preserve">File organization patterns (e.g., using Quarto includes for modular content)</w:t>
      </w:r>
    </w:p>
    <w:p>
      <w:pPr>
        <w:pStyle w:val="Compact"/>
        <w:numPr>
          <w:ilvl w:val="0"/>
          <w:numId w:val="1235"/>
        </w:numPr>
      </w:pPr>
      <w:r>
        <w:t xml:space="preserve">How to work with DOCX files for hybrid editing workflows</w:t>
      </w:r>
    </w:p>
    <w:p>
      <w:pPr>
        <w:pStyle w:val="Compact"/>
        <w:numPr>
          <w:ilvl w:val="0"/>
          <w:numId w:val="12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00"/>
    <w:bookmarkEnd w:id="601"/>
    <w:bookmarkEnd w:id="602"/>
    <w:bookmarkStart w:id="612" w:name="checklists"/>
    <w:p>
      <w:pPr>
        <w:pStyle w:val="Heading1"/>
      </w:pPr>
      <w:r>
        <w:t xml:space="preserve">18. Checklists</w:t>
      </w:r>
    </w:p>
    <w:p>
      <w:pPr>
        <w:pStyle w:val="FirstParagraph"/>
      </w:pPr>
      <w:r>
        <w:t xml:space="preserve">Adapted by UCD-SeRG team from</w:t>
      </w:r>
      <w:r>
        <w:t xml:space="preserve"> </w:t>
      </w:r>
      <w:hyperlink r:id="rId603">
        <w:r>
          <w:rPr>
            <w:rStyle w:val="Hyperlink"/>
          </w:rPr>
          <w:t xml:space="preserve">original by Jade Benjamin-Chung</w:t>
        </w:r>
      </w:hyperlink>
    </w:p>
    <w:bookmarkStart w:id="604" w:name="pre-analysis-plan-checklist"/>
    <w:p>
      <w:pPr>
        <w:pStyle w:val="Heading2"/>
      </w:pPr>
      <w:r>
        <w:t xml:space="preserve">18.1 Pre-analysis plan checklist</w:t>
      </w:r>
    </w:p>
    <w:p>
      <w:pPr>
        <w:pStyle w:val="Compact"/>
        <w:numPr>
          <w:ilvl w:val="0"/>
          <w:numId w:val="1236"/>
        </w:numPr>
      </w:pPr>
      <w:r>
        <w:t xml:space="preserve">Brief background on the study (a condensed version of the introduction section of the paper)</w:t>
      </w:r>
    </w:p>
    <w:p>
      <w:pPr>
        <w:pStyle w:val="Compact"/>
        <w:numPr>
          <w:ilvl w:val="0"/>
          <w:numId w:val="1236"/>
        </w:numPr>
      </w:pPr>
      <w:r>
        <w:t xml:space="preserve">Hypotheses / objectives</w:t>
      </w:r>
    </w:p>
    <w:p>
      <w:pPr>
        <w:pStyle w:val="Compact"/>
        <w:numPr>
          <w:ilvl w:val="0"/>
          <w:numId w:val="1236"/>
        </w:numPr>
      </w:pPr>
      <w:r>
        <w:t xml:space="preserve">Study design</w:t>
      </w:r>
    </w:p>
    <w:p>
      <w:pPr>
        <w:pStyle w:val="Compact"/>
        <w:numPr>
          <w:ilvl w:val="0"/>
          <w:numId w:val="1236"/>
        </w:numPr>
      </w:pPr>
      <w:r>
        <w:t xml:space="preserve">Description of data</w:t>
      </w:r>
    </w:p>
    <w:p>
      <w:pPr>
        <w:pStyle w:val="Compact"/>
        <w:numPr>
          <w:ilvl w:val="0"/>
          <w:numId w:val="1236"/>
        </w:numPr>
      </w:pPr>
      <w:r>
        <w:t xml:space="preserve">Definition of outcomes</w:t>
      </w:r>
    </w:p>
    <w:p>
      <w:pPr>
        <w:pStyle w:val="Compact"/>
        <w:numPr>
          <w:ilvl w:val="0"/>
          <w:numId w:val="1236"/>
        </w:numPr>
      </w:pPr>
      <w:r>
        <w:t xml:space="preserve">Definition of interventions / exposures</w:t>
      </w:r>
    </w:p>
    <w:p>
      <w:pPr>
        <w:pStyle w:val="Compact"/>
        <w:numPr>
          <w:ilvl w:val="0"/>
          <w:numId w:val="1236"/>
        </w:numPr>
      </w:pPr>
      <w:r>
        <w:t xml:space="preserve">Definition of covariates</w:t>
      </w:r>
    </w:p>
    <w:p>
      <w:pPr>
        <w:pStyle w:val="Compact"/>
        <w:numPr>
          <w:ilvl w:val="0"/>
          <w:numId w:val="1236"/>
        </w:numPr>
      </w:pPr>
      <w:r>
        <w:t xml:space="preserve">Statistical power calculation</w:t>
      </w:r>
    </w:p>
    <w:p>
      <w:pPr>
        <w:pStyle w:val="Compact"/>
        <w:numPr>
          <w:ilvl w:val="0"/>
          <w:numId w:val="1236"/>
        </w:numPr>
      </w:pPr>
      <w:r>
        <w:t xml:space="preserve">Statistical model description</w:t>
      </w:r>
    </w:p>
    <w:p>
      <w:pPr>
        <w:pStyle w:val="Compact"/>
        <w:numPr>
          <w:ilvl w:val="0"/>
          <w:numId w:val="1236"/>
        </w:numPr>
      </w:pPr>
      <w:r>
        <w:t xml:space="preserve">Covariate selection / screening</w:t>
      </w:r>
    </w:p>
    <w:p>
      <w:pPr>
        <w:pStyle w:val="Compact"/>
        <w:numPr>
          <w:ilvl w:val="0"/>
          <w:numId w:val="1236"/>
        </w:numPr>
      </w:pPr>
      <w:r>
        <w:t xml:space="preserve">Standard error estimation method</w:t>
      </w:r>
    </w:p>
    <w:p>
      <w:pPr>
        <w:pStyle w:val="Compact"/>
        <w:numPr>
          <w:ilvl w:val="0"/>
          <w:numId w:val="1236"/>
        </w:numPr>
      </w:pPr>
      <w:r>
        <w:t xml:space="preserve">Missing data analysis</w:t>
      </w:r>
    </w:p>
    <w:p>
      <w:pPr>
        <w:pStyle w:val="Compact"/>
        <w:numPr>
          <w:ilvl w:val="0"/>
          <w:numId w:val="1236"/>
        </w:numPr>
      </w:pPr>
      <w:r>
        <w:t xml:space="preserve">Assessment of effect modification / subgroup analyses</w:t>
      </w:r>
    </w:p>
    <w:p>
      <w:pPr>
        <w:pStyle w:val="Compact"/>
        <w:numPr>
          <w:ilvl w:val="0"/>
          <w:numId w:val="1236"/>
        </w:numPr>
      </w:pPr>
      <w:r>
        <w:t xml:space="preserve">Sensitivity analyses</w:t>
      </w:r>
    </w:p>
    <w:p>
      <w:pPr>
        <w:pStyle w:val="Compact"/>
        <w:numPr>
          <w:ilvl w:val="0"/>
          <w:numId w:val="1236"/>
        </w:numPr>
      </w:pPr>
      <w:r>
        <w:t xml:space="preserve">Negative control analyses</w:t>
      </w:r>
    </w:p>
    <w:bookmarkEnd w:id="604"/>
    <w:bookmarkStart w:id="606" w:name="code-checklist"/>
    <w:p>
      <w:pPr>
        <w:pStyle w:val="Heading2"/>
      </w:pPr>
      <w:r>
        <w:t xml:space="preserve">18.2 Code checklist</w:t>
      </w:r>
    </w:p>
    <w:p>
      <w:pPr>
        <w:pStyle w:val="Compact"/>
        <w:numPr>
          <w:ilvl w:val="0"/>
          <w:numId w:val="1237"/>
        </w:numPr>
      </w:pPr>
      <w:r>
        <w:t xml:space="preserve">Does the script run without errors?</w:t>
      </w:r>
    </w:p>
    <w:p>
      <w:pPr>
        <w:pStyle w:val="Compact"/>
        <w:numPr>
          <w:ilvl w:val="0"/>
          <w:numId w:val="1237"/>
        </w:numPr>
      </w:pPr>
      <w:r>
        <w:t xml:space="preserve">Is code self-contained within repo and/or associated Box folder?</w:t>
      </w:r>
    </w:p>
    <w:p>
      <w:pPr>
        <w:pStyle w:val="Compact"/>
        <w:numPr>
          <w:ilvl w:val="0"/>
          <w:numId w:val="1237"/>
        </w:numPr>
      </w:pPr>
      <w:r>
        <w:t xml:space="preserve">Is all commented out code / remarks removed?</w:t>
      </w:r>
    </w:p>
    <w:p>
      <w:pPr>
        <w:pStyle w:val="Compact"/>
        <w:numPr>
          <w:ilvl w:val="0"/>
          <w:numId w:val="1237"/>
        </w:numPr>
      </w:pPr>
      <w:r>
        <w:t xml:space="preserve">Does the header accurately describe the process completed in the script?</w:t>
      </w:r>
    </w:p>
    <w:p>
      <w:pPr>
        <w:pStyle w:val="Compact"/>
        <w:numPr>
          <w:ilvl w:val="0"/>
          <w:numId w:val="1237"/>
        </w:numPr>
      </w:pPr>
      <w:r>
        <w:t xml:space="preserve">Is the script pushed to its github repository?</w:t>
      </w:r>
    </w:p>
    <w:p>
      <w:pPr>
        <w:pStyle w:val="Compact"/>
        <w:numPr>
          <w:ilvl w:val="0"/>
          <w:numId w:val="1237"/>
        </w:numPr>
      </w:pPr>
      <w:r>
        <w:t xml:space="preserve">Does the code adhere to the</w:t>
      </w:r>
      <w:r>
        <w:t xml:space="preserve"> </w:t>
      </w:r>
      <w:hyperlink r:id="rId605">
        <w:r>
          <w:rPr>
            <w:rStyle w:val="Hyperlink"/>
          </w:rPr>
          <w:t xml:space="preserve">coding style guide</w:t>
        </w:r>
      </w:hyperlink>
      <w:r>
        <w:t xml:space="preserve">?</w:t>
      </w:r>
    </w:p>
    <w:p>
      <w:pPr>
        <w:pStyle w:val="Compact"/>
        <w:numPr>
          <w:ilvl w:val="0"/>
          <w:numId w:val="1237"/>
        </w:numPr>
      </w:pPr>
      <w:r>
        <w:t xml:space="preserve">Are all warnings ignorable? Should any warnings be intentionally suppressed or addressed?</w:t>
      </w:r>
    </w:p>
    <w:bookmarkEnd w:id="606"/>
    <w:bookmarkStart w:id="608"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8"/>
        </w:numPr>
      </w:pPr>
      <w:r>
        <w:t xml:space="preserve">Are the study results within the manuscript replicable (i.e., if you rerun the code in the study’s repository, the tables and figures will be exactly replicated?)</w:t>
      </w:r>
    </w:p>
    <w:p>
      <w:pPr>
        <w:pStyle w:val="Compact"/>
        <w:numPr>
          <w:ilvl w:val="0"/>
          <w:numId w:val="1238"/>
        </w:numPr>
      </w:pPr>
      <w:r>
        <w:t xml:space="preserve">Is a target journal selected?</w:t>
      </w:r>
    </w:p>
    <w:p>
      <w:pPr>
        <w:pStyle w:val="Compact"/>
        <w:numPr>
          <w:ilvl w:val="0"/>
          <w:numId w:val="1238"/>
        </w:numPr>
      </w:pPr>
      <w:r>
        <w:t xml:space="preserve">Is the title declarative, in other words, does it state the object/findings rather than suggest them?</w:t>
      </w:r>
    </w:p>
    <w:p>
      <w:pPr>
        <w:pStyle w:val="Compact"/>
        <w:numPr>
          <w:ilvl w:val="0"/>
          <w:numId w:val="1238"/>
        </w:numPr>
      </w:pPr>
      <w:r>
        <w:t xml:space="preserve">Is the word count of the manuscript close to the target journal’s allowance?</w:t>
      </w:r>
    </w:p>
    <w:p>
      <w:pPr>
        <w:pStyle w:val="Compact"/>
        <w:numPr>
          <w:ilvl w:val="0"/>
          <w:numId w:val="1238"/>
        </w:numPr>
      </w:pPr>
      <w:r>
        <w:t xml:space="preserve">Does the manuscript adhere to the formatting guide of the target journal?</w:t>
      </w:r>
    </w:p>
    <w:p>
      <w:pPr>
        <w:pStyle w:val="Compact"/>
        <w:numPr>
          <w:ilvl w:val="0"/>
          <w:numId w:val="1238"/>
        </w:numPr>
      </w:pPr>
      <w:r>
        <w:t xml:space="preserve">Does the manuscript use a consistent voice (passive or active – usually active is preferred … pun intended)?</w:t>
      </w:r>
    </w:p>
    <w:p>
      <w:pPr>
        <w:pStyle w:val="Compact"/>
        <w:numPr>
          <w:ilvl w:val="0"/>
          <w:numId w:val="1238"/>
        </w:numPr>
      </w:pPr>
      <w:r>
        <w:t xml:space="preserve">Is each figure and table (including supplementary material) referenced in the main text?</w:t>
      </w:r>
    </w:p>
    <w:p>
      <w:pPr>
        <w:pStyle w:val="Compact"/>
        <w:numPr>
          <w:ilvl w:val="0"/>
          <w:numId w:val="1238"/>
        </w:numPr>
      </w:pPr>
      <w:r>
        <w:t xml:space="preserve">Is there a caption for each figure and table (including supplementary material)?</w:t>
      </w:r>
    </w:p>
    <w:p>
      <w:pPr>
        <w:pStyle w:val="Compact"/>
        <w:numPr>
          <w:ilvl w:val="0"/>
          <w:numId w:val="1238"/>
        </w:numPr>
      </w:pPr>
      <w:r>
        <w:t xml:space="preserve">Are tables/figures and supplementary material numbered in accordance with their appearance in the main text?</w:t>
      </w:r>
    </w:p>
    <w:p>
      <w:pPr>
        <w:pStyle w:val="Compact"/>
        <w:numPr>
          <w:ilvl w:val="0"/>
          <w:numId w:val="1238"/>
        </w:numPr>
      </w:pPr>
      <w:r>
        <w:t xml:space="preserve">Does the text use past tense if it is reporting research findings or future tense if it is a study protocol?</w:t>
      </w:r>
    </w:p>
    <w:p>
      <w:pPr>
        <w:pStyle w:val="Compact"/>
        <w:numPr>
          <w:ilvl w:val="0"/>
          <w:numId w:val="123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8"/>
        </w:numPr>
      </w:pPr>
      <w:r>
        <w:t xml:space="preserve">Does the text use minimal abbreviations, and are all abbreviations defined at first use?</w:t>
      </w:r>
    </w:p>
    <w:p>
      <w:pPr>
        <w:pStyle w:val="Compact"/>
        <w:numPr>
          <w:ilvl w:val="0"/>
          <w:numId w:val="123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7">
        <w:r>
          <w:rPr>
            <w:rStyle w:val="Hyperlink"/>
          </w:rPr>
          <w:t xml:space="preserve">here</w:t>
        </w:r>
      </w:hyperlink>
      <w:r>
        <w:t xml:space="preserve">)</w:t>
      </w:r>
    </w:p>
    <w:p>
      <w:pPr>
        <w:pStyle w:val="Compact"/>
        <w:numPr>
          <w:ilvl w:val="0"/>
          <w:numId w:val="123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8"/>
    <w:bookmarkStart w:id="611" w:name="figure-checklist"/>
    <w:p>
      <w:pPr>
        <w:pStyle w:val="Heading2"/>
      </w:pPr>
      <w:r>
        <w:t xml:space="preserve">18.4 Figure checklist</w:t>
      </w:r>
    </w:p>
    <w:p>
      <w:pPr>
        <w:pStyle w:val="Compact"/>
        <w:numPr>
          <w:ilvl w:val="0"/>
          <w:numId w:val="1239"/>
        </w:numPr>
      </w:pPr>
      <w:r>
        <w:t xml:space="preserve">Are the x-axis and y-axis labeled?</w:t>
      </w:r>
    </w:p>
    <w:p>
      <w:pPr>
        <w:pStyle w:val="Compact"/>
        <w:numPr>
          <w:ilvl w:val="0"/>
          <w:numId w:val="1239"/>
        </w:numPr>
      </w:pPr>
      <w:r>
        <w:t xml:space="preserve">If the figure includes panels, is each panel labeled?</w:t>
      </w:r>
    </w:p>
    <w:p>
      <w:pPr>
        <w:pStyle w:val="Compact"/>
        <w:numPr>
          <w:ilvl w:val="0"/>
          <w:numId w:val="1239"/>
        </w:numPr>
      </w:pPr>
      <w:r>
        <w:t xml:space="preserve">Are there sufficient numerical / text labels and breaks on the x-axis and y-axis?</w:t>
      </w:r>
    </w:p>
    <w:p>
      <w:pPr>
        <w:pStyle w:val="Compact"/>
        <w:numPr>
          <w:ilvl w:val="0"/>
          <w:numId w:val="1239"/>
        </w:numPr>
      </w:pPr>
      <w:r>
        <w:t xml:space="preserve">Is the font size appropriate (i.e., large enough to read, not so large that it distracts from the data presented in the figure?)</w:t>
      </w:r>
    </w:p>
    <w:p>
      <w:pPr>
        <w:pStyle w:val="Compact"/>
        <w:numPr>
          <w:ilvl w:val="0"/>
          <w:numId w:val="1239"/>
        </w:numPr>
      </w:pPr>
      <w:r>
        <w:t xml:space="preserve">Are the colors used colorblind friendly? See a colorblind-friendly palette</w:t>
      </w:r>
      <w:r>
        <w:t xml:space="preserve"> </w:t>
      </w:r>
      <w:hyperlink r:id="rId609">
        <w:r>
          <w:rPr>
            <w:rStyle w:val="Hyperlink"/>
          </w:rPr>
          <w:t xml:space="preserve">here</w:t>
        </w:r>
      </w:hyperlink>
      <w:r>
        <w:t xml:space="preserve">, a neat palette generator with colorblind options</w:t>
      </w:r>
      <w:r>
        <w:t xml:space="preserve"> </w:t>
      </w:r>
      <w:hyperlink r:id="rId61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9"/>
        </w:numPr>
      </w:pPr>
      <w:r>
        <w:t xml:space="preserve">Are colors/shapes/line types defined in a legend?</w:t>
      </w:r>
    </w:p>
    <w:p>
      <w:pPr>
        <w:pStyle w:val="Compact"/>
        <w:numPr>
          <w:ilvl w:val="0"/>
          <w:numId w:val="1239"/>
        </w:numPr>
      </w:pPr>
      <w:r>
        <w:t xml:space="preserve">Are the legends and other labels easy to understand with minimal abbreviations?</w:t>
      </w:r>
    </w:p>
    <w:p>
      <w:pPr>
        <w:pStyle w:val="Compact"/>
        <w:numPr>
          <w:ilvl w:val="0"/>
          <w:numId w:val="1239"/>
        </w:numPr>
      </w:pPr>
      <w:r>
        <w:t xml:space="preserve">If there is overplotting, is transparency used to show overlapping data?</w:t>
      </w:r>
    </w:p>
    <w:p>
      <w:pPr>
        <w:pStyle w:val="Compact"/>
        <w:numPr>
          <w:ilvl w:val="0"/>
          <w:numId w:val="1239"/>
        </w:numPr>
      </w:pPr>
      <w:r>
        <w:t xml:space="preserve">Are 95% confidence intervals or other measures of precision shown, if applicable?</w:t>
      </w:r>
    </w:p>
    <w:p>
      <w:r>
        <w:br w:type="page"/>
      </w:r>
    </w:p>
    <w:bookmarkEnd w:id="611"/>
    <w:bookmarkEnd w:id="612"/>
    <w:bookmarkStart w:id="655" w:name="resources-2"/>
    <w:p>
      <w:pPr>
        <w:pStyle w:val="Heading1"/>
      </w:pPr>
      <w:r>
        <w:t xml:space="preserve">19. Resources</w:t>
      </w:r>
    </w:p>
    <w:p>
      <w:pPr>
        <w:pStyle w:val="FirstParagraph"/>
      </w:pPr>
      <w:r>
        <w:t xml:space="preserve">Adapted by UCD-SeRG team from</w:t>
      </w:r>
      <w:r>
        <w:t xml:space="preserve"> </w:t>
      </w:r>
      <w:hyperlink r:id="rId613">
        <w:r>
          <w:rPr>
            <w:rStyle w:val="Hyperlink"/>
          </w:rPr>
          <w:t xml:space="preserve">original by Jade Benjamin-Chung and Kunal Mishra</w:t>
        </w:r>
      </w:hyperlink>
    </w:p>
    <w:bookmarkStart w:id="629" w:name="resources-for-r"/>
    <w:p>
      <w:pPr>
        <w:pStyle w:val="Heading2"/>
      </w:pPr>
      <w:r>
        <w:t xml:space="preserve">19.1 Resources for R</w:t>
      </w:r>
    </w:p>
    <w:bookmarkStart w:id="615" w:name="books-and-comprehensive-guides"/>
    <w:p>
      <w:pPr>
        <w:pStyle w:val="Heading3"/>
      </w:pPr>
      <w:r>
        <w:t xml:space="preserve">19.1.1 Books and Comprehensive Guides</w:t>
      </w:r>
    </w:p>
    <w:p>
      <w:pPr>
        <w:pStyle w:val="Compact"/>
        <w:numPr>
          <w:ilvl w:val="0"/>
          <w:numId w:val="124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0"/>
        </w:numPr>
      </w:pPr>
      <w:hyperlink r:id="rId614">
        <w:r>
          <w:rPr>
            <w:rStyle w:val="Hyperlink"/>
          </w:rPr>
          <w:t xml:space="preserve">Jade’s R-for-epi course</w:t>
        </w:r>
      </w:hyperlink>
    </w:p>
    <w:bookmarkEnd w:id="615"/>
    <w:bookmarkStart w:id="620" w:name="uc-davis-datalab-workshops-and-tutorials"/>
    <w:p>
      <w:pPr>
        <w:pStyle w:val="Heading3"/>
      </w:pPr>
      <w:r>
        <w:t xml:space="preserve">19.1.2 UC Davis DataLab Workshops and Tutorials</w:t>
      </w:r>
    </w:p>
    <w:p>
      <w:pPr>
        <w:pStyle w:val="FirstParagraph"/>
      </w:pPr>
      <w:r>
        <w:t xml:space="preserve">The</w:t>
      </w:r>
      <w:r>
        <w:t xml:space="preserve"> </w:t>
      </w:r>
      <w:hyperlink r:id="rId455">
        <w:r>
          <w:rPr>
            <w:rStyle w:val="Hyperlink"/>
          </w:rPr>
          <w:t xml:space="preserve">UC Davis DataLab</w:t>
        </w:r>
      </w:hyperlink>
      <w:r>
        <w:t xml:space="preserve"> </w:t>
      </w:r>
      <w:r>
        <w:t xml:space="preserve">provides extensive workshops and learning materials for data science:</w:t>
      </w:r>
    </w:p>
    <w:p>
      <w:pPr>
        <w:pStyle w:val="Compact"/>
        <w:numPr>
          <w:ilvl w:val="0"/>
          <w:numId w:val="1241"/>
        </w:numPr>
      </w:pPr>
      <w:hyperlink r:id="rId616">
        <w:r>
          <w:rPr>
            <w:rStyle w:val="Hyperlink"/>
          </w:rPr>
          <w:t xml:space="preserve">Workshop Index</w:t>
        </w:r>
      </w:hyperlink>
      <w:r>
        <w:t xml:space="preserve"> </w:t>
      </w:r>
      <w:r>
        <w:t xml:space="preserve">- comprehensive catalog of all DataLab workshops</w:t>
      </w:r>
    </w:p>
    <w:p>
      <w:pPr>
        <w:pStyle w:val="Compact"/>
        <w:numPr>
          <w:ilvl w:val="0"/>
          <w:numId w:val="1241"/>
        </w:numPr>
      </w:pPr>
      <w:hyperlink r:id="rId617">
        <w:r>
          <w:rPr>
            <w:rStyle w:val="Hyperlink"/>
          </w:rPr>
          <w:t xml:space="preserve">R Basics Workshop</w:t>
        </w:r>
      </w:hyperlink>
      <w:r>
        <w:t xml:space="preserve"> </w:t>
      </w:r>
      <w:r>
        <w:t xml:space="preserve">- foundational R programming for beginners</w:t>
      </w:r>
    </w:p>
    <w:p>
      <w:pPr>
        <w:pStyle w:val="Compact"/>
        <w:numPr>
          <w:ilvl w:val="0"/>
          <w:numId w:val="1241"/>
        </w:numPr>
      </w:pPr>
      <w:hyperlink r:id="rId618">
        <w:r>
          <w:rPr>
            <w:rStyle w:val="Hyperlink"/>
          </w:rPr>
          <w:t xml:space="preserve">Research Toolkits</w:t>
        </w:r>
      </w:hyperlink>
      <w:r>
        <w:t xml:space="preserve"> </w:t>
      </w:r>
      <w:r>
        <w:t xml:space="preserve">- in-depth guides for research tools and methods</w:t>
      </w:r>
    </w:p>
    <w:p>
      <w:pPr>
        <w:pStyle w:val="Compact"/>
        <w:numPr>
          <w:ilvl w:val="0"/>
          <w:numId w:val="1241"/>
        </w:numPr>
      </w:pPr>
      <w:hyperlink r:id="rId619">
        <w:r>
          <w:rPr>
            <w:rStyle w:val="Hyperlink"/>
          </w:rPr>
          <w:t xml:space="preserve">Install Guides</w:t>
        </w:r>
      </w:hyperlink>
      <w:r>
        <w:t xml:space="preserve"> </w:t>
      </w:r>
      <w:r>
        <w:t xml:space="preserve">- setup instructions for data science software</w:t>
      </w:r>
    </w:p>
    <w:bookmarkEnd w:id="620"/>
    <w:bookmarkStart w:id="625" w:name="cheat-sheets"/>
    <w:p>
      <w:pPr>
        <w:pStyle w:val="Heading3"/>
      </w:pPr>
      <w:r>
        <w:t xml:space="preserve">19.1.3 Cheat Sheets</w:t>
      </w:r>
    </w:p>
    <w:p>
      <w:pPr>
        <w:pStyle w:val="Compact"/>
        <w:numPr>
          <w:ilvl w:val="0"/>
          <w:numId w:val="1242"/>
        </w:numPr>
      </w:pPr>
      <w:hyperlink r:id="rId621">
        <w:r>
          <w:rPr>
            <w:rStyle w:val="Hyperlink"/>
          </w:rPr>
          <w:t xml:space="preserve">dplyr and tidyr cheat sheet</w:t>
        </w:r>
      </w:hyperlink>
    </w:p>
    <w:p>
      <w:pPr>
        <w:pStyle w:val="Compact"/>
        <w:numPr>
          <w:ilvl w:val="0"/>
          <w:numId w:val="1242"/>
        </w:numPr>
      </w:pPr>
      <w:hyperlink r:id="rId622">
        <w:r>
          <w:rPr>
            <w:rStyle w:val="Hyperlink"/>
          </w:rPr>
          <w:t xml:space="preserve">ggplot cheat sheet</w:t>
        </w:r>
      </w:hyperlink>
    </w:p>
    <w:p>
      <w:pPr>
        <w:pStyle w:val="Compact"/>
        <w:numPr>
          <w:ilvl w:val="0"/>
          <w:numId w:val="1242"/>
        </w:numPr>
      </w:pPr>
      <w:hyperlink r:id="rId623">
        <w:r>
          <w:rPr>
            <w:rStyle w:val="Hyperlink"/>
          </w:rPr>
          <w:t xml:space="preserve">data table cheat sheet</w:t>
        </w:r>
      </w:hyperlink>
    </w:p>
    <w:p>
      <w:pPr>
        <w:pStyle w:val="Compact"/>
        <w:numPr>
          <w:ilvl w:val="0"/>
          <w:numId w:val="1242"/>
        </w:numPr>
      </w:pPr>
      <w:hyperlink r:id="rId624">
        <w:r>
          <w:rPr>
            <w:rStyle w:val="Hyperlink"/>
          </w:rPr>
          <w:t xml:space="preserve">RMarkdown cheat sheet</w:t>
        </w:r>
      </w:hyperlink>
    </w:p>
    <w:bookmarkEnd w:id="625"/>
    <w:bookmarkStart w:id="627" w:name="style-and-best-practices"/>
    <w:p>
      <w:pPr>
        <w:pStyle w:val="Heading3"/>
      </w:pPr>
      <w:r>
        <w:t xml:space="preserve">19.1.4 Style and Best Practices</w:t>
      </w:r>
    </w:p>
    <w:p>
      <w:pPr>
        <w:pStyle w:val="Compact"/>
        <w:numPr>
          <w:ilvl w:val="0"/>
          <w:numId w:val="1243"/>
        </w:numPr>
      </w:pPr>
      <w:hyperlink r:id="rId626">
        <w:r>
          <w:rPr>
            <w:rStyle w:val="Hyperlink"/>
          </w:rPr>
          <w:t xml:space="preserve">Hadley Wickham’s R Style Guide</w:t>
        </w:r>
      </w:hyperlink>
    </w:p>
    <w:bookmarkEnd w:id="627"/>
    <w:bookmarkStart w:id="628" w:name="tidy-evaluation-resources"/>
    <w:p>
      <w:pPr>
        <w:pStyle w:val="Heading3"/>
      </w:pPr>
      <w:r>
        <w:t xml:space="preserve">19.1.5 Tidy Evaluation Resources</w:t>
      </w:r>
    </w:p>
    <w:p>
      <w:pPr>
        <w:pStyle w:val="Compact"/>
        <w:numPr>
          <w:ilvl w:val="0"/>
          <w:numId w:val="1244"/>
        </w:numPr>
      </w:pPr>
      <w:hyperlink r:id="rId201">
        <w:r>
          <w:rPr>
            <w:rStyle w:val="Hyperlink"/>
          </w:rPr>
          <w:t xml:space="preserve">Tidy Eval in 5 Minutes</w:t>
        </w:r>
      </w:hyperlink>
      <w:r>
        <w:t xml:space="preserve"> </w:t>
      </w:r>
      <w:r>
        <w:t xml:space="preserve">(video)</w:t>
      </w:r>
    </w:p>
    <w:p>
      <w:pPr>
        <w:pStyle w:val="Compact"/>
        <w:numPr>
          <w:ilvl w:val="0"/>
          <w:numId w:val="1244"/>
        </w:numPr>
      </w:pPr>
      <w:hyperlink r:id="rId199">
        <w:r>
          <w:rPr>
            <w:rStyle w:val="Hyperlink"/>
          </w:rPr>
          <w:t xml:space="preserve">Tidy Evaluation</w:t>
        </w:r>
      </w:hyperlink>
      <w:r>
        <w:t xml:space="preserve"> </w:t>
      </w:r>
      <w:r>
        <w:t xml:space="preserve">(e-book)</w:t>
      </w:r>
    </w:p>
    <w:p>
      <w:pPr>
        <w:pStyle w:val="Compact"/>
        <w:numPr>
          <w:ilvl w:val="0"/>
          <w:numId w:val="1244"/>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4"/>
        </w:numPr>
      </w:pPr>
      <w:hyperlink r:id="rId204">
        <w:r>
          <w:rPr>
            <w:rStyle w:val="Hyperlink"/>
          </w:rPr>
          <w:t xml:space="preserve">Standard Evaluation for *_join</w:t>
        </w:r>
      </w:hyperlink>
      <w:r>
        <w:t xml:space="preserve"> </w:t>
      </w:r>
      <w:r>
        <w:t xml:space="preserve">(stackoverflow)</w:t>
      </w:r>
    </w:p>
    <w:p>
      <w:pPr>
        <w:pStyle w:val="Compact"/>
        <w:numPr>
          <w:ilvl w:val="0"/>
          <w:numId w:val="1244"/>
        </w:numPr>
      </w:pPr>
      <w:hyperlink r:id="rId199">
        <w:r>
          <w:rPr>
            <w:rStyle w:val="Hyperlink"/>
          </w:rPr>
          <w:t xml:space="preserve">Programming with dplyr</w:t>
        </w:r>
      </w:hyperlink>
      <w:r>
        <w:t xml:space="preserve"> </w:t>
      </w:r>
      <w:r>
        <w:t xml:space="preserve">(package vignette)</w:t>
      </w:r>
    </w:p>
    <w:bookmarkEnd w:id="628"/>
    <w:bookmarkEnd w:id="629"/>
    <w:bookmarkStart w:id="631" w:name="resources-for-git-github"/>
    <w:p>
      <w:pPr>
        <w:pStyle w:val="Heading2"/>
      </w:pPr>
      <w:r>
        <w:t xml:space="preserve">19.2 Resources for Git &amp; Github</w:t>
      </w:r>
    </w:p>
    <w:p>
      <w:pPr>
        <w:pStyle w:val="Compact"/>
        <w:numPr>
          <w:ilvl w:val="0"/>
          <w:numId w:val="124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5"/>
        </w:numPr>
      </w:pPr>
      <w:hyperlink r:id="rId630">
        <w:r>
          <w:rPr>
            <w:rStyle w:val="Hyperlink"/>
          </w:rPr>
          <w:t xml:space="preserve">GitHub Skills: Introduction to GitHub</w:t>
        </w:r>
      </w:hyperlink>
    </w:p>
    <w:p>
      <w:pPr>
        <w:pStyle w:val="Compact"/>
        <w:numPr>
          <w:ilvl w:val="0"/>
          <w:numId w:val="1245"/>
        </w:numPr>
      </w:pPr>
      <w:hyperlink r:id="rId364">
        <w:r>
          <w:rPr>
            <w:rStyle w:val="Hyperlink"/>
          </w:rPr>
          <w:t xml:space="preserve">UC Davis DataLab Git Sandbox</w:t>
        </w:r>
      </w:hyperlink>
      <w:r>
        <w:t xml:space="preserve"> </w:t>
      </w:r>
      <w:r>
        <w:t xml:space="preserve">- hands-on Git practice repository</w:t>
      </w:r>
    </w:p>
    <w:bookmarkEnd w:id="631"/>
    <w:bookmarkStart w:id="634" w:name="resources-for-python"/>
    <w:p>
      <w:pPr>
        <w:pStyle w:val="Heading2"/>
      </w:pPr>
      <w:r>
        <w:t xml:space="preserve">19.3 Resources for Python</w:t>
      </w:r>
    </w:p>
    <w:p>
      <w:pPr>
        <w:pStyle w:val="Compact"/>
        <w:numPr>
          <w:ilvl w:val="0"/>
          <w:numId w:val="1246"/>
        </w:numPr>
      </w:pPr>
      <w:hyperlink r:id="rId632">
        <w:r>
          <w:rPr>
            <w:rStyle w:val="Hyperlink"/>
          </w:rPr>
          <w:t xml:space="preserve">UC Davis DataLab Python Basics Workshop</w:t>
        </w:r>
      </w:hyperlink>
      <w:r>
        <w:t xml:space="preserve"> </w:t>
      </w:r>
      <w:r>
        <w:t xml:space="preserve">- foundational Python programming</w:t>
      </w:r>
    </w:p>
    <w:p>
      <w:pPr>
        <w:pStyle w:val="Compact"/>
        <w:numPr>
          <w:ilvl w:val="0"/>
          <w:numId w:val="1246"/>
        </w:numPr>
      </w:pPr>
      <w:hyperlink r:id="rId633">
        <w:r>
          <w:rPr>
            <w:rStyle w:val="Hyperlink"/>
          </w:rPr>
          <w:t xml:space="preserve">Natural Language Processing with Python</w:t>
        </w:r>
      </w:hyperlink>
      <w:r>
        <w:t xml:space="preserve"> </w:t>
      </w:r>
      <w:r>
        <w:t xml:space="preserve">- text analysis and NLP techniques</w:t>
      </w:r>
    </w:p>
    <w:bookmarkEnd w:id="634"/>
    <w:bookmarkStart w:id="636" w:name="resources-for-julia"/>
    <w:p>
      <w:pPr>
        <w:pStyle w:val="Heading2"/>
      </w:pPr>
      <w:r>
        <w:t xml:space="preserve">19.4 Resources for Julia</w:t>
      </w:r>
    </w:p>
    <w:p>
      <w:pPr>
        <w:pStyle w:val="Compact"/>
        <w:numPr>
          <w:ilvl w:val="0"/>
          <w:numId w:val="1247"/>
        </w:numPr>
      </w:pPr>
      <w:hyperlink r:id="rId635">
        <w:r>
          <w:rPr>
            <w:rStyle w:val="Hyperlink"/>
          </w:rPr>
          <w:t xml:space="preserve">UC Davis Julia Users Group Julia Basics Workshop</w:t>
        </w:r>
      </w:hyperlink>
      <w:r>
        <w:t xml:space="preserve"> </w:t>
      </w:r>
      <w:r>
        <w:t xml:space="preserve">- foundational Julia programming</w:t>
      </w:r>
    </w:p>
    <w:bookmarkEnd w:id="636"/>
    <w:bookmarkStart w:id="637" w:name="scientific-figures"/>
    <w:p>
      <w:pPr>
        <w:pStyle w:val="Heading2"/>
      </w:pPr>
      <w:r>
        <w:t xml:space="preserve">19.5 Scientific figures</w:t>
      </w:r>
    </w:p>
    <w:p>
      <w:pPr>
        <w:pStyle w:val="Compact"/>
        <w:numPr>
          <w:ilvl w:val="0"/>
          <w:numId w:val="1248"/>
        </w:numPr>
      </w:pPr>
      <w:r>
        <w:t xml:space="preserve">Ten Simple Rules for Better Figures</w:t>
      </w:r>
      <w:r>
        <w:t xml:space="preserve"> </w:t>
      </w:r>
      <w:r>
        <w:t xml:space="preserve">(Rougier, Droettboom, and Bourne 2014)</w:t>
      </w:r>
    </w:p>
    <w:bookmarkEnd w:id="637"/>
    <w:bookmarkStart w:id="641" w:name="writing"/>
    <w:p>
      <w:pPr>
        <w:pStyle w:val="Heading2"/>
      </w:pPr>
      <w:r>
        <w:t xml:space="preserve">19.6 Writing</w:t>
      </w:r>
    </w:p>
    <w:p>
      <w:pPr>
        <w:pStyle w:val="Compact"/>
        <w:numPr>
          <w:ilvl w:val="0"/>
          <w:numId w:val="1249"/>
        </w:numPr>
      </w:pPr>
      <w:r>
        <w:t xml:space="preserve">Unpacking the Scientific Toolbox</w:t>
      </w:r>
      <w:r>
        <w:t xml:space="preserve"> </w:t>
      </w:r>
      <w:r>
        <w:t xml:space="preserve">(Silbiger and Stubler 2019)</w:t>
      </w:r>
    </w:p>
    <w:p>
      <w:pPr>
        <w:pStyle w:val="Compact"/>
        <w:numPr>
          <w:ilvl w:val="0"/>
          <w:numId w:val="1249"/>
        </w:numPr>
      </w:pPr>
      <w:r>
        <w:t xml:space="preserve">ICMJE Definition of authorship</w:t>
      </w:r>
      <w:r>
        <w:t xml:space="preserve"> </w:t>
      </w:r>
      <w:r>
        <w:t xml:space="preserve">(International Committee of Medical Journal Editors, n.d.)</w:t>
      </w:r>
    </w:p>
    <w:p>
      <w:pPr>
        <w:pStyle w:val="Compact"/>
        <w:numPr>
          <w:ilvl w:val="0"/>
          <w:numId w:val="1249"/>
        </w:numPr>
      </w:pPr>
      <w:r>
        <w:t xml:space="preserve">Computational science: …why scientific programming does not compute</w:t>
      </w:r>
      <w:r>
        <w:t xml:space="preserve"> </w:t>
      </w:r>
      <w:r>
        <w:t xml:space="preserve">(Merali and Giles 2010)</w:t>
      </w:r>
    </w:p>
    <w:p>
      <w:pPr>
        <w:pStyle w:val="Compact"/>
        <w:numPr>
          <w:ilvl w:val="0"/>
          <w:numId w:val="1249"/>
        </w:numPr>
      </w:pPr>
      <w:hyperlink r:id="rId638">
        <w:r>
          <w:rPr>
            <w:rStyle w:val="Hyperlink"/>
          </w:rPr>
          <w:t xml:space="preserve">The Pathway to Publishing: A Guide to Quantitative Writing in the Health Sciences</w:t>
        </w:r>
      </w:hyperlink>
    </w:p>
    <w:p>
      <w:pPr>
        <w:pStyle w:val="Compact"/>
        <w:numPr>
          <w:ilvl w:val="0"/>
          <w:numId w:val="1249"/>
        </w:numPr>
      </w:pPr>
      <w:hyperlink r:id="rId63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9"/>
        </w:numPr>
      </w:pPr>
      <w:hyperlink r:id="rId640">
        <w:r>
          <w:rPr>
            <w:rStyle w:val="Hyperlink"/>
          </w:rPr>
          <w:t xml:space="preserve">Secret, actionable writing tips</w:t>
        </w:r>
      </w:hyperlink>
    </w:p>
    <w:bookmarkEnd w:id="641"/>
    <w:bookmarkStart w:id="645" w:name="presentations"/>
    <w:p>
      <w:pPr>
        <w:pStyle w:val="Heading2"/>
      </w:pPr>
      <w:r>
        <w:t xml:space="preserve">19.7 Presentations</w:t>
      </w:r>
    </w:p>
    <w:p>
      <w:pPr>
        <w:pStyle w:val="Compact"/>
        <w:numPr>
          <w:ilvl w:val="0"/>
          <w:numId w:val="1250"/>
        </w:numPr>
      </w:pPr>
      <w:r>
        <w:t xml:space="preserve">How to tell a compelling story in scientific presentations</w:t>
      </w:r>
      <w:r>
        <w:t xml:space="preserve"> </w:t>
      </w:r>
      <w:r>
        <w:t xml:space="preserve">(Van Noorden 2021)</w:t>
      </w:r>
    </w:p>
    <w:p>
      <w:pPr>
        <w:pStyle w:val="Compact"/>
        <w:numPr>
          <w:ilvl w:val="0"/>
          <w:numId w:val="1250"/>
        </w:numPr>
      </w:pPr>
      <w:hyperlink r:id="rId642">
        <w:r>
          <w:rPr>
            <w:rStyle w:val="Hyperlink"/>
          </w:rPr>
          <w:t xml:space="preserve">How to give a killer narratively-driven scientific talk</w:t>
        </w:r>
      </w:hyperlink>
    </w:p>
    <w:p>
      <w:pPr>
        <w:pStyle w:val="Compact"/>
        <w:numPr>
          <w:ilvl w:val="0"/>
          <w:numId w:val="1250"/>
        </w:numPr>
      </w:pPr>
      <w:hyperlink r:id="rId643">
        <w:r>
          <w:rPr>
            <w:rStyle w:val="Hyperlink"/>
          </w:rPr>
          <w:t xml:space="preserve">How to make a better poster</w:t>
        </w:r>
      </w:hyperlink>
    </w:p>
    <w:p>
      <w:pPr>
        <w:pStyle w:val="Compact"/>
        <w:numPr>
          <w:ilvl w:val="0"/>
          <w:numId w:val="1250"/>
        </w:numPr>
      </w:pPr>
      <w:hyperlink r:id="rId644">
        <w:r>
          <w:rPr>
            <w:rStyle w:val="Hyperlink"/>
          </w:rPr>
          <w:t xml:space="preserve">How to make an even better poster</w:t>
        </w:r>
      </w:hyperlink>
    </w:p>
    <w:bookmarkEnd w:id="645"/>
    <w:bookmarkStart w:id="648" w:name="professional-advice"/>
    <w:p>
      <w:pPr>
        <w:pStyle w:val="Heading2"/>
      </w:pPr>
      <w:r>
        <w:t xml:space="preserve">19.8 Professional advice</w:t>
      </w:r>
    </w:p>
    <w:p>
      <w:pPr>
        <w:pStyle w:val="Compact"/>
        <w:numPr>
          <w:ilvl w:val="0"/>
          <w:numId w:val="1251"/>
        </w:numPr>
      </w:pPr>
      <w:hyperlink r:id="rId646">
        <w:r>
          <w:rPr>
            <w:rStyle w:val="Hyperlink"/>
          </w:rPr>
          <w:t xml:space="preserve">Professional advice, especially for your first job</w:t>
        </w:r>
      </w:hyperlink>
    </w:p>
    <w:p>
      <w:pPr>
        <w:pStyle w:val="Compact"/>
        <w:numPr>
          <w:ilvl w:val="0"/>
          <w:numId w:val="1251"/>
        </w:numPr>
      </w:pPr>
      <w:hyperlink r:id="rId647">
        <w:r>
          <w:rPr>
            <w:rStyle w:val="Hyperlink"/>
          </w:rPr>
          <w:t xml:space="preserve">Team Public Health Substack</w:t>
        </w:r>
      </w:hyperlink>
    </w:p>
    <w:bookmarkEnd w:id="648"/>
    <w:bookmarkStart w:id="651" w:name="funding"/>
    <w:p>
      <w:pPr>
        <w:pStyle w:val="Heading2"/>
      </w:pPr>
      <w:r>
        <w:t xml:space="preserve">19.9 Funding</w:t>
      </w:r>
    </w:p>
    <w:p>
      <w:pPr>
        <w:pStyle w:val="Compact"/>
        <w:numPr>
          <w:ilvl w:val="0"/>
          <w:numId w:val="1252"/>
        </w:numPr>
      </w:pPr>
      <w:hyperlink r:id="rId649">
        <w:r>
          <w:rPr>
            <w:rStyle w:val="Hyperlink"/>
          </w:rPr>
          <w:t xml:space="preserve">Building Your Funding Train</w:t>
        </w:r>
      </w:hyperlink>
    </w:p>
    <w:p>
      <w:pPr>
        <w:pStyle w:val="Compact"/>
        <w:numPr>
          <w:ilvl w:val="0"/>
          <w:numId w:val="1252"/>
        </w:numPr>
      </w:pPr>
      <w:hyperlink r:id="rId650">
        <w:r>
          <w:rPr>
            <w:rStyle w:val="Hyperlink"/>
          </w:rPr>
          <w:t xml:space="preserve">NIH Grant Writing Resources</w:t>
        </w:r>
      </w:hyperlink>
    </w:p>
    <w:bookmarkEnd w:id="651"/>
    <w:bookmarkStart w:id="654" w:name="ethics-and-global-health-research"/>
    <w:p>
      <w:pPr>
        <w:pStyle w:val="Heading2"/>
      </w:pPr>
      <w:r>
        <w:t xml:space="preserve">19.10 Ethics and global health research</w:t>
      </w:r>
    </w:p>
    <w:p>
      <w:pPr>
        <w:pStyle w:val="Compact"/>
        <w:numPr>
          <w:ilvl w:val="0"/>
          <w:numId w:val="1253"/>
        </w:numPr>
      </w:pPr>
      <w:hyperlink r:id="rId652">
        <w:r>
          <w:rPr>
            <w:rStyle w:val="Hyperlink"/>
          </w:rPr>
          <w:t xml:space="preserve">Global Code of Conduct For Research in Resource-Poor Settings</w:t>
        </w:r>
      </w:hyperlink>
    </w:p>
    <w:p>
      <w:pPr>
        <w:pStyle w:val="Compact"/>
        <w:numPr>
          <w:ilvl w:val="0"/>
          <w:numId w:val="1253"/>
        </w:numPr>
      </w:pPr>
      <w:r>
        <w:t xml:space="preserve">Addressing power asymmetries in global health</w:t>
      </w:r>
      <w:r>
        <w:t xml:space="preserve"> </w:t>
      </w:r>
      <w:r>
        <w:t xml:space="preserve">(Abimbola et al. 2022)</w:t>
      </w:r>
    </w:p>
    <w:p>
      <w:pPr>
        <w:pStyle w:val="Compact"/>
        <w:numPr>
          <w:ilvl w:val="0"/>
          <w:numId w:val="1253"/>
        </w:numPr>
      </w:pPr>
      <w:hyperlink r:id="rId653">
        <w:r>
          <w:rPr>
            <w:rStyle w:val="Hyperlink"/>
          </w:rPr>
          <w:t xml:space="preserve">Transforming Global Health Partnerships</w:t>
        </w:r>
      </w:hyperlink>
    </w:p>
    <w:p>
      <w:r>
        <w:br w:type="page"/>
      </w:r>
    </w:p>
    <w:bookmarkEnd w:id="654"/>
    <w:bookmarkEnd w:id="655"/>
    <w:bookmarkStart w:id="682" w:name="professional-development"/>
    <w:p>
      <w:pPr>
        <w:pStyle w:val="Heading1"/>
      </w:pPr>
      <w:r>
        <w:t xml:space="preserve">20. Professional Development</w:t>
      </w:r>
    </w:p>
    <w:p>
      <w:pPr>
        <w:pStyle w:val="FirstParagraph"/>
      </w:pPr>
      <w:r>
        <w:t xml:space="preserve">Adapted by UCD-SeRG team from</w:t>
      </w:r>
      <w:r>
        <w:t xml:space="preserve"> </w:t>
      </w:r>
      <w:hyperlink r:id="rId656">
        <w:r>
          <w:rPr>
            <w:rStyle w:val="Hyperlink"/>
          </w:rPr>
          <w:t xml:space="preserve">original by Jade Benjamin-Chung</w:t>
        </w:r>
      </w:hyperlink>
    </w:p>
    <w:bookmarkStart w:id="65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4"/>
        </w:numPr>
      </w:pPr>
      <w:r>
        <w:t xml:space="preserve">Regular, open communication between mentees and mentors</w:t>
      </w:r>
    </w:p>
    <w:p>
      <w:pPr>
        <w:pStyle w:val="Compact"/>
        <w:numPr>
          <w:ilvl w:val="0"/>
          <w:numId w:val="1254"/>
        </w:numPr>
      </w:pPr>
      <w:r>
        <w:t xml:space="preserve">Mutual respect and trust</w:t>
      </w:r>
    </w:p>
    <w:p>
      <w:pPr>
        <w:pStyle w:val="Compact"/>
        <w:numPr>
          <w:ilvl w:val="0"/>
          <w:numId w:val="1254"/>
        </w:numPr>
      </w:pPr>
      <w:r>
        <w:t xml:space="preserve">Clear expectations and goals</w:t>
      </w:r>
    </w:p>
    <w:p>
      <w:pPr>
        <w:pStyle w:val="Compact"/>
        <w:numPr>
          <w:ilvl w:val="0"/>
          <w:numId w:val="1254"/>
        </w:numPr>
      </w:pPr>
      <w:r>
        <w:t xml:space="preserve">Constructive feedback</w:t>
      </w:r>
    </w:p>
    <w:p>
      <w:pPr>
        <w:pStyle w:val="Compact"/>
        <w:numPr>
          <w:ilvl w:val="0"/>
          <w:numId w:val="1254"/>
        </w:numPr>
      </w:pPr>
      <w:r>
        <w:t xml:space="preserve">Support for both research and career development</w:t>
      </w:r>
    </w:p>
    <w:bookmarkEnd w:id="657"/>
    <w:bookmarkStart w:id="66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5"/>
        </w:numPr>
      </w:pPr>
      <w:r>
        <w:t xml:space="preserve">Short-term and long-term career goals</w:t>
      </w:r>
    </w:p>
    <w:p>
      <w:pPr>
        <w:pStyle w:val="Compact"/>
        <w:numPr>
          <w:ilvl w:val="0"/>
          <w:numId w:val="1255"/>
        </w:numPr>
      </w:pPr>
      <w:r>
        <w:t xml:space="preserve">Skills to develop</w:t>
      </w:r>
    </w:p>
    <w:p>
      <w:pPr>
        <w:pStyle w:val="Compact"/>
        <w:numPr>
          <w:ilvl w:val="0"/>
          <w:numId w:val="1255"/>
        </w:numPr>
      </w:pPr>
      <w:r>
        <w:t xml:space="preserve">Training needs and opportunities</w:t>
      </w:r>
    </w:p>
    <w:p>
      <w:pPr>
        <w:pStyle w:val="Compact"/>
        <w:numPr>
          <w:ilvl w:val="0"/>
          <w:numId w:val="1255"/>
        </w:numPr>
      </w:pPr>
      <w:r>
        <w:t xml:space="preserve">Timeline and milestones</w:t>
      </w:r>
    </w:p>
    <w:p>
      <w:pPr>
        <w:pStyle w:val="Compact"/>
        <w:numPr>
          <w:ilvl w:val="0"/>
          <w:numId w:val="1255"/>
        </w:numPr>
      </w:pPr>
      <w:r>
        <w:t xml:space="preserve">Progress toward goals</w:t>
      </w:r>
    </w:p>
    <w:p>
      <w:pPr>
        <w:pStyle w:val="FirstParagraph"/>
      </w:pPr>
      <w:r>
        <w:t xml:space="preserve">Update your IDP at least annually and discuss it with your PI. Useful resources:</w:t>
      </w:r>
    </w:p>
    <w:p>
      <w:pPr>
        <w:pStyle w:val="Compact"/>
        <w:numPr>
          <w:ilvl w:val="0"/>
          <w:numId w:val="1256"/>
        </w:numPr>
      </w:pPr>
      <w:hyperlink r:id="rId658">
        <w:r>
          <w:rPr>
            <w:rStyle w:val="Hyperlink"/>
          </w:rPr>
          <w:t xml:space="preserve">myIDP - Individual Development Plan tool</w:t>
        </w:r>
      </w:hyperlink>
    </w:p>
    <w:p>
      <w:pPr>
        <w:pStyle w:val="Compact"/>
        <w:numPr>
          <w:ilvl w:val="0"/>
          <w:numId w:val="1256"/>
        </w:numPr>
      </w:pPr>
      <w:hyperlink r:id="rId659">
        <w:r>
          <w:rPr>
            <w:rStyle w:val="Hyperlink"/>
          </w:rPr>
          <w:t xml:space="preserve">NIH OITE Career Resources</w:t>
        </w:r>
      </w:hyperlink>
    </w:p>
    <w:bookmarkEnd w:id="660"/>
    <w:bookmarkStart w:id="66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7"/>
        </w:numPr>
      </w:pPr>
      <w:r>
        <w:t xml:space="preserve">Discuss conference opportunities with PIs early</w:t>
      </w:r>
    </w:p>
    <w:p>
      <w:pPr>
        <w:pStyle w:val="Compact"/>
        <w:numPr>
          <w:ilvl w:val="0"/>
          <w:numId w:val="1257"/>
        </w:numPr>
      </w:pPr>
      <w:r>
        <w:t xml:space="preserve">Submit abstracts with PI approval</w:t>
      </w:r>
    </w:p>
    <w:p>
      <w:pPr>
        <w:pStyle w:val="Compact"/>
        <w:numPr>
          <w:ilvl w:val="0"/>
          <w:numId w:val="1257"/>
        </w:numPr>
      </w:pPr>
      <w:r>
        <w:t xml:space="preserve">Practice presentations in lab meeting before the conference</w:t>
      </w:r>
    </w:p>
    <w:p>
      <w:pPr>
        <w:pStyle w:val="Compact"/>
        <w:numPr>
          <w:ilvl w:val="0"/>
          <w:numId w:val="125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8"/>
        </w:numPr>
      </w:pPr>
      <w:hyperlink r:id="rId661">
        <w:r>
          <w:rPr>
            <w:rStyle w:val="Hyperlink"/>
          </w:rPr>
          <w:t xml:space="preserve">How to tell a compelling story in scientific presentations</w:t>
        </w:r>
      </w:hyperlink>
    </w:p>
    <w:p>
      <w:pPr>
        <w:pStyle w:val="Compact"/>
        <w:numPr>
          <w:ilvl w:val="0"/>
          <w:numId w:val="1258"/>
        </w:numPr>
      </w:pPr>
      <w:hyperlink r:id="rId642">
        <w:r>
          <w:rPr>
            <w:rStyle w:val="Hyperlink"/>
          </w:rPr>
          <w:t xml:space="preserve">How to give a killer narratively-driven scientific talk</w:t>
        </w:r>
      </w:hyperlink>
    </w:p>
    <w:p>
      <w:pPr>
        <w:pStyle w:val="Compact"/>
        <w:numPr>
          <w:ilvl w:val="0"/>
          <w:numId w:val="1258"/>
        </w:numPr>
      </w:pPr>
      <w:hyperlink r:id="rId662">
        <w:r>
          <w:rPr>
            <w:rStyle w:val="Hyperlink"/>
          </w:rPr>
          <w:t xml:space="preserve">How to make a better poster</w:t>
        </w:r>
      </w:hyperlink>
    </w:p>
    <w:p>
      <w:pPr>
        <w:pStyle w:val="Compact"/>
        <w:numPr>
          <w:ilvl w:val="0"/>
          <w:numId w:val="1258"/>
        </w:numPr>
      </w:pPr>
      <w:hyperlink r:id="rId644">
        <w:r>
          <w:rPr>
            <w:rStyle w:val="Hyperlink"/>
          </w:rPr>
          <w:t xml:space="preserve">How to make an even better poster</w:t>
        </w:r>
      </w:hyperlink>
    </w:p>
    <w:bookmarkEnd w:id="663"/>
    <w:bookmarkStart w:id="66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9"/>
        </w:numPr>
      </w:pPr>
      <w:r>
        <w:t xml:space="preserve">Label x-axis and y-axis clearly</w:t>
      </w:r>
    </w:p>
    <w:p>
      <w:pPr>
        <w:pStyle w:val="Compact"/>
        <w:numPr>
          <w:ilvl w:val="0"/>
          <w:numId w:val="1259"/>
        </w:numPr>
      </w:pPr>
      <w:r>
        <w:t xml:space="preserve">Use panel labels when including multiple subplots</w:t>
      </w:r>
    </w:p>
    <w:p>
      <w:pPr>
        <w:pStyle w:val="Compact"/>
        <w:numPr>
          <w:ilvl w:val="0"/>
          <w:numId w:val="1259"/>
        </w:numPr>
      </w:pPr>
      <w:r>
        <w:t xml:space="preserve">Include sufficient tick marks and labels</w:t>
      </w:r>
    </w:p>
    <w:p>
      <w:pPr>
        <w:pStyle w:val="Compact"/>
        <w:numPr>
          <w:ilvl w:val="0"/>
          <w:numId w:val="1259"/>
        </w:numPr>
      </w:pPr>
      <w:r>
        <w:t xml:space="preserve">Use appropriate font sizes (readable but not distracting)</w:t>
      </w:r>
    </w:p>
    <w:p>
      <w:pPr>
        <w:pStyle w:val="Compact"/>
        <w:numPr>
          <w:ilvl w:val="0"/>
          <w:numId w:val="1259"/>
        </w:numPr>
      </w:pPr>
      <w:r>
        <w:t xml:space="preserve">Use colorblind-friendly palettes (see</w:t>
      </w:r>
      <w:r>
        <w:t xml:space="preserve"> </w:t>
      </w:r>
      <w:hyperlink r:id="rId664">
        <w:r>
          <w:rPr>
            <w:rStyle w:val="Hyperlink"/>
          </w:rPr>
          <w:t xml:space="preserve">ColorBrewer</w:t>
        </w:r>
      </w:hyperlink>
      <w:r>
        <w:t xml:space="preserve"> </w:t>
      </w:r>
      <w:r>
        <w:t xml:space="preserve">or</w:t>
      </w:r>
      <w:r>
        <w:t xml:space="preserve"> </w:t>
      </w:r>
      <w:hyperlink r:id="rId665">
        <w:r>
          <w:rPr>
            <w:rStyle w:val="Hyperlink"/>
          </w:rPr>
          <w:t xml:space="preserve">iwanthue</w:t>
        </w:r>
      </w:hyperlink>
      <w:r>
        <w:t xml:space="preserve">)</w:t>
      </w:r>
    </w:p>
    <w:p>
      <w:pPr>
        <w:pStyle w:val="Compact"/>
        <w:numPr>
          <w:ilvl w:val="0"/>
          <w:numId w:val="1259"/>
        </w:numPr>
      </w:pPr>
      <w:r>
        <w:t xml:space="preserve">Define colors, shapes, and line types in legends</w:t>
      </w:r>
    </w:p>
    <w:p>
      <w:pPr>
        <w:pStyle w:val="Compact"/>
        <w:numPr>
          <w:ilvl w:val="0"/>
          <w:numId w:val="1259"/>
        </w:numPr>
      </w:pPr>
      <w:r>
        <w:t xml:space="preserve">Minimize abbreviations in labels and legends</w:t>
      </w:r>
    </w:p>
    <w:p>
      <w:pPr>
        <w:pStyle w:val="Compact"/>
        <w:numPr>
          <w:ilvl w:val="0"/>
          <w:numId w:val="1259"/>
        </w:numPr>
      </w:pPr>
      <w:r>
        <w:t xml:space="preserve">Use transparency to show overlapping data</w:t>
      </w:r>
    </w:p>
    <w:p>
      <w:pPr>
        <w:pStyle w:val="Compact"/>
        <w:numPr>
          <w:ilvl w:val="0"/>
          <w:numId w:val="1259"/>
        </w:numPr>
      </w:pPr>
      <w:r>
        <w:t xml:space="preserve">Show measures of precision (e.g., 95% confidence intervals)</w:t>
      </w:r>
    </w:p>
    <w:p>
      <w:pPr>
        <w:pStyle w:val="FirstParagraph"/>
      </w:pPr>
      <w:r>
        <w:rPr>
          <w:b/>
          <w:bCs/>
        </w:rPr>
        <w:t xml:space="preserve">Resources:</w:t>
      </w:r>
    </w:p>
    <w:p>
      <w:pPr>
        <w:pStyle w:val="Compact"/>
        <w:numPr>
          <w:ilvl w:val="0"/>
          <w:numId w:val="1260"/>
        </w:numPr>
      </w:pPr>
      <w:hyperlink r:id="rId666">
        <w:r>
          <w:rPr>
            <w:rStyle w:val="Hyperlink"/>
          </w:rPr>
          <w:t xml:space="preserve">Ten Simple Rules for Better Figures</w:t>
        </w:r>
      </w:hyperlink>
    </w:p>
    <w:bookmarkEnd w:id="667"/>
    <w:bookmarkStart w:id="670" w:name="grant-writing"/>
    <w:p>
      <w:pPr>
        <w:pStyle w:val="Heading2"/>
      </w:pPr>
      <w:r>
        <w:t xml:space="preserve">20.5 Grant Writing</w:t>
      </w:r>
    </w:p>
    <w:p>
      <w:pPr>
        <w:pStyle w:val="Compact"/>
        <w:numPr>
          <w:ilvl w:val="0"/>
          <w:numId w:val="1261"/>
        </w:numPr>
      </w:pPr>
      <w:r>
        <w:t xml:space="preserve">Graduate students and postdocs are encouraged to apply for fellowships (e.g., NIH F31, NSF GRFP, K awards)</w:t>
      </w:r>
    </w:p>
    <w:p>
      <w:pPr>
        <w:pStyle w:val="Compact"/>
        <w:numPr>
          <w:ilvl w:val="0"/>
          <w:numId w:val="1261"/>
        </w:numPr>
      </w:pPr>
      <w:r>
        <w:t xml:space="preserve">PIs will support fellowship applications with feedback, letters of support, and mentoring</w:t>
      </w:r>
    </w:p>
    <w:p>
      <w:pPr>
        <w:pStyle w:val="Compact"/>
        <w:numPr>
          <w:ilvl w:val="0"/>
          <w:numId w:val="1261"/>
        </w:numPr>
      </w:pPr>
      <w:r>
        <w:t xml:space="preserve">Start planning fellowship applications well in advance of deadlines (typically 3-6 months)</w:t>
      </w:r>
    </w:p>
    <w:p>
      <w:pPr>
        <w:pStyle w:val="Compact"/>
        <w:numPr>
          <w:ilvl w:val="0"/>
          <w:numId w:val="1261"/>
        </w:numPr>
      </w:pPr>
      <w:r>
        <w:t xml:space="preserve">Attend grant writing workshops and seek feedback from multiple sources</w:t>
      </w:r>
    </w:p>
    <w:p>
      <w:pPr>
        <w:pStyle w:val="FirstParagraph"/>
      </w:pPr>
      <w:r>
        <w:rPr>
          <w:b/>
          <w:bCs/>
        </w:rPr>
        <w:t xml:space="preserve">Resources:</w:t>
      </w:r>
    </w:p>
    <w:p>
      <w:pPr>
        <w:pStyle w:val="Compact"/>
        <w:numPr>
          <w:ilvl w:val="0"/>
          <w:numId w:val="1262"/>
        </w:numPr>
      </w:pPr>
      <w:hyperlink r:id="rId668">
        <w:r>
          <w:rPr>
            <w:rStyle w:val="Hyperlink"/>
          </w:rPr>
          <w:t xml:space="preserve">Building Your Funding Train</w:t>
        </w:r>
      </w:hyperlink>
    </w:p>
    <w:p>
      <w:pPr>
        <w:pStyle w:val="Compact"/>
        <w:numPr>
          <w:ilvl w:val="0"/>
          <w:numId w:val="1262"/>
        </w:numPr>
      </w:pPr>
      <w:hyperlink r:id="rId669">
        <w:r>
          <w:rPr>
            <w:rStyle w:val="Hyperlink"/>
          </w:rPr>
          <w:t xml:space="preserve">NIH Funding Opportunities</w:t>
        </w:r>
      </w:hyperlink>
    </w:p>
    <w:p>
      <w:pPr>
        <w:pStyle w:val="Compact"/>
        <w:numPr>
          <w:ilvl w:val="0"/>
          <w:numId w:val="1262"/>
        </w:numPr>
      </w:pPr>
      <w:hyperlink r:id="rId650">
        <w:r>
          <w:rPr>
            <w:rStyle w:val="Hyperlink"/>
          </w:rPr>
          <w:t xml:space="preserve">NIH Grant Writing Resources</w:t>
        </w:r>
      </w:hyperlink>
    </w:p>
    <w:bookmarkEnd w:id="670"/>
    <w:bookmarkStart w:id="67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7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3"/>
        </w:numPr>
      </w:pPr>
      <w:r>
        <w:t xml:space="preserve">Understand the typical scope and depth expected</w:t>
      </w:r>
    </w:p>
    <w:p>
      <w:pPr>
        <w:pStyle w:val="Compact"/>
        <w:numPr>
          <w:ilvl w:val="0"/>
          <w:numId w:val="1263"/>
        </w:numPr>
      </w:pPr>
      <w:r>
        <w:t xml:space="preserve">See different approaches to structure and presentation</w:t>
      </w:r>
    </w:p>
    <w:p>
      <w:pPr>
        <w:pStyle w:val="Compact"/>
        <w:numPr>
          <w:ilvl w:val="0"/>
          <w:numId w:val="1263"/>
        </w:numPr>
      </w:pPr>
      <w:r>
        <w:t xml:space="preserve">Calibrate your expectations based on successful examples</w:t>
      </w:r>
    </w:p>
    <w:p>
      <w:pPr>
        <w:pStyle w:val="Compact"/>
        <w:numPr>
          <w:ilvl w:val="0"/>
          <w:numId w:val="126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71"/>
    <w:bookmarkStart w:id="67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4"/>
        </w:numPr>
      </w:pPr>
      <w:r>
        <w:t xml:space="preserve">Independent research capability</w:t>
      </w:r>
    </w:p>
    <w:p>
      <w:pPr>
        <w:pStyle w:val="Compact"/>
        <w:numPr>
          <w:ilvl w:val="0"/>
          <w:numId w:val="1264"/>
        </w:numPr>
      </w:pPr>
      <w:r>
        <w:t xml:space="preserve">Ability to communicate findings effectively</w:t>
      </w:r>
    </w:p>
    <w:p>
      <w:pPr>
        <w:pStyle w:val="Compact"/>
        <w:numPr>
          <w:ilvl w:val="0"/>
          <w:numId w:val="1264"/>
        </w:numPr>
      </w:pPr>
      <w:r>
        <w:t xml:space="preserve">Contribution to the scientific literature</w:t>
      </w:r>
    </w:p>
    <w:p>
      <w:pPr>
        <w:pStyle w:val="Compact"/>
        <w:numPr>
          <w:ilvl w:val="0"/>
          <w:numId w:val="1264"/>
        </w:numPr>
      </w:pPr>
      <w:r>
        <w:t xml:space="preserve">Readiness for an academic or research career</w:t>
      </w:r>
    </w:p>
    <w:bookmarkEnd w:id="672"/>
    <w:bookmarkStart w:id="67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3"/>
    <w:bookmarkStart w:id="67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5"/>
        </w:numPr>
      </w:pPr>
      <w:r>
        <w:t xml:space="preserve">The dissertation proves you can conduct rigorous research</w:t>
      </w:r>
    </w:p>
    <w:p>
      <w:pPr>
        <w:pStyle w:val="Compact"/>
        <w:numPr>
          <w:ilvl w:val="0"/>
          <w:numId w:val="1265"/>
        </w:numPr>
      </w:pPr>
      <w:r>
        <w:t xml:space="preserve">It doesn’t need to solve every problem in your field</w:t>
      </w:r>
    </w:p>
    <w:p>
      <w:pPr>
        <w:pStyle w:val="Compact"/>
        <w:numPr>
          <w:ilvl w:val="0"/>
          <w:numId w:val="1265"/>
        </w:numPr>
      </w:pPr>
      <w:r>
        <w:t xml:space="preserve">It doesn’t need to be flawless</w:t>
      </w:r>
    </w:p>
    <w:p>
      <w:pPr>
        <w:pStyle w:val="Compact"/>
        <w:numPr>
          <w:ilvl w:val="0"/>
          <w:numId w:val="1265"/>
        </w:numPr>
      </w:pPr>
      <w:r>
        <w:t xml:space="preserve">It doesn’t need to be all-encompassing</w:t>
      </w:r>
    </w:p>
    <w:p>
      <w:pPr>
        <w:pStyle w:val="Compact"/>
        <w:numPr>
          <w:ilvl w:val="0"/>
          <w:numId w:val="1265"/>
        </w:numPr>
      </w:pPr>
      <w:r>
        <w:t xml:space="preserve">It just needs to constitute incremental progress in your field</w:t>
      </w:r>
    </w:p>
    <w:bookmarkEnd w:id="675"/>
    <w:bookmarkStart w:id="67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6"/>
        </w:numPr>
      </w:pPr>
      <w:r>
        <w:t xml:space="preserve">Done is better than perfect when it comes to dissertations</w:t>
      </w:r>
    </w:p>
    <w:p>
      <w:pPr>
        <w:pStyle w:val="Compact"/>
        <w:numPr>
          <w:ilvl w:val="0"/>
          <w:numId w:val="1266"/>
        </w:numPr>
      </w:pPr>
      <w:r>
        <w:t xml:space="preserve">You’ll have your entire career to refine and expand on these ideas</w:t>
      </w:r>
    </w:p>
    <w:p>
      <w:pPr>
        <w:pStyle w:val="Compact"/>
        <w:numPr>
          <w:ilvl w:val="0"/>
          <w:numId w:val="1266"/>
        </w:numPr>
      </w:pPr>
      <w:r>
        <w:t xml:space="preserve">The goal is to finish and move forward,</w:t>
      </w:r>
      <w:r>
        <w:t xml:space="preserve"> </w:t>
      </w:r>
      <w:r>
        <w:t xml:space="preserve">not to write the definitive work on your topic</w:t>
      </w:r>
    </w:p>
    <w:p>
      <w:pPr>
        <w:pStyle w:val="Compact"/>
        <w:numPr>
          <w:ilvl w:val="0"/>
          <w:numId w:val="126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6"/>
    <w:bookmarkStart w:id="678" w:name="resources-3"/>
    <w:p>
      <w:pPr>
        <w:pStyle w:val="Heading3"/>
      </w:pPr>
      <w:r>
        <w:t xml:space="preserve">20.6.6 Resources</w:t>
      </w:r>
    </w:p>
    <w:p>
      <w:pPr>
        <w:pStyle w:val="FirstParagraph"/>
      </w:pPr>
      <w:r>
        <w:rPr>
          <w:b/>
          <w:bCs/>
        </w:rPr>
        <w:t xml:space="preserve">Dissertation writing tools:</w:t>
      </w:r>
    </w:p>
    <w:p>
      <w:pPr>
        <w:pStyle w:val="Compact"/>
        <w:numPr>
          <w:ilvl w:val="0"/>
          <w:numId w:val="1267"/>
        </w:numPr>
      </w:pPr>
      <w:hyperlink r:id="rId677">
        <w:r>
          <w:rPr>
            <w:rStyle w:val="Hyperlink"/>
          </w:rPr>
          <w:t xml:space="preserve">quarto-thesis</w:t>
        </w:r>
      </w:hyperlink>
      <w:r>
        <w:t xml:space="preserve"> </w:t>
      </w:r>
      <w:r>
        <w:t xml:space="preserve">- Quarto extension for creating masters or PhD theses with professional LaTeX formatting</w:t>
      </w:r>
    </w:p>
    <w:bookmarkEnd w:id="678"/>
    <w:bookmarkEnd w:id="679"/>
    <w:bookmarkStart w:id="68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8"/>
        </w:numPr>
      </w:pPr>
      <w:r>
        <w:t xml:space="preserve">Graduate students are encouraged to gain teaching experience</w:t>
      </w:r>
    </w:p>
    <w:p>
      <w:pPr>
        <w:pStyle w:val="Compact"/>
        <w:numPr>
          <w:ilvl w:val="0"/>
          <w:numId w:val="1268"/>
        </w:numPr>
      </w:pPr>
      <w:r>
        <w:t xml:space="preserve">We support science communication and outreach activities</w:t>
      </w:r>
    </w:p>
    <w:p>
      <w:pPr>
        <w:pStyle w:val="Compact"/>
        <w:numPr>
          <w:ilvl w:val="0"/>
          <w:numId w:val="1268"/>
        </w:numPr>
      </w:pPr>
      <w:r>
        <w:t xml:space="preserve">Discuss opportunities with PIs</w:t>
      </w:r>
    </w:p>
    <w:p>
      <w:pPr>
        <w:pStyle w:val="FirstParagraph"/>
      </w:pPr>
      <w:r>
        <w:t xml:space="preserve">The</w:t>
      </w:r>
      <w:r>
        <w:t xml:space="preserve"> </w:t>
      </w:r>
      <w:hyperlink r:id="rId45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6">
        <w:r>
          <w:rPr>
            <w:rStyle w:val="Hyperlink"/>
          </w:rPr>
          <w:t xml:space="preserve">workshop index</w:t>
        </w:r>
      </w:hyperlink>
      <w:r>
        <w:t xml:space="preserve"> </w:t>
      </w:r>
      <w:r>
        <w:t xml:space="preserve">provides a comprehensive catalog of available resources.</w:t>
      </w:r>
    </w:p>
    <w:bookmarkEnd w:id="680"/>
    <w:bookmarkStart w:id="68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9"/>
        </w:numPr>
      </w:pPr>
      <w:r>
        <w:t xml:space="preserve">Attend seminars and departmental events</w:t>
      </w:r>
    </w:p>
    <w:p>
      <w:pPr>
        <w:pStyle w:val="Compact"/>
        <w:numPr>
          <w:ilvl w:val="0"/>
          <w:numId w:val="1269"/>
        </w:numPr>
      </w:pPr>
      <w:r>
        <w:t xml:space="preserve">Connect with researchers in your field</w:t>
      </w:r>
    </w:p>
    <w:p>
      <w:pPr>
        <w:pStyle w:val="Compact"/>
        <w:numPr>
          <w:ilvl w:val="0"/>
          <w:numId w:val="1269"/>
        </w:numPr>
      </w:pPr>
      <w:r>
        <w:t xml:space="preserve">Join professional societies</w:t>
      </w:r>
    </w:p>
    <w:p>
      <w:pPr>
        <w:pStyle w:val="Compact"/>
        <w:numPr>
          <w:ilvl w:val="0"/>
          <w:numId w:val="1269"/>
        </w:numPr>
      </w:pPr>
      <w:r>
        <w:t xml:space="preserve">Use professional social media platforms to share research and engage with the scientific community</w:t>
      </w:r>
    </w:p>
    <w:p>
      <w:r>
        <w:br w:type="page"/>
      </w:r>
    </w:p>
    <w:bookmarkEnd w:id="681"/>
    <w:bookmarkEnd w:id="682"/>
    <w:bookmarkStart w:id="69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6">
        <w:r>
          <w:rPr>
            <w:rStyle w:val="Hyperlink"/>
          </w:rPr>
          <w:t xml:space="preserve">original by Jade Benjamin-Chung</w:t>
        </w:r>
      </w:hyperlink>
    </w:p>
    <w:bookmarkStart w:id="68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70"/>
        </w:numPr>
      </w:pPr>
      <w:r>
        <w:rPr>
          <w:b/>
          <w:bCs/>
        </w:rPr>
        <w:t xml:space="preserve">Planning</w:t>
      </w:r>
      <w:r>
        <w:t xml:space="preserve">: Discuss target journals, outline, and timeline with PIs</w:t>
      </w:r>
    </w:p>
    <w:p>
      <w:pPr>
        <w:pStyle w:val="Compact"/>
        <w:numPr>
          <w:ilvl w:val="0"/>
          <w:numId w:val="1270"/>
        </w:numPr>
      </w:pPr>
      <w:r>
        <w:rPr>
          <w:b/>
          <w:bCs/>
        </w:rPr>
        <w:t xml:space="preserve">Drafting</w:t>
      </w:r>
      <w:r>
        <w:t xml:space="preserve">: Lead author prepares initial draft</w:t>
      </w:r>
    </w:p>
    <w:p>
      <w:pPr>
        <w:pStyle w:val="Compact"/>
        <w:numPr>
          <w:ilvl w:val="0"/>
          <w:numId w:val="1270"/>
        </w:numPr>
      </w:pPr>
      <w:r>
        <w:rPr>
          <w:b/>
          <w:bCs/>
        </w:rPr>
        <w:t xml:space="preserve">Internal review</w:t>
      </w:r>
      <w:r>
        <w:t xml:space="preserve">: Co-authors review and provide feedback</w:t>
      </w:r>
    </w:p>
    <w:p>
      <w:pPr>
        <w:pStyle w:val="Compact"/>
        <w:numPr>
          <w:ilvl w:val="0"/>
          <w:numId w:val="1270"/>
        </w:numPr>
      </w:pPr>
      <w:r>
        <w:rPr>
          <w:b/>
          <w:bCs/>
        </w:rPr>
        <w:t xml:space="preserve">Revision</w:t>
      </w:r>
      <w:r>
        <w:t xml:space="preserve">: Lead author incorporates feedback iteratively</w:t>
      </w:r>
    </w:p>
    <w:p>
      <w:pPr>
        <w:pStyle w:val="Compact"/>
        <w:numPr>
          <w:ilvl w:val="0"/>
          <w:numId w:val="1270"/>
        </w:numPr>
      </w:pPr>
      <w:r>
        <w:rPr>
          <w:b/>
          <w:bCs/>
        </w:rPr>
        <w:t xml:space="preserve">PI approval</w:t>
      </w:r>
      <w:r>
        <w:t xml:space="preserve">: Obtain final approval from PIs before submission</w:t>
      </w:r>
    </w:p>
    <w:p>
      <w:pPr>
        <w:pStyle w:val="Compact"/>
        <w:numPr>
          <w:ilvl w:val="0"/>
          <w:numId w:val="1270"/>
        </w:numPr>
      </w:pPr>
      <w:r>
        <w:rPr>
          <w:b/>
          <w:bCs/>
        </w:rPr>
        <w:t xml:space="preserve">Submission</w:t>
      </w:r>
      <w:r>
        <w:t xml:space="preserve">: Submit to journal</w:t>
      </w:r>
    </w:p>
    <w:p>
      <w:pPr>
        <w:pStyle w:val="Compact"/>
        <w:numPr>
          <w:ilvl w:val="0"/>
          <w:numId w:val="1270"/>
        </w:numPr>
      </w:pPr>
      <w:r>
        <w:rPr>
          <w:b/>
          <w:bCs/>
        </w:rPr>
        <w:t xml:space="preserve">Revisions</w:t>
      </w:r>
      <w:r>
        <w:t xml:space="preserve">: Lead author coordinates response to peer reviewers</w:t>
      </w:r>
    </w:p>
    <w:p>
      <w:pPr>
        <w:pStyle w:val="Compact"/>
        <w:numPr>
          <w:ilvl w:val="0"/>
          <w:numId w:val="1270"/>
        </w:numPr>
      </w:pPr>
      <w:r>
        <w:rPr>
          <w:b/>
          <w:bCs/>
        </w:rPr>
        <w:t xml:space="preserve">Publication</w:t>
      </w:r>
      <w:r>
        <w:t xml:space="preserve">: Celebrate and share!</w:t>
      </w:r>
    </w:p>
    <w:bookmarkEnd w:id="683"/>
    <w:bookmarkStart w:id="686" w:name="preprints-and-open-access"/>
    <w:p>
      <w:pPr>
        <w:pStyle w:val="Heading2"/>
      </w:pPr>
      <w:r>
        <w:t xml:space="preserve">21.2 Preprints and Open Access</w:t>
      </w:r>
    </w:p>
    <w:p>
      <w:pPr>
        <w:pStyle w:val="Compact"/>
        <w:numPr>
          <w:ilvl w:val="0"/>
          <w:numId w:val="1271"/>
        </w:numPr>
      </w:pPr>
      <w:r>
        <w:t xml:space="preserve">We encourage posting preprints prior to or during peer review on platforms like</w:t>
      </w:r>
      <w:r>
        <w:t xml:space="preserve"> </w:t>
      </w:r>
      <w:hyperlink r:id="rId684">
        <w:r>
          <w:rPr>
            <w:rStyle w:val="Hyperlink"/>
          </w:rPr>
          <w:t xml:space="preserve">medRxiv</w:t>
        </w:r>
      </w:hyperlink>
      <w:r>
        <w:t xml:space="preserve"> </w:t>
      </w:r>
      <w:r>
        <w:t xml:space="preserve">or</w:t>
      </w:r>
      <w:r>
        <w:t xml:space="preserve"> </w:t>
      </w:r>
      <w:hyperlink r:id="rId685">
        <w:r>
          <w:rPr>
            <w:rStyle w:val="Hyperlink"/>
          </w:rPr>
          <w:t xml:space="preserve">bioRxiv</w:t>
        </w:r>
      </w:hyperlink>
    </w:p>
    <w:p>
      <w:pPr>
        <w:pStyle w:val="Compact"/>
        <w:numPr>
          <w:ilvl w:val="0"/>
          <w:numId w:val="1271"/>
        </w:numPr>
      </w:pPr>
      <w:r>
        <w:t xml:space="preserve">Preprints allow rapid dissemination of findings and can be cited in grant applications</w:t>
      </w:r>
    </w:p>
    <w:p>
      <w:pPr>
        <w:pStyle w:val="Compact"/>
        <w:numPr>
          <w:ilvl w:val="0"/>
          <w:numId w:val="1271"/>
        </w:numPr>
      </w:pPr>
      <w:r>
        <w:t xml:space="preserve">We support publishing in open access journals when possible to maximize accessibility</w:t>
      </w:r>
    </w:p>
    <w:p>
      <w:pPr>
        <w:pStyle w:val="Compact"/>
        <w:numPr>
          <w:ilvl w:val="0"/>
          <w:numId w:val="127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4">
        <w:r>
          <w:rPr>
            <w:rStyle w:val="Hyperlink"/>
          </w:rPr>
          <w:t xml:space="preserve">medRxiv</w:t>
        </w:r>
      </w:hyperlink>
      <w:r>
        <w:t xml:space="preserve">.</w:t>
      </w:r>
    </w:p>
    <w:bookmarkEnd w:id="686"/>
    <w:bookmarkStart w:id="68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2"/>
        </w:numPr>
      </w:pPr>
      <w:r>
        <w:t xml:space="preserve">CONSORT for randomized trials</w:t>
      </w:r>
    </w:p>
    <w:p>
      <w:pPr>
        <w:pStyle w:val="Compact"/>
        <w:numPr>
          <w:ilvl w:val="0"/>
          <w:numId w:val="1272"/>
        </w:numPr>
      </w:pPr>
      <w:r>
        <w:t xml:space="preserve">STROBE for observational studies</w:t>
      </w:r>
    </w:p>
    <w:p>
      <w:pPr>
        <w:pStyle w:val="Compact"/>
        <w:numPr>
          <w:ilvl w:val="0"/>
          <w:numId w:val="1272"/>
        </w:numPr>
      </w:pPr>
      <w:r>
        <w:t xml:space="preserve">PRISMA for systematic reviews</w:t>
      </w:r>
    </w:p>
    <w:p>
      <w:pPr>
        <w:pStyle w:val="Compact"/>
        <w:numPr>
          <w:ilvl w:val="0"/>
          <w:numId w:val="1272"/>
        </w:numPr>
      </w:pPr>
      <w:r>
        <w:t xml:space="preserve">Others as appropriate (see</w:t>
      </w:r>
      <w:r>
        <w:t xml:space="preserve"> </w:t>
      </w:r>
      <w:hyperlink r:id="rId687">
        <w:r>
          <w:rPr>
            <w:rStyle w:val="Hyperlink"/>
          </w:rPr>
          <w:t xml:space="preserve">EQUATOR Network</w:t>
        </w:r>
      </w:hyperlink>
      <w:r>
        <w:t xml:space="preserve">)</w:t>
      </w:r>
    </w:p>
    <w:bookmarkEnd w:id="688"/>
    <w:bookmarkStart w:id="689" w:name="manuscript-checklist-1"/>
    <w:p>
      <w:pPr>
        <w:pStyle w:val="Heading2"/>
      </w:pPr>
      <w:r>
        <w:t xml:space="preserve">21.4 Manuscript Checklist</w:t>
      </w:r>
    </w:p>
    <w:p>
      <w:pPr>
        <w:pStyle w:val="FirstParagraph"/>
      </w:pPr>
      <w:r>
        <w:t xml:space="preserve">Before submitting a manuscript:</w:t>
      </w:r>
    </w:p>
    <w:p>
      <w:pPr>
        <w:pStyle w:val="Compact"/>
        <w:numPr>
          <w:ilvl w:val="0"/>
          <w:numId w:val="1273"/>
        </w:numPr>
      </w:pPr>
      <w:r>
        <w:t xml:space="preserve">Completed relevant reporting checklist</w:t>
      </w:r>
    </w:p>
    <w:p>
      <w:pPr>
        <w:pStyle w:val="Compact"/>
        <w:numPr>
          <w:ilvl w:val="0"/>
          <w:numId w:val="1274"/>
        </w:numPr>
      </w:pPr>
      <w:r>
        <w:t xml:space="preserve">Results are reproducible (rerunning code replicates tables/figures exactly)</w:t>
      </w:r>
    </w:p>
    <w:p>
      <w:pPr>
        <w:pStyle w:val="Compact"/>
        <w:numPr>
          <w:ilvl w:val="0"/>
          <w:numId w:val="1275"/>
        </w:numPr>
      </w:pPr>
      <w:r>
        <w:t xml:space="preserve">Target journal selected</w:t>
      </w:r>
    </w:p>
    <w:p>
      <w:pPr>
        <w:pStyle w:val="Compact"/>
        <w:numPr>
          <w:ilvl w:val="0"/>
          <w:numId w:val="1276"/>
        </w:numPr>
      </w:pPr>
      <w:r>
        <w:t xml:space="preserve">Title is declarative and states findings clearly</w:t>
      </w:r>
    </w:p>
    <w:p>
      <w:pPr>
        <w:pStyle w:val="Compact"/>
        <w:numPr>
          <w:ilvl w:val="0"/>
          <w:numId w:val="1277"/>
        </w:numPr>
      </w:pPr>
      <w:r>
        <w:t xml:space="preserve">Word count meets journal requirements</w:t>
      </w:r>
    </w:p>
    <w:p>
      <w:pPr>
        <w:pStyle w:val="Compact"/>
        <w:numPr>
          <w:ilvl w:val="0"/>
          <w:numId w:val="1278"/>
        </w:numPr>
      </w:pPr>
      <w:r>
        <w:t xml:space="preserve">Manuscript follows journal formatting guidelines</w:t>
      </w:r>
    </w:p>
    <w:p>
      <w:pPr>
        <w:pStyle w:val="Compact"/>
        <w:numPr>
          <w:ilvl w:val="0"/>
          <w:numId w:val="1279"/>
        </w:numPr>
      </w:pPr>
      <w:r>
        <w:t xml:space="preserve">Consistent voice throughout (typically active voice)</w:t>
      </w:r>
    </w:p>
    <w:p>
      <w:pPr>
        <w:pStyle w:val="Compact"/>
        <w:numPr>
          <w:ilvl w:val="0"/>
          <w:numId w:val="1280"/>
        </w:numPr>
      </w:pPr>
      <w:r>
        <w:t xml:space="preserve">All figures and tables referenced in main text</w:t>
      </w:r>
    </w:p>
    <w:p>
      <w:pPr>
        <w:pStyle w:val="Compact"/>
        <w:numPr>
          <w:ilvl w:val="0"/>
          <w:numId w:val="1281"/>
        </w:numPr>
      </w:pPr>
      <w:r>
        <w:t xml:space="preserve">Captions for all figures and tables</w:t>
      </w:r>
    </w:p>
    <w:p>
      <w:pPr>
        <w:pStyle w:val="Compact"/>
        <w:numPr>
          <w:ilvl w:val="0"/>
          <w:numId w:val="1282"/>
        </w:numPr>
      </w:pPr>
      <w:r>
        <w:t xml:space="preserve">Tables/figures numbered by order of appearance</w:t>
      </w:r>
    </w:p>
    <w:p>
      <w:pPr>
        <w:pStyle w:val="Compact"/>
        <w:numPr>
          <w:ilvl w:val="0"/>
          <w:numId w:val="1283"/>
        </w:numPr>
      </w:pPr>
      <w:r>
        <w:t xml:space="preserve">Abbreviations defined at first use and used sparingly</w:t>
      </w:r>
    </w:p>
    <w:p>
      <w:pPr>
        <w:pStyle w:val="Compact"/>
        <w:numPr>
          <w:ilvl w:val="0"/>
          <w:numId w:val="128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5"/>
        </w:numPr>
      </w:pPr>
      <w:r>
        <w:t xml:space="preserve">Avoid directionless statements (specify direction of associations)</w:t>
      </w:r>
    </w:p>
    <w:p>
      <w:pPr>
        <w:pStyle w:val="Compact"/>
        <w:numPr>
          <w:ilvl w:val="0"/>
          <w:numId w:val="1286"/>
        </w:numPr>
      </w:pPr>
      <w:r>
        <w:t xml:space="preserve">Causal language only when supported by study design</w:t>
      </w:r>
    </w:p>
    <w:p>
      <w:pPr>
        <w:pStyle w:val="Compact"/>
        <w:numPr>
          <w:ilvl w:val="0"/>
          <w:numId w:val="1287"/>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8"/>
        </w:numPr>
      </w:pPr>
      <w:r>
        <w:t xml:space="preserve">Author contributions drafted using CRediT Taxonomy</w:t>
      </w:r>
    </w:p>
    <w:bookmarkEnd w:id="689"/>
    <w:bookmarkStart w:id="69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9"/>
        </w:numPr>
      </w:pPr>
      <w:r>
        <w:rPr>
          <w:b/>
          <w:bCs/>
        </w:rPr>
        <w:t xml:space="preserve">Cite primary sources</w:t>
      </w:r>
      <w:r>
        <w:t xml:space="preserve"> </w:t>
      </w:r>
      <w:r>
        <w:t xml:space="preserve">for factual statements about established knowledge, methods, or findings</w:t>
      </w:r>
    </w:p>
    <w:p>
      <w:pPr>
        <w:pStyle w:val="Compact"/>
        <w:numPr>
          <w:ilvl w:val="0"/>
          <w:numId w:val="1289"/>
        </w:numPr>
      </w:pPr>
      <w:r>
        <w:rPr>
          <w:b/>
          <w:bCs/>
        </w:rPr>
        <w:t xml:space="preserve">Cite official documentation</w:t>
      </w:r>
      <w:r>
        <w:t xml:space="preserve"> </w:t>
      </w:r>
      <w:r>
        <w:t xml:space="preserve">when describing how software, tools, or systems work</w:t>
      </w:r>
    </w:p>
    <w:p>
      <w:pPr>
        <w:pStyle w:val="Compact"/>
        <w:numPr>
          <w:ilvl w:val="0"/>
          <w:numId w:val="128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0"/>
        </w:numPr>
      </w:pPr>
      <w:r>
        <w:rPr>
          <w:b/>
          <w:bCs/>
        </w:rPr>
        <w:t xml:space="preserve">Demonstrate directly</w:t>
      </w:r>
      <w:r>
        <w:t xml:space="preserve">: Show the behavior through experiments, data, or explicit examples</w:t>
      </w:r>
    </w:p>
    <w:p>
      <w:pPr>
        <w:pStyle w:val="Compact"/>
        <w:numPr>
          <w:ilvl w:val="0"/>
          <w:numId w:val="129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1"/>
        </w:numPr>
      </w:pPr>
      <w:r>
        <w:t xml:space="preserve">Builds reader trust and credibility</w:t>
      </w:r>
    </w:p>
    <w:p>
      <w:pPr>
        <w:pStyle w:val="Compact"/>
        <w:numPr>
          <w:ilvl w:val="0"/>
          <w:numId w:val="1291"/>
        </w:numPr>
      </w:pPr>
      <w:r>
        <w:t xml:space="preserve">Enables readers to verify information independently</w:t>
      </w:r>
    </w:p>
    <w:p>
      <w:pPr>
        <w:pStyle w:val="Compact"/>
        <w:numPr>
          <w:ilvl w:val="0"/>
          <w:numId w:val="1291"/>
        </w:numPr>
      </w:pPr>
      <w:r>
        <w:t xml:space="preserve">Maintains scientific rigor in all communications</w:t>
      </w:r>
    </w:p>
    <w:p>
      <w:pPr>
        <w:pStyle w:val="Compact"/>
        <w:numPr>
          <w:ilvl w:val="0"/>
          <w:numId w:val="129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90"/>
    <w:bookmarkEnd w:id="691"/>
    <w:bookmarkStart w:id="772" w:name="references"/>
    <w:p>
      <w:pPr>
        <w:pStyle w:val="Heading1"/>
      </w:pPr>
      <w:r>
        <w:t xml:space="preserve">References</w:t>
      </w:r>
    </w:p>
    <w:bookmarkStart w:id="771" w:name="refs"/>
    <w:bookmarkStart w:id="693" w:name="ref-space_odyssey"/>
    <w:p>
      <w:pPr>
        <w:pStyle w:val="Bibliography"/>
      </w:pPr>
      <w:r>
        <w:t xml:space="preserve">“2001: A Space Odyssey.”</w:t>
      </w:r>
      <w:r>
        <w:t xml:space="preserve"> </w:t>
      </w:r>
      <w:r>
        <w:t xml:space="preserve">1968. Film.</w:t>
      </w:r>
      <w:r>
        <w:t xml:space="preserve"> </w:t>
      </w:r>
      <w:hyperlink r:id="rId692">
        <w:r>
          <w:rPr>
            <w:rStyle w:val="Hyperlink"/>
          </w:rPr>
          <w:t xml:space="preserve">https://en.wikipedia.org/wiki/2001:_A_Space_Odyssey_(film)</w:t>
        </w:r>
      </w:hyperlink>
      <w:r>
        <w:t xml:space="preserve">.</w:t>
      </w:r>
    </w:p>
    <w:bookmarkEnd w:id="693"/>
    <w:bookmarkStart w:id="69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4">
        <w:r>
          <w:rPr>
            <w:rStyle w:val="Hyperlink"/>
          </w:rPr>
          <w:t xml:space="preserve">https://doi.org/10.1371/journal.pgph.0002269</w:t>
        </w:r>
      </w:hyperlink>
      <w:r>
        <w:t xml:space="preserve">.</w:t>
      </w:r>
    </w:p>
    <w:bookmarkEnd w:id="695"/>
    <w:bookmarkStart w:id="69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6">
        <w:r>
          <w:rPr>
            <w:rStyle w:val="Hyperlink"/>
          </w:rPr>
          <w:t xml:space="preserve">https://search.library.ucdavis.edu/permalink/01UCD_INST/9fle3i/alma990000226350403126</w:t>
        </w:r>
      </w:hyperlink>
      <w:r>
        <w:t xml:space="preserve">.</w:t>
      </w:r>
    </w:p>
    <w:bookmarkEnd w:id="697"/>
    <w:bookmarkStart w:id="69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8">
        <w:r>
          <w:rPr>
            <w:rStyle w:val="Hyperlink"/>
          </w:rPr>
          <w:t xml:space="preserve">https://doi.org/10.1038/d41586-019-01431-z</w:t>
        </w:r>
      </w:hyperlink>
      <w:r>
        <w:t xml:space="preserve">.</w:t>
      </w:r>
    </w:p>
    <w:bookmarkEnd w:id="699"/>
    <w:bookmarkStart w:id="701" w:name="ref-battlestar_galactica_2004"/>
    <w:p>
      <w:pPr>
        <w:pStyle w:val="Bibliography"/>
      </w:pPr>
      <w:r>
        <w:t xml:space="preserve">“Battlestar Galactica.”</w:t>
      </w:r>
      <w:r>
        <w:t xml:space="preserve"> </w:t>
      </w:r>
      <w:r>
        <w:t xml:space="preserve">2004. Television Series.</w:t>
      </w:r>
      <w:r>
        <w:t xml:space="preserve"> </w:t>
      </w:r>
      <w:hyperlink r:id="rId700">
        <w:r>
          <w:rPr>
            <w:rStyle w:val="Hyperlink"/>
          </w:rPr>
          <w:t xml:space="preserve">https://en.wikipedia.org/wiki/Battlestar_Galactica_(2004_TV_series)</w:t>
        </w:r>
      </w:hyperlink>
      <w:r>
        <w:t xml:space="preserve">.</w:t>
      </w:r>
    </w:p>
    <w:bookmarkEnd w:id="701"/>
    <w:bookmarkStart w:id="70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6">
        <w:r>
          <w:rPr>
            <w:rStyle w:val="Hyperlink"/>
          </w:rPr>
          <w:t xml:space="preserve">https://jadebc.github.io/lab-manual/</w:t>
        </w:r>
      </w:hyperlink>
      <w:r>
        <w:t xml:space="preserve">.</w:t>
      </w:r>
    </w:p>
    <w:bookmarkEnd w:id="702"/>
    <w:bookmarkStart w:id="704" w:name="ref-blade_runner"/>
    <w:p>
      <w:pPr>
        <w:pStyle w:val="Bibliography"/>
      </w:pPr>
      <w:r>
        <w:t xml:space="preserve">“Blade Runner.”</w:t>
      </w:r>
      <w:r>
        <w:t xml:space="preserve"> </w:t>
      </w:r>
      <w:r>
        <w:t xml:space="preserve">1982. Film.</w:t>
      </w:r>
      <w:r>
        <w:t xml:space="preserve"> </w:t>
      </w:r>
      <w:hyperlink r:id="rId703">
        <w:r>
          <w:rPr>
            <w:rStyle w:val="Hyperlink"/>
          </w:rPr>
          <w:t xml:space="preserve">https://en.wikipedia.org/wiki/Blade_Runner</w:t>
        </w:r>
      </w:hyperlink>
      <w:r>
        <w:t xml:space="preserve">.</w:t>
      </w:r>
    </w:p>
    <w:bookmarkEnd w:id="704"/>
    <w:bookmarkStart w:id="70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5">
        <w:r>
          <w:rPr>
            <w:rStyle w:val="Hyperlink"/>
          </w:rPr>
          <w:t xml:space="preserve">https://happygitwithr.com/</w:t>
        </w:r>
      </w:hyperlink>
      <w:r>
        <w:t xml:space="preserve">.</w:t>
      </w:r>
    </w:p>
    <w:bookmarkEnd w:id="706"/>
    <w:bookmarkStart w:id="70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7">
        <w:r>
          <w:rPr>
            <w:rStyle w:val="Hyperlink"/>
          </w:rPr>
          <w:t xml:space="preserve">https://en.wikipedia.org/wiki/Ender%27s_Game</w:t>
        </w:r>
      </w:hyperlink>
      <w:r>
        <w:t xml:space="preserve">.</w:t>
      </w:r>
    </w:p>
    <w:bookmarkEnd w:id="708"/>
    <w:bookmarkStart w:id="71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9">
        <w:r>
          <w:rPr>
            <w:rStyle w:val="Hyperlink"/>
          </w:rPr>
          <w:t xml:space="preserve">https://doi.org/10.1038/s41467-020-19160-7</w:t>
        </w:r>
      </w:hyperlink>
      <w:r>
        <w:t xml:space="preserve">.</w:t>
      </w:r>
    </w:p>
    <w:bookmarkEnd w:id="710"/>
    <w:bookmarkStart w:id="71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11">
        <w:r>
          <w:rPr>
            <w:rStyle w:val="Hyperlink"/>
          </w:rPr>
          <w:t xml:space="preserve">http://creativecommons.org/licenses/by-nc/4.0/</w:t>
        </w:r>
      </w:hyperlink>
      <w:r>
        <w:t xml:space="preserve">.</w:t>
      </w:r>
    </w:p>
    <w:bookmarkEnd w:id="712"/>
    <w:bookmarkStart w:id="714" w:name="ref-credit"/>
    <w:p>
      <w:pPr>
        <w:pStyle w:val="Bibliography"/>
      </w:pPr>
      <w:r>
        <w:t xml:space="preserve">“CRediT: Contributor Roles Taxonomy.”</w:t>
      </w:r>
      <w:r>
        <w:t xml:space="preserve"> </w:t>
      </w:r>
      <w:r>
        <w:t xml:space="preserve">n.d. PLOS ONE.</w:t>
      </w:r>
      <w:r>
        <w:t xml:space="preserve"> </w:t>
      </w:r>
      <w:hyperlink r:id="rId713">
        <w:r>
          <w:rPr>
            <w:rStyle w:val="Hyperlink"/>
          </w:rPr>
          <w:t xml:space="preserve">https://journals.plos.org/plosone/s/authorship</w:t>
        </w:r>
      </w:hyperlink>
      <w:r>
        <w:t xml:space="preserve">.</w:t>
      </w:r>
    </w:p>
    <w:bookmarkEnd w:id="714"/>
    <w:bookmarkStart w:id="716" w:name="ref-dryad"/>
    <w:p>
      <w:pPr>
        <w:pStyle w:val="Bibliography"/>
      </w:pPr>
      <w:r>
        <w:t xml:space="preserve">“Dryad Digital Repository.”</w:t>
      </w:r>
      <w:r>
        <w:t xml:space="preserve"> </w:t>
      </w:r>
      <w:r>
        <w:t xml:space="preserve">n.d. Dryad.</w:t>
      </w:r>
      <w:r>
        <w:t xml:space="preserve"> </w:t>
      </w:r>
      <w:hyperlink r:id="rId715">
        <w:r>
          <w:rPr>
            <w:rStyle w:val="Hyperlink"/>
          </w:rPr>
          <w:t xml:space="preserve">https://datadryad.org/</w:t>
        </w:r>
      </w:hyperlink>
      <w:r>
        <w:t xml:space="preserve">.</w:t>
      </w:r>
    </w:p>
    <w:bookmarkEnd w:id="716"/>
    <w:bookmarkStart w:id="71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7">
        <w:r>
          <w:rPr>
            <w:rStyle w:val="Hyperlink"/>
          </w:rPr>
          <w:t xml:space="preserve">https://www.equator-network.org/</w:t>
        </w:r>
      </w:hyperlink>
      <w:r>
        <w:t xml:space="preserve">.</w:t>
      </w:r>
    </w:p>
    <w:bookmarkEnd w:id="717"/>
    <w:bookmarkStart w:id="71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8">
        <w:r>
          <w:rPr>
            <w:rStyle w:val="Hyperlink"/>
          </w:rPr>
          <w:t xml:space="preserve">https://engineering-shiny.org/</w:t>
        </w:r>
      </w:hyperlink>
      <w:r>
        <w:t xml:space="preserve">.</w:t>
      </w:r>
    </w:p>
    <w:bookmarkEnd w:id="719"/>
    <w:bookmarkStart w:id="72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20">
        <w:r>
          <w:rPr>
            <w:rStyle w:val="Hyperlink"/>
          </w:rPr>
          <w:t xml:space="preserve">https://www.youtube.com/watch?v=B1BdQcJ2ZYY</w:t>
        </w:r>
      </w:hyperlink>
      <w:r>
        <w:t xml:space="preserve">.</w:t>
      </w:r>
    </w:p>
    <w:bookmarkEnd w:id="721"/>
    <w:bookmarkStart w:id="723" w:name="ref-githubdesktop"/>
    <w:p>
      <w:pPr>
        <w:pStyle w:val="Bibliography"/>
      </w:pPr>
      <w:r>
        <w:t xml:space="preserve">“GitHub Desktop.”</w:t>
      </w:r>
      <w:r>
        <w:t xml:space="preserve"> </w:t>
      </w:r>
      <w:r>
        <w:t xml:space="preserve">n.d. GitHub.</w:t>
      </w:r>
      <w:r>
        <w:t xml:space="preserve"> </w:t>
      </w:r>
      <w:hyperlink r:id="rId722">
        <w:r>
          <w:rPr>
            <w:rStyle w:val="Hyperlink"/>
          </w:rPr>
          <w:t xml:space="preserve">https://desktop.github.com/</w:t>
        </w:r>
      </w:hyperlink>
      <w:r>
        <w:t xml:space="preserve">.</w:t>
      </w:r>
    </w:p>
    <w:bookmarkEnd w:id="723"/>
    <w:bookmarkStart w:id="725" w:name="ref-dune"/>
    <w:p>
      <w:pPr>
        <w:pStyle w:val="Bibliography"/>
      </w:pPr>
      <w:r>
        <w:t xml:space="preserve">Herbert, Frank. 1965.</w:t>
      </w:r>
      <w:r>
        <w:t xml:space="preserve"> </w:t>
      </w:r>
      <w:r>
        <w:t xml:space="preserve">“Dune.”</w:t>
      </w:r>
      <w:r>
        <w:t xml:space="preserve"> </w:t>
      </w:r>
      <w:r>
        <w:t xml:space="preserve">Novel.</w:t>
      </w:r>
      <w:r>
        <w:t xml:space="preserve"> </w:t>
      </w:r>
      <w:hyperlink r:id="rId724">
        <w:r>
          <w:rPr>
            <w:rStyle w:val="Hyperlink"/>
          </w:rPr>
          <w:t xml:space="preserve">https://en.wikipedia.org/wiki/Organizations_of_the_Dune_universe#Thinking_machines</w:t>
        </w:r>
      </w:hyperlink>
      <w:r>
        <w:t xml:space="preserve">.</w:t>
      </w:r>
    </w:p>
    <w:bookmarkEnd w:id="725"/>
    <w:bookmarkStart w:id="727" w:name="ref-plos_data"/>
    <w:p>
      <w:pPr>
        <w:pStyle w:val="Bibliography"/>
      </w:pPr>
      <w:r>
        <w:t xml:space="preserve">“How to Store and Manage Your Data.”</w:t>
      </w:r>
      <w:r>
        <w:t xml:space="preserve"> </w:t>
      </w:r>
      <w:r>
        <w:t xml:space="preserve">n.d. PLOS.</w:t>
      </w:r>
      <w:r>
        <w:t xml:space="preserve"> </w:t>
      </w:r>
      <w:hyperlink r:id="rId726">
        <w:r>
          <w:rPr>
            <w:rStyle w:val="Hyperlink"/>
          </w:rPr>
          <w:t xml:space="preserve">https://plos.org/resource/how-to-store-and-manage-your-data/</w:t>
        </w:r>
      </w:hyperlink>
      <w:r>
        <w:t xml:space="preserve">.</w:t>
      </w:r>
    </w:p>
    <w:bookmarkEnd w:id="727"/>
    <w:bookmarkStart w:id="72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8"/>
    <w:bookmarkStart w:id="73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9">
        <w:r>
          <w:rPr>
            <w:rStyle w:val="Hyperlink"/>
          </w:rPr>
          <w:t xml:space="preserve">https://openreview.net/forum?id=BZ5a1r-kVsf</w:t>
        </w:r>
      </w:hyperlink>
      <w:r>
        <w:t xml:space="preserve">.</w:t>
      </w:r>
    </w:p>
    <w:bookmarkEnd w:id="730"/>
    <w:bookmarkStart w:id="731" w:name="ref-medRxiv"/>
    <w:p>
      <w:pPr>
        <w:pStyle w:val="Bibliography"/>
      </w:pPr>
      <w:r>
        <w:t xml:space="preserve">“medRxiv: The Preprint Server for Health Sciences.”</w:t>
      </w:r>
      <w:r>
        <w:t xml:space="preserve"> </w:t>
      </w:r>
      <w:r>
        <w:t xml:space="preserve">n.d. Cold Spring Harbor Laboratory.</w:t>
      </w:r>
      <w:r>
        <w:t xml:space="preserve"> </w:t>
      </w:r>
      <w:hyperlink r:id="rId684">
        <w:r>
          <w:rPr>
            <w:rStyle w:val="Hyperlink"/>
          </w:rPr>
          <w:t xml:space="preserve">https://www.medrxiv.org/</w:t>
        </w:r>
      </w:hyperlink>
      <w:r>
        <w:t xml:space="preserve">.</w:t>
      </w:r>
    </w:p>
    <w:bookmarkEnd w:id="731"/>
    <w:bookmarkStart w:id="73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32">
        <w:r>
          <w:rPr>
            <w:rStyle w:val="Hyperlink"/>
          </w:rPr>
          <w:t xml:space="preserve">https://doi.org/10.1038/467775a</w:t>
        </w:r>
      </w:hyperlink>
      <w:r>
        <w:t xml:space="preserve">.</w:t>
      </w:r>
    </w:p>
    <w:bookmarkEnd w:id="733"/>
    <w:bookmarkStart w:id="73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4">
        <w:r>
          <w:rPr>
            <w:rStyle w:val="Hyperlink"/>
          </w:rPr>
          <w:t xml:space="preserve">https://doi.org/10.1038/s41562-016-0021</w:t>
        </w:r>
      </w:hyperlink>
      <w:r>
        <w:t xml:space="preserve">.</w:t>
      </w:r>
    </w:p>
    <w:bookmarkEnd w:id="735"/>
    <w:bookmarkStart w:id="73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6">
        <w:r>
          <w:rPr>
            <w:rStyle w:val="Hyperlink"/>
          </w:rPr>
          <w:t xml:space="preserve">https://doi.org/10.1038/526182a</w:t>
        </w:r>
      </w:hyperlink>
      <w:r>
        <w:t xml:space="preserve">.</w:t>
      </w:r>
    </w:p>
    <w:bookmarkEnd w:id="737"/>
    <w:bookmarkStart w:id="739" w:name="ref-osf"/>
    <w:p>
      <w:pPr>
        <w:pStyle w:val="Bibliography"/>
      </w:pPr>
      <w:r>
        <w:t xml:space="preserve">“Open Science Framework.”</w:t>
      </w:r>
      <w:r>
        <w:t xml:space="preserve"> </w:t>
      </w:r>
      <w:r>
        <w:t xml:space="preserve">n.d. Center for Open Science.</w:t>
      </w:r>
      <w:r>
        <w:t xml:space="preserve"> </w:t>
      </w:r>
      <w:hyperlink r:id="rId738">
        <w:r>
          <w:rPr>
            <w:rStyle w:val="Hyperlink"/>
          </w:rPr>
          <w:t xml:space="preserve">https://osf.io/</w:t>
        </w:r>
      </w:hyperlink>
      <w:r>
        <w:t xml:space="preserve">.</w:t>
      </w:r>
    </w:p>
    <w:bookmarkEnd w:id="739"/>
    <w:bookmarkStart w:id="741" w:name="ref-gitfixum"/>
    <w:p>
      <w:pPr>
        <w:pStyle w:val="Bibliography"/>
      </w:pPr>
      <w:r>
        <w:t xml:space="preserve">Robertson, Seth. n.d.</w:t>
      </w:r>
      <w:r>
        <w:t xml:space="preserve"> </w:t>
      </w:r>
      <w:r>
        <w:t xml:space="preserve">“On Undoing, Fixing, or Removing Commits in Git.”</w:t>
      </w:r>
      <w:r>
        <w:t xml:space="preserve"> </w:t>
      </w:r>
      <w:hyperlink r:id="rId740">
        <w:r>
          <w:rPr>
            <w:rStyle w:val="Hyperlink"/>
          </w:rPr>
          <w:t xml:space="preserve">https://sethrobertson.github.io/GitFixUm/fixup.html</w:t>
        </w:r>
      </w:hyperlink>
      <w:r>
        <w:t xml:space="preserve">.</w:t>
      </w:r>
    </w:p>
    <w:bookmarkEnd w:id="741"/>
    <w:bookmarkStart w:id="74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42">
        <w:r>
          <w:rPr>
            <w:rStyle w:val="Hyperlink"/>
          </w:rPr>
          <w:t xml:space="preserve">https://doi.org/10.1371/journal.pcbi.1003833</w:t>
        </w:r>
      </w:hyperlink>
      <w:r>
        <w:t xml:space="preserve">.</w:t>
      </w:r>
    </w:p>
    <w:bookmarkEnd w:id="743"/>
    <w:bookmarkStart w:id="74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4">
        <w:r>
          <w:rPr>
            <w:rStyle w:val="Hyperlink"/>
          </w:rPr>
          <w:t xml:space="preserve">https://doi.org/10.1038/d41586-019-02918-5</w:t>
        </w:r>
      </w:hyperlink>
      <w:r>
        <w:t xml:space="preserve">.</w:t>
      </w:r>
    </w:p>
    <w:bookmarkEnd w:id="745"/>
    <w:bookmarkStart w:id="747" w:name="ref-slurm"/>
    <w:p>
      <w:pPr>
        <w:pStyle w:val="Bibliography"/>
      </w:pPr>
      <w:r>
        <w:t xml:space="preserve">“Slurm Workload Manager: Sbatch Documentation.”</w:t>
      </w:r>
      <w:r>
        <w:t xml:space="preserve"> </w:t>
      </w:r>
      <w:r>
        <w:t xml:space="preserve">n.d. SchedMD.</w:t>
      </w:r>
      <w:r>
        <w:t xml:space="preserve"> </w:t>
      </w:r>
      <w:hyperlink r:id="rId746">
        <w:r>
          <w:rPr>
            <w:rStyle w:val="Hyperlink"/>
          </w:rPr>
          <w:t xml:space="preserve">https://slurm.schedmd.com/sbatch.html</w:t>
        </w:r>
      </w:hyperlink>
      <w:r>
        <w:t xml:space="preserve">.</w:t>
      </w:r>
    </w:p>
    <w:bookmarkEnd w:id="747"/>
    <w:bookmarkStart w:id="7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8">
        <w:r>
          <w:rPr>
            <w:rStyle w:val="Hyperlink"/>
          </w:rPr>
          <w:t xml:space="preserve">https://doi.org/10.1038/d41586-019-00067-3</w:t>
        </w:r>
      </w:hyperlink>
      <w:r>
        <w:t xml:space="preserve">.</w:t>
      </w:r>
    </w:p>
    <w:bookmarkEnd w:id="749"/>
    <w:bookmarkStart w:id="751" w:name="ref-terminator"/>
    <w:p>
      <w:pPr>
        <w:pStyle w:val="Bibliography"/>
      </w:pPr>
      <w:r>
        <w:t xml:space="preserve">“Terminator 3: Rise of the Machines.”</w:t>
      </w:r>
      <w:r>
        <w:t xml:space="preserve"> </w:t>
      </w:r>
      <w:r>
        <w:t xml:space="preserve">2003. Film.</w:t>
      </w:r>
      <w:r>
        <w:t xml:space="preserve"> </w:t>
      </w:r>
      <w:hyperlink r:id="rId750">
        <w:r>
          <w:rPr>
            <w:rStyle w:val="Hyperlink"/>
          </w:rPr>
          <w:t xml:space="preserve">https://en.wikipedia.org/wiki/Terminator_3:_Rise_of_the_Machines</w:t>
        </w:r>
      </w:hyperlink>
      <w:r>
        <w:t xml:space="preserve">.</w:t>
      </w:r>
    </w:p>
    <w:bookmarkEnd w:id="751"/>
    <w:bookmarkStart w:id="753" w:name="ref-matrix"/>
    <w:p>
      <w:pPr>
        <w:pStyle w:val="Bibliography"/>
      </w:pPr>
      <w:r>
        <w:t xml:space="preserve">“The Matrix.”</w:t>
      </w:r>
      <w:r>
        <w:t xml:space="preserve"> </w:t>
      </w:r>
      <w:r>
        <w:t xml:space="preserve">1999. Film.</w:t>
      </w:r>
      <w:r>
        <w:t xml:space="preserve"> </w:t>
      </w:r>
      <w:hyperlink r:id="rId752">
        <w:r>
          <w:rPr>
            <w:rStyle w:val="Hyperlink"/>
          </w:rPr>
          <w:t xml:space="preserve">https://en.wikipedia.org/wiki/The_Matrix</w:t>
        </w:r>
      </w:hyperlink>
      <w:r>
        <w:t xml:space="preserve">.</w:t>
      </w:r>
    </w:p>
    <w:bookmarkEnd w:id="753"/>
    <w:bookmarkStart w:id="75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4"/>
    <w:bookmarkStart w:id="75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5">
        <w:r>
          <w:rPr>
            <w:rStyle w:val="Hyperlink"/>
          </w:rPr>
          <w:t xml:space="preserve">https://doi.org/10.1038/d41586-021-03603-2</w:t>
        </w:r>
      </w:hyperlink>
      <w:r>
        <w:t xml:space="preserve">.</w:t>
      </w:r>
    </w:p>
    <w:bookmarkEnd w:id="756"/>
    <w:bookmarkStart w:id="758" w:name="ref-wargames"/>
    <w:p>
      <w:pPr>
        <w:pStyle w:val="Bibliography"/>
      </w:pPr>
      <w:r>
        <w:t xml:space="preserve">“WarGames.”</w:t>
      </w:r>
      <w:r>
        <w:t xml:space="preserve"> </w:t>
      </w:r>
      <w:r>
        <w:t xml:space="preserve">1983. Film.</w:t>
      </w:r>
      <w:r>
        <w:t xml:space="preserve"> </w:t>
      </w:r>
      <w:hyperlink r:id="rId757">
        <w:r>
          <w:rPr>
            <w:rStyle w:val="Hyperlink"/>
          </w:rPr>
          <w:t xml:space="preserve">https://en.wikipedia.org/wiki/WarGames</w:t>
        </w:r>
      </w:hyperlink>
      <w:r>
        <w:t xml:space="preserve">.</w:t>
      </w:r>
    </w:p>
    <w:bookmarkEnd w:id="758"/>
    <w:bookmarkStart w:id="76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9">
        <w:r>
          <w:rPr>
            <w:rStyle w:val="Hyperlink"/>
          </w:rPr>
          <w:t xml:space="preserve">https://adv-r.hadley.nz/</w:t>
        </w:r>
      </w:hyperlink>
      <w:r>
        <w:t xml:space="preserve">.</w:t>
      </w:r>
    </w:p>
    <w:bookmarkEnd w:id="760"/>
    <w:bookmarkStart w:id="762" w:name="ref-wickham2021shiny"/>
    <w:p>
      <w:pPr>
        <w:pStyle w:val="Bibliography"/>
      </w:pPr>
      <w:r>
        <w:t xml:space="preserve">———. 2021.</w:t>
      </w:r>
      <w:r>
        <w:t xml:space="preserve"> </w:t>
      </w:r>
      <w:r>
        <w:rPr>
          <w:i/>
          <w:iCs/>
        </w:rPr>
        <w:t xml:space="preserve">Mastering Shiny</w:t>
      </w:r>
      <w:r>
        <w:t xml:space="preserve">. O’Reilly Media.</w:t>
      </w:r>
      <w:r>
        <w:t xml:space="preserve"> </w:t>
      </w:r>
      <w:hyperlink r:id="rId761">
        <w:r>
          <w:rPr>
            <w:rStyle w:val="Hyperlink"/>
          </w:rPr>
          <w:t xml:space="preserve">https://mastering-shiny.org/</w:t>
        </w:r>
      </w:hyperlink>
      <w:r>
        <w:t xml:space="preserve">.</w:t>
      </w:r>
    </w:p>
    <w:bookmarkEnd w:id="762"/>
    <w:bookmarkStart w:id="76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63"/>
    <w:bookmarkStart w:id="765" w:name="ref-wickham2023tidydesign"/>
    <w:p>
      <w:pPr>
        <w:pStyle w:val="Bibliography"/>
      </w:pPr>
      <w:r>
        <w:t xml:space="preserve">———. 2023b.</w:t>
      </w:r>
      <w:r>
        <w:t xml:space="preserve"> </w:t>
      </w:r>
      <w:r>
        <w:rPr>
          <w:i/>
          <w:iCs/>
        </w:rPr>
        <w:t xml:space="preserve">Tidyverse Design Guide</w:t>
      </w:r>
      <w:r>
        <w:t xml:space="preserve">.</w:t>
      </w:r>
      <w:r>
        <w:t xml:space="preserve"> </w:t>
      </w:r>
      <w:hyperlink r:id="rId764">
        <w:r>
          <w:rPr>
            <w:rStyle w:val="Hyperlink"/>
          </w:rPr>
          <w:t xml:space="preserve">https://design.tidyverse.org/</w:t>
        </w:r>
      </w:hyperlink>
      <w:r>
        <w:t xml:space="preserve">.</w:t>
      </w:r>
    </w:p>
    <w:bookmarkEnd w:id="765"/>
    <w:bookmarkStart w:id="76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6">
        <w:r>
          <w:rPr>
            <w:rStyle w:val="Hyperlink"/>
          </w:rPr>
          <w:t xml:space="preserve">https://r-pkgs.org/</w:t>
        </w:r>
      </w:hyperlink>
      <w:r>
        <w:t xml:space="preserve">.</w:t>
      </w:r>
    </w:p>
    <w:bookmarkEnd w:id="767"/>
    <w:bookmarkStart w:id="76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8">
        <w:r>
          <w:rPr>
            <w:rStyle w:val="Hyperlink"/>
          </w:rPr>
          <w:t xml:space="preserve">https://r4ds.hadley.nz/</w:t>
        </w:r>
      </w:hyperlink>
      <w:r>
        <w:t xml:space="preserve">.</w:t>
      </w:r>
    </w:p>
    <w:bookmarkEnd w:id="769"/>
    <w:bookmarkStart w:id="77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70"/>
    <w:bookmarkEnd w:id="771"/>
    <w:p>
      <w:r>
        <w:br w:type="page"/>
      </w:r>
    </w:p>
    <w:bookmarkEnd w:id="772"/>
    <w:bookmarkStart w:id="77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3">
        <w:r>
          <w:rPr>
            <w:rStyle w:val="Hyperlink"/>
          </w:rPr>
          <w:t xml:space="preserve">https://ucd-serg.github.io/lab-manual/appendix-copilot-instructions.html</w:t>
        </w:r>
      </w:hyperlink>
    </w:p>
    <w:p>
      <w:r>
        <w:br w:type="page"/>
      </w:r>
    </w:p>
    <w:bookmarkEnd w:id="774"/>
    <w:bookmarkStart w:id="77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5">
        <w:r>
          <w:rPr>
            <w:rStyle w:val="Hyperlink"/>
          </w:rPr>
          <w:t xml:space="preserve">https://ucd-serg.github.io/lab-manual/appendix-copilot-setup-steps.html</w:t>
        </w:r>
      </w:hyperlink>
    </w:p>
    <w:p>
      <w:r>
        <w:br w:type="page"/>
      </w:r>
    </w:p>
    <w:bookmarkEnd w:id="776"/>
    <w:bookmarkStart w:id="77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2"/>
        </w:numPr>
      </w:pPr>
      <w:ins w:id="2405" w:author="PR Preview" w:date="2024-01-01T00:00:00Z">
        <w:r>
          <w:rPr>
            <w:b/>
            <w:bCs/>
          </w:rPr>
          <w:t xml:space="preserve">Branch:</w:t>
        </w:r>
      </w:ins>
      <w:ins w:id="2405" w:author="PR Preview" w:date="2024-01-01T00:00:00Z">
        <w:r>
          <w:t xml:space="preserve"> </w:t>
        </w:r>
      </w:ins>
      <w:ins w:id="2405" w:author="PR Preview" w:date="2024-01-01T00:00:00Z">
        <w:r>
          <w:t xml:space="preserve">HEAD</w:t>
        </w:r>
      </w:ins>
    </w:p>
    <w:p>
      <w:pPr>
        <w:pStyle w:val="Compact"/>
        <w:numPr>
          <w:ilvl w:val="0"/>
          <w:numId w:val="1292"/>
        </w:numPr>
      </w:pPr>
      <w:ins w:id="2406" w:author="PR Preview" w:date="2024-01-01T00:00:00Z">
        <w:r>
          <w:rPr>
            <w:b/>
            <w:bCs/>
          </w:rPr>
          <w:t xml:space="preserve">Commit:</w:t>
        </w:r>
      </w:ins>
      <w:ins w:id="2406" w:author="PR Preview" w:date="2024-01-01T00:00:00Z">
        <w:r>
          <w:t xml:space="preserve"> </w:t>
        </w:r>
      </w:ins>
      <w:ins w:id="2406" w:author="PR Preview" w:date="2024-01-01T00:00:00Z">
        <w:r>
          <w:t xml:space="preserve">9252789</w:t>
        </w:r>
      </w:ins>
    </w:p>
    <w:p>
      <w:pPr>
        <w:pStyle w:val="Compact"/>
        <w:numPr>
          <w:ilvl w:val="0"/>
          <w:numId w:val="1292"/>
        </w:numPr>
      </w:pPr>
      <w:ins w:id="2407" w:author="PR Preview" w:date="2024-01-01T00:00:00Z">
        <w:r>
          <w:rPr>
            <w:b/>
            <w:bCs/>
          </w:rPr>
          <w:t xml:space="preserve">Full commit hash:</w:t>
        </w:r>
      </w:ins>
      <w:ins w:id="2407" w:author="PR Preview" w:date="2024-01-01T00:00:00Z">
        <w:r>
          <w:t xml:space="preserve"> </w:t>
        </w:r>
      </w:ins>
      <w:ins w:id="2407" w:author="PR Preview" w:date="2024-01-01T00:00:00Z">
        <w:r>
          <w:t xml:space="preserve">92527896577065705454e626d51b58141f9e2ef9</w:t>
        </w:r>
      </w:ins>
    </w:p>
    <w:p>
      <w:pPr>
        <w:pStyle w:val="Compact"/>
        <w:numPr>
          <w:ilvl w:val="0"/>
          <w:numId w:val="1292"/>
        </w:numPr>
      </w:pPr>
      <w:ins w:id="2408" w:author="PR Preview" w:date="2024-01-01T00:00:00Z">
        <w:r>
          <w:rPr>
            <w:b/>
            <w:bCs/>
          </w:rPr>
          <w:t xml:space="preserve">Commit date:</w:t>
        </w:r>
      </w:ins>
      <w:ins w:id="2408" w:author="PR Preview" w:date="2024-01-01T00:00:00Z">
        <w:r>
          <w:t xml:space="preserve"> </w:t>
        </w:r>
      </w:ins>
      <w:ins w:id="2408" w:author="PR Preview" w:date="2024-01-01T00:00:00Z">
        <w:r>
          <w:t xml:space="preserve">2026-01-24 18:55:55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2"/>
  </w:num>
  <w:num w:numId="1139">
    <w:abstractNumId w:val="992"/>
  </w:num>
  <w:num w:numId="1140">
    <w:abstractNumId w:val="992"/>
  </w:num>
  <w:num w:numId="1141">
    <w:abstractNumId w:val="992"/>
  </w:num>
  <w:num w:numId="1142">
    <w:abstractNumId w:val="992"/>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1"/>
  </w:num>
  <w:num w:numId="1290">
    <w:abstractNumId w:val="991"/>
  </w:num>
  <w:num w:numId="1291">
    <w:abstractNumId w:val="991"/>
  </w:num>
  <w:num w:numId="12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517" Type="http://schemas.openxmlformats.org/officeDocument/2006/relationships/image" Target="media/rId517.png"/><Relationship Id="rId520" Type="http://schemas.openxmlformats.org/officeDocument/2006/relationships/image" Target="media/rId520.jpg"/><Relationship Id="rId303" Type="http://schemas.openxmlformats.org/officeDocument/2006/relationships/image" Target="media/rId303.png"/><Relationship Id="rId405" Type="http://schemas.openxmlformats.org/officeDocument/2006/relationships/image" Target="media/rId405.jpg"/><Relationship Id="rId411" Type="http://schemas.openxmlformats.org/officeDocument/2006/relationships/image" Target="media/rId411.png"/><Relationship Id="rId227" Type="http://schemas.openxmlformats.org/officeDocument/2006/relationships/image" Target="media/rId227.png"/><Relationship Id="rId526" Type="http://schemas.openxmlformats.org/officeDocument/2006/relationships/image" Target="media/rId526.png"/><Relationship Id="rId556" Type="http://schemas.openxmlformats.org/officeDocument/2006/relationships/image" Target="media/rId556.png"/><Relationship Id="rId232" Type="http://schemas.openxmlformats.org/officeDocument/2006/relationships/image" Target="media/rId232.png"/><Relationship Id="rId523" Type="http://schemas.openxmlformats.org/officeDocument/2006/relationships/image" Target="media/rId523.png"/><Relationship Id="rId473"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6" Type="http://schemas.openxmlformats.org/officeDocument/2006/relationships/hyperlink" Target="http://adv-r.had.co.nz/Style.html" TargetMode="External"/><Relationship Id="rId664" Type="http://schemas.openxmlformats.org/officeDocument/2006/relationships/hyperlink" Target="http://colorbrewer2.org/" TargetMode="External"/><Relationship Id="rId71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5" Type="http://schemas.openxmlformats.org/officeDocument/2006/relationships/hyperlink" Target="https://datadryad.org/" TargetMode="External"/><Relationship Id="rId764" Type="http://schemas.openxmlformats.org/officeDocument/2006/relationships/hyperlink" Target="https://design.tidyverse.org/" TargetMode="External"/><Relationship Id="rId72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43" Type="http://schemas.openxmlformats.org/officeDocument/2006/relationships/hyperlink" Target="https://docs.github.com/en/copilot/how-tos/use-copilot-agents/coding-agent" TargetMode="External"/><Relationship Id="rId588" Type="http://schemas.openxmlformats.org/officeDocument/2006/relationships/hyperlink" Target="https://docs.github.com/en/copilot/how-tos/use-copilot-agents/coding-agent/customize-the-agent-environment" TargetMode="External"/><Relationship Id="rId593" Type="http://schemas.openxmlformats.org/officeDocument/2006/relationships/hyperlink" Target="https://docs.github.com/en/copilot/how-tos/use-copilot-agents/coding-agent/customize-the-agent-environment#preinstalling-tools-or-dependencies-in-copilots-environment" TargetMode="External"/><Relationship Id="rId567" Type="http://schemas.openxmlformats.org/officeDocument/2006/relationships/hyperlink" Target="https://docs.github.com/en/copilot/how-tos/use-copilot-agents/coding-agent/customize-the-agent-firewall" TargetMode="External"/><Relationship Id="rId565" Type="http://schemas.openxmlformats.org/officeDocument/2006/relationships/hyperlink" Target="https://docs.github.com/en/copilot/reference/copilot-allowlist-reference" TargetMode="External"/><Relationship Id="rId448" Type="http://schemas.openxmlformats.org/officeDocument/2006/relationships/hyperlink" Target="https://docs.github.com/en/enterprise/2.13/user/articles/creating-releases" TargetMode="External"/><Relationship Id="rId399" Type="http://schemas.openxmlformats.org/officeDocument/2006/relationships/hyperlink" Target="https://docs.github.com/en/repositories/working-with-files/managing-files/customizing-how-changed-files-appear-on-github" TargetMode="External"/><Relationship Id="rId646" Type="http://schemas.openxmlformats.org/officeDocument/2006/relationships/hyperlink" Target="https://docs.google.com/document/d/1ckgRCcr7FFPyymyMA6Y_-cB_vftOyrrxT28c6gRg0PI/edit" TargetMode="External"/><Relationship Id="rId732" Type="http://schemas.openxmlformats.org/officeDocument/2006/relationships/hyperlink" Target="https://doi.org/10.1038/467775a" TargetMode="External"/><Relationship Id="rId736" Type="http://schemas.openxmlformats.org/officeDocument/2006/relationships/hyperlink" Target="https://doi.org/10.1038/526182a" TargetMode="External"/><Relationship Id="rId748" Type="http://schemas.openxmlformats.org/officeDocument/2006/relationships/hyperlink" Target="https://doi.org/10.1038/d41586-019-00067-3" TargetMode="External"/><Relationship Id="rId698" Type="http://schemas.openxmlformats.org/officeDocument/2006/relationships/hyperlink" Target="https://doi.org/10.1038/d41586-019-01431-z" TargetMode="External"/><Relationship Id="rId744" Type="http://schemas.openxmlformats.org/officeDocument/2006/relationships/hyperlink" Target="https://doi.org/10.1038/d41586-019-02918-5" TargetMode="External"/><Relationship Id="rId755" Type="http://schemas.openxmlformats.org/officeDocument/2006/relationships/hyperlink" Target="https://doi.org/10.1038/d41586-021-03603-2" TargetMode="External"/><Relationship Id="rId709" Type="http://schemas.openxmlformats.org/officeDocument/2006/relationships/hyperlink" Target="https://doi.org/10.1038/s41467-020-19160-7" TargetMode="External"/><Relationship Id="rId734" Type="http://schemas.openxmlformats.org/officeDocument/2006/relationships/hyperlink" Target="https://doi.org/10.1038/s41562-016-0021" TargetMode="External"/><Relationship Id="rId742" Type="http://schemas.openxmlformats.org/officeDocument/2006/relationships/hyperlink" Target="https://doi.org/10.1371/journal.pcbi.1003833" TargetMode="External"/><Relationship Id="rId69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92" Type="http://schemas.openxmlformats.org/officeDocument/2006/relationships/hyperlink" Target="https://en.wikipedia.org/wiki/2001:_A_Space_Odyssey_(film)" TargetMode="External"/><Relationship Id="rId491" Type="http://schemas.openxmlformats.org/officeDocument/2006/relationships/hyperlink" Target="https://en.wikipedia.org/wiki/AI-assisted_software_development" TargetMode="External"/><Relationship Id="rId506" Type="http://schemas.openxmlformats.org/officeDocument/2006/relationships/hyperlink" Target="https://en.wikipedia.org/wiki/AI_agent" TargetMode="External"/><Relationship Id="rId559" Type="http://schemas.openxmlformats.org/officeDocument/2006/relationships/hyperlink" Target="https://en.wikipedia.org/wiki/Agent_(The_Matrix)" TargetMode="External"/><Relationship Id="rId700" Type="http://schemas.openxmlformats.org/officeDocument/2006/relationships/hyperlink" Target="https://en.wikipedia.org/wiki/Battlestar_Galactica_(2004_TV_series)" TargetMode="External"/><Relationship Id="rId703" Type="http://schemas.openxmlformats.org/officeDocument/2006/relationships/hyperlink" Target="https://en.wikipedia.org/wiki/Blade_Runner" TargetMode="External"/><Relationship Id="rId70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8" Type="http://schemas.openxmlformats.org/officeDocument/2006/relationships/hyperlink" Target="https://en.wikipedia.org/wiki/Intelligent_agent" TargetMode="External"/><Relationship Id="rId674" Type="http://schemas.openxmlformats.org/officeDocument/2006/relationships/hyperlink" Target="https://en.wikipedia.org/wiki/Masterpiece#History" TargetMode="External"/><Relationship Id="rId724" Type="http://schemas.openxmlformats.org/officeDocument/2006/relationships/hyperlink" Target="https://en.wikipedia.org/wiki/Organizations_of_the_Dune_universe#Thinking_machines" TargetMode="External"/><Relationship Id="rId509" Type="http://schemas.openxmlformats.org/officeDocument/2006/relationships/hyperlink" Target="https://en.wikipedia.org/wiki/Technological_singularity" TargetMode="External"/><Relationship Id="rId750" Type="http://schemas.openxmlformats.org/officeDocument/2006/relationships/hyperlink" Target="https://en.wikipedia.org/wiki/Terminator_3:_Rise_of_the_Machines" TargetMode="External"/><Relationship Id="rId75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7" Type="http://schemas.openxmlformats.org/officeDocument/2006/relationships/hyperlink" Target="https://en.wikipedia.org/wiki/WarGames" TargetMode="External"/><Relationship Id="rId71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00" Type="http://schemas.openxmlformats.org/officeDocument/2006/relationships/hyperlink" Target="https://github.com/UCD-SERG/lab-manual/issues/112" TargetMode="External"/><Relationship Id="rId535" Type="http://schemas.openxmlformats.org/officeDocument/2006/relationships/hyperlink" Target="https://github.com/UCD-SERG/lab-manual/issues/42" TargetMode="External"/><Relationship Id="rId501" Type="http://schemas.openxmlformats.org/officeDocument/2006/relationships/hyperlink" Target="https://github.com/UCD-SERG/lab-manual/pull/145" TargetMode="External"/><Relationship Id="rId536"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39"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5" Type="http://schemas.openxmlformats.org/officeDocument/2006/relationships/hyperlink" Target="https://github.com/features/copilot/agents" TargetMode="External"/><Relationship Id="rId592" Type="http://schemas.openxmlformats.org/officeDocument/2006/relationships/hyperlink" Target="https://github.com/features/copilot/plans" TargetMode="External"/><Relationship Id="rId390" Type="http://schemas.openxmlformats.org/officeDocument/2006/relationships/hyperlink" Target="https://github.com/github-linguist/linguist/" TargetMode="External"/><Relationship Id="rId400" Type="http://schemas.openxmlformats.org/officeDocument/2006/relationships/hyperlink" Target="https://github.com/github-linguist/linguist/blob/main/docs/overrides.md" TargetMode="External"/><Relationship Id="rId398" Type="http://schemas.openxmlformats.org/officeDocument/2006/relationships/hyperlink" Target="https://github.com/github-linguist/linguist/blob/main/docs/overrides.md#detectable" TargetMode="External"/><Relationship Id="rId397" Type="http://schemas.openxmlformats.org/officeDocument/2006/relationships/hyperlink" Target="https://github.com/github-linguist/linguist/blob/main/docs/overrides.md#documentation" TargetMode="External"/><Relationship Id="rId391" Type="http://schemas.openxmlformats.org/officeDocument/2006/relationships/hyperlink" Target="https://github.com/github-linguist/linguist/blob/main/docs/overrides.md#generated-code" TargetMode="External"/><Relationship Id="rId394" Type="http://schemas.openxmlformats.org/officeDocument/2006/relationships/hyperlink" Target="https://github.com/github-linguist/linguist/blob/main/docs/overrides.md#using-gitattributes" TargetMode="External"/><Relationship Id="rId396" Type="http://schemas.openxmlformats.org/officeDocument/2006/relationships/hyperlink" Target="https://github.com/github-linguist/linguist/blob/main/docs/overrides.md#vendored-code"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7" Type="http://schemas.openxmlformats.org/officeDocument/2006/relationships/hyperlink" Target="https://github.com/nmfs-opensci/quarto-thesis" TargetMode="External"/><Relationship Id="rId541" Type="http://schemas.openxmlformats.org/officeDocument/2006/relationships/hyperlink" Target="https://github.com/orgs/community/discussions/162826" TargetMode="External"/><Relationship Id="rId542" Type="http://schemas.openxmlformats.org/officeDocument/2006/relationships/hyperlink" Target="https://github.com/orgs/community/discussions/183966" TargetMode="External"/><Relationship Id="rId596"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7" Type="http://schemas.openxmlformats.org/officeDocument/2006/relationships/hyperlink" Target="https://github.com/quarto-dev/quarto-cli/issues/10587" TargetMode="External"/><Relationship Id="rId595"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30" Type="http://schemas.openxmlformats.org/officeDocument/2006/relationships/hyperlink" Target="https://github.com/skills/introduction-to-github" TargetMode="External"/><Relationship Id="rId455" Type="http://schemas.openxmlformats.org/officeDocument/2006/relationships/hyperlink" Target="https://github.com/ucdavisdatalab" TargetMode="External"/><Relationship Id="rId618"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63" Type="http://schemas.openxmlformats.org/officeDocument/2006/relationships/hyperlink" Target="https://github.com/ucdavisdatalab/workshop_how-to-data-documentation" TargetMode="External"/><Relationship Id="rId633" Type="http://schemas.openxmlformats.org/officeDocument/2006/relationships/hyperlink" Target="https://github.com/ucdavisdatalab/workshop_nlp_with_python" TargetMode="External"/><Relationship Id="rId632" Type="http://schemas.openxmlformats.org/officeDocument/2006/relationships/hyperlink" Target="https://github.com/ucdavisdatalab/workshop_python_basics" TargetMode="External"/><Relationship Id="rId617"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9" Type="http://schemas.openxmlformats.org/officeDocument/2006/relationships/hyperlink" Target="https://grants.nih.gov" TargetMode="External"/><Relationship Id="rId668" Type="http://schemas.openxmlformats.org/officeDocument/2006/relationships/hyperlink" Target="https://grantwriting.stanford.edu/funding-train/" TargetMode="External"/><Relationship Id="rId649" Type="http://schemas.openxmlformats.org/officeDocument/2006/relationships/hyperlink" Target="https://grantwriting.stanford.edu/funding-train/#ep" TargetMode="External"/><Relationship Id="rId70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72" Type="http://schemas.openxmlformats.org/officeDocument/2006/relationships/hyperlink" Target="https://hpc.ucdavis.edu/" TargetMode="External"/><Relationship Id="rId656" Type="http://schemas.openxmlformats.org/officeDocument/2006/relationships/hyperlink" Target="https://jadebc.github.io/lab-manual/" TargetMode="External"/><Relationship Id="rId603" Type="http://schemas.openxmlformats.org/officeDocument/2006/relationships/hyperlink" Target="https://jadebc.github.io/lab-manual/checklists.html" TargetMode="External"/><Relationship Id="rId436"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7" Type="http://schemas.openxmlformats.org/officeDocument/2006/relationships/hyperlink" Target="https://jadebc.github.io/lab-manual/reproducible-environments.html" TargetMode="External"/><Relationship Id="rId613" Type="http://schemas.openxmlformats.org/officeDocument/2006/relationships/hyperlink" Target="https://jadebc.github.io/lab-manual/resources.html" TargetMode="External"/><Relationship Id="rId471" Type="http://schemas.openxmlformats.org/officeDocument/2006/relationships/hyperlink" Target="https://jadebc.github.io/lab-manual/slurm.html" TargetMode="External"/><Relationship Id="rId404"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7" Type="http://schemas.openxmlformats.org/officeDocument/2006/relationships/hyperlink" Target="https://journals.lww.com/epidem/Fulltext/2001/05000/The_Value_of_P.2.aspx" TargetMode="External"/><Relationship Id="rId666" Type="http://schemas.openxmlformats.org/officeDocument/2006/relationships/hyperlink" Target="https://journals.plos.org/ploscompbiol/article?id=10.1371/journal.pcbi.1003833" TargetMode="External"/><Relationship Id="rId713" Type="http://schemas.openxmlformats.org/officeDocument/2006/relationships/hyperlink" Target="https://journals.plos.org/plosone/s/authorship" TargetMode="External"/><Relationship Id="rId638" Type="http://schemas.openxmlformats.org/officeDocument/2006/relationships/hyperlink" Target="https://link.springer.com/book/10.1007/978-3-030-98175-4" TargetMode="External"/><Relationship Id="rId65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61" Type="http://schemas.openxmlformats.org/officeDocument/2006/relationships/hyperlink" Target="https://mastering-shiny.org/" TargetMode="External"/><Relationship Id="rId665" Type="http://schemas.openxmlformats.org/officeDocument/2006/relationships/hyperlink" Target="https://medialab.github.io/iwanthue/" TargetMode="External"/><Relationship Id="rId610" Type="http://schemas.openxmlformats.org/officeDocument/2006/relationships/hyperlink" Target="https://medialab.github.io/iwanthue/?utm_source=Nature+Briefing&amp;utm_campaign=2c68711076-briefing-dy-20211006&amp;utm_medium=email&amp;utm_term=0_c9dfd39373-2c68711076-44335685" TargetMode="External"/><Relationship Id="rId422" Type="http://schemas.openxmlformats.org/officeDocument/2006/relationships/hyperlink" Target="https://medium.com/@jeongwhanchoi/install-tmux-on-osx-and-basics-commands-for-beginners-be22520fd95e" TargetMode="External"/><Relationship Id="rId644" Type="http://schemas.openxmlformats.org/officeDocument/2006/relationships/hyperlink" Target="https://mitcommlab.mit.edu/be/2023/09/27/toward-an-evenbetterposter-improving-the-betterposter-template/" TargetMode="External"/><Relationship Id="rId658" Type="http://schemas.openxmlformats.org/officeDocument/2006/relationships/hyperlink" Target="https://myidp.sciencecareers.org/" TargetMode="External"/><Relationship Id="rId729" Type="http://schemas.openxmlformats.org/officeDocument/2006/relationships/hyperlink" Target="https://openreview.net/forum?id=BZ5a1r-kVsf" TargetMode="External"/><Relationship Id="rId73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6" Type="http://schemas.openxmlformats.org/officeDocument/2006/relationships/hyperlink" Target="https://plos.org/resource/how-to-store-and-manage-your-data/" TargetMode="External"/><Relationship Id="rId462"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64"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30"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3" Type="http://schemas.openxmlformats.org/officeDocument/2006/relationships/hyperlink" Target="https://s3.amazonaws.com/assets.datacamp.com/blog_assets/datatable_Cheat_Sheet_R.pdf" TargetMode="External"/><Relationship Id="rId69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40" Type="http://schemas.openxmlformats.org/officeDocument/2006/relationships/hyperlink" Target="https://sethrobertson.github.io/GitFixUm/fixup.html" TargetMode="External"/><Relationship Id="rId74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614" Type="http://schemas.openxmlformats.org/officeDocument/2006/relationships/hyperlink" Target="https://ucb-epi-r.github.io" TargetMode="External"/><Relationship Id="rId773" Type="http://schemas.openxmlformats.org/officeDocument/2006/relationships/hyperlink" Target="https://ucd-serg.github.io/lab-manual/appendix-copilot-instructions.html" TargetMode="External"/><Relationship Id="rId775" Type="http://schemas.openxmlformats.org/officeDocument/2006/relationships/hyperlink" Target="https://ucd-serg.github.io/lab-manual/appendix-copilot-setup-steps.html" TargetMode="External"/><Relationship Id="rId438" Type="http://schemas.openxmlformats.org/officeDocument/2006/relationships/hyperlink" Target="https://ucd-serg.github.io/lab-manual/coding-practices.html#file-headers" TargetMode="External"/><Relationship Id="rId441" Type="http://schemas.openxmlformats.org/officeDocument/2006/relationships/hyperlink" Target="https://ucd-serg.github.io/lab-manual/coding-practices.html#function-documentation" TargetMode="External"/><Relationship Id="rId605" Type="http://schemas.openxmlformats.org/officeDocument/2006/relationships/hyperlink" Target="https://ucd-serg.github.io/lab-manual/coding-style.html" TargetMode="External"/><Relationship Id="rId444" Type="http://schemas.openxmlformats.org/officeDocument/2006/relationships/hyperlink" Target="https://ucd-serg.github.io/lab-manual/unix.html#example-code-for-runfilesavelogs" TargetMode="External"/><Relationship Id="rId619" Type="http://schemas.openxmlformats.org/officeDocument/2006/relationships/hyperlink" Target="https://ucdavisdatalab.github.io/install_guides/" TargetMode="External"/><Relationship Id="rId616"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5" Type="http://schemas.openxmlformats.org/officeDocument/2006/relationships/hyperlink" Target="https://ucjug.github.io/workshop_julia_basics/" TargetMode="External"/><Relationship Id="rId45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6" Type="http://schemas.openxmlformats.org/officeDocument/2006/relationships/hyperlink" Target="https://www.chriswrites.com/how-to-change-file-permissions-using-the-terminal/" TargetMode="External"/><Relationship Id="rId687" Type="http://schemas.openxmlformats.org/officeDocument/2006/relationships/hyperlink" Target="https://www.equator-network.org/" TargetMode="External"/><Relationship Id="rId393" Type="http://schemas.openxmlformats.org/officeDocument/2006/relationships/hyperlink" Target="https://www.git-scm.com/docs/gitignore#_pattern_format" TargetMode="External"/><Relationship Id="rId652" Type="http://schemas.openxmlformats.org/officeDocument/2006/relationships/hyperlink" Target="https://www.globalcodeofconduct.org/" TargetMode="External"/><Relationship Id="rId418" Type="http://schemas.openxmlformats.org/officeDocument/2006/relationships/hyperlink" Target="https://www.howtogeek.com/118594/how-to-edit-your-system-path-for-easy-command-line-access/" TargetMode="External"/><Relationship Id="rId684" Type="http://schemas.openxmlformats.org/officeDocument/2006/relationships/hyperlink" Target="https://www.medrxiv.org/" TargetMode="External"/><Relationship Id="rId661" Type="http://schemas.openxmlformats.org/officeDocument/2006/relationships/hyperlink" Target="https://www.nature.com/articles/d41586-021-03603-2" TargetMode="External"/><Relationship Id="rId650" Type="http://schemas.openxmlformats.org/officeDocument/2006/relationships/hyperlink" Target="https://www.niaid.nih.gov/grants-contracts/write-grant-application" TargetMode="External"/><Relationship Id="rId513"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21" Type="http://schemas.openxmlformats.org/officeDocument/2006/relationships/hyperlink" Target="https://www.rstudio.com/wp-content/uploads/2015/02/data-wrangling-cheatsheet.pdf" TargetMode="External"/><Relationship Id="rId624" Type="http://schemas.openxmlformats.org/officeDocument/2006/relationships/hyperlink" Target="https://www.rstudio.com/wp-content/uploads/2015/02/rmarkdown-cheatsheet.pdf" TargetMode="External"/><Relationship Id="rId622" Type="http://schemas.openxmlformats.org/officeDocument/2006/relationships/hyperlink" Target="https://www.rstudio.com/wp-content/uploads/2015/03/ggplot2-cheatsheet.pdf" TargetMode="External"/><Relationship Id="rId64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9" Type="http://schemas.openxmlformats.org/officeDocument/2006/relationships/hyperlink" Target="https://www.training.nih.gov/career-services/" TargetMode="External"/><Relationship Id="rId662" Type="http://schemas.openxmlformats.org/officeDocument/2006/relationships/hyperlink" Target="https://www.youtube.com/watch?v=1RwJbhkCA58" TargetMode="External"/><Relationship Id="rId643" Type="http://schemas.openxmlformats.org/officeDocument/2006/relationships/hyperlink" Target="https://www.youtube.com/watch?v=1RwJbhkCA58&amp;t=1171s" TargetMode="External"/><Relationship Id="rId72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4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73"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6" Type="http://schemas.openxmlformats.org/officeDocument/2006/relationships/hyperlink" Target="http://adv-r.had.co.nz/Style.html" TargetMode="External"/><Relationship Id="rId664" Type="http://schemas.openxmlformats.org/officeDocument/2006/relationships/hyperlink" Target="http://colorbrewer2.org/" TargetMode="External"/><Relationship Id="rId711"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9"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5" Type="http://schemas.openxmlformats.org/officeDocument/2006/relationships/hyperlink" Target="https://datadryad.org/" TargetMode="External"/><Relationship Id="rId764" Type="http://schemas.openxmlformats.org/officeDocument/2006/relationships/hyperlink" Target="https://design.tidyverse.org/" TargetMode="External"/><Relationship Id="rId722"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43" Type="http://schemas.openxmlformats.org/officeDocument/2006/relationships/hyperlink" Target="https://docs.github.com/en/copilot/how-tos/use-copilot-agents/coding-agent" TargetMode="External"/><Relationship Id="rId588" Type="http://schemas.openxmlformats.org/officeDocument/2006/relationships/hyperlink" Target="https://docs.github.com/en/copilot/how-tos/use-copilot-agents/coding-agent/customize-the-agent-environment" TargetMode="External"/><Relationship Id="rId593" Type="http://schemas.openxmlformats.org/officeDocument/2006/relationships/hyperlink" Target="https://docs.github.com/en/copilot/how-tos/use-copilot-agents/coding-agent/customize-the-agent-environment#preinstalling-tools-or-dependencies-in-copilots-environment" TargetMode="External"/><Relationship Id="rId567" Type="http://schemas.openxmlformats.org/officeDocument/2006/relationships/hyperlink" Target="https://docs.github.com/en/copilot/how-tos/use-copilot-agents/coding-agent/customize-the-agent-firewall" TargetMode="External"/><Relationship Id="rId565" Type="http://schemas.openxmlformats.org/officeDocument/2006/relationships/hyperlink" Target="https://docs.github.com/en/copilot/reference/copilot-allowlist-reference" TargetMode="External"/><Relationship Id="rId448" Type="http://schemas.openxmlformats.org/officeDocument/2006/relationships/hyperlink" Target="https://docs.github.com/en/enterprise/2.13/user/articles/creating-releases" TargetMode="External"/><Relationship Id="rId399" Type="http://schemas.openxmlformats.org/officeDocument/2006/relationships/hyperlink" Target="https://docs.github.com/en/repositories/working-with-files/managing-files/customizing-how-changed-files-appear-on-github" TargetMode="External"/><Relationship Id="rId646" Type="http://schemas.openxmlformats.org/officeDocument/2006/relationships/hyperlink" Target="https://docs.google.com/document/d/1ckgRCcr7FFPyymyMA6Y_-cB_vftOyrrxT28c6gRg0PI/edit" TargetMode="External"/><Relationship Id="rId732" Type="http://schemas.openxmlformats.org/officeDocument/2006/relationships/hyperlink" Target="https://doi.org/10.1038/467775a" TargetMode="External"/><Relationship Id="rId736" Type="http://schemas.openxmlformats.org/officeDocument/2006/relationships/hyperlink" Target="https://doi.org/10.1038/526182a" TargetMode="External"/><Relationship Id="rId748" Type="http://schemas.openxmlformats.org/officeDocument/2006/relationships/hyperlink" Target="https://doi.org/10.1038/d41586-019-00067-3" TargetMode="External"/><Relationship Id="rId698" Type="http://schemas.openxmlformats.org/officeDocument/2006/relationships/hyperlink" Target="https://doi.org/10.1038/d41586-019-01431-z" TargetMode="External"/><Relationship Id="rId744" Type="http://schemas.openxmlformats.org/officeDocument/2006/relationships/hyperlink" Target="https://doi.org/10.1038/d41586-019-02918-5" TargetMode="External"/><Relationship Id="rId755" Type="http://schemas.openxmlformats.org/officeDocument/2006/relationships/hyperlink" Target="https://doi.org/10.1038/d41586-021-03603-2" TargetMode="External"/><Relationship Id="rId709" Type="http://schemas.openxmlformats.org/officeDocument/2006/relationships/hyperlink" Target="https://doi.org/10.1038/s41467-020-19160-7" TargetMode="External"/><Relationship Id="rId734" Type="http://schemas.openxmlformats.org/officeDocument/2006/relationships/hyperlink" Target="https://doi.org/10.1038/s41562-016-0021" TargetMode="External"/><Relationship Id="rId742" Type="http://schemas.openxmlformats.org/officeDocument/2006/relationships/hyperlink" Target="https://doi.org/10.1371/journal.pcbi.1003833" TargetMode="External"/><Relationship Id="rId694"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92" Type="http://schemas.openxmlformats.org/officeDocument/2006/relationships/hyperlink" Target="https://en.wikipedia.org/wiki/2001:_A_Space_Odyssey_(film)" TargetMode="External"/><Relationship Id="rId491" Type="http://schemas.openxmlformats.org/officeDocument/2006/relationships/hyperlink" Target="https://en.wikipedia.org/wiki/AI-assisted_software_development" TargetMode="External"/><Relationship Id="rId506" Type="http://schemas.openxmlformats.org/officeDocument/2006/relationships/hyperlink" Target="https://en.wikipedia.org/wiki/AI_agent" TargetMode="External"/><Relationship Id="rId559" Type="http://schemas.openxmlformats.org/officeDocument/2006/relationships/hyperlink" Target="https://en.wikipedia.org/wiki/Agent_(The_Matrix)" TargetMode="External"/><Relationship Id="rId700" Type="http://schemas.openxmlformats.org/officeDocument/2006/relationships/hyperlink" Target="https://en.wikipedia.org/wiki/Battlestar_Galactica_(2004_TV_series)" TargetMode="External"/><Relationship Id="rId703" Type="http://schemas.openxmlformats.org/officeDocument/2006/relationships/hyperlink" Target="https://en.wikipedia.org/wiki/Blade_Runner" TargetMode="External"/><Relationship Id="rId707"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8" Type="http://schemas.openxmlformats.org/officeDocument/2006/relationships/hyperlink" Target="https://en.wikipedia.org/wiki/Intelligent_agent" TargetMode="External"/><Relationship Id="rId674" Type="http://schemas.openxmlformats.org/officeDocument/2006/relationships/hyperlink" Target="https://en.wikipedia.org/wiki/Masterpiece#History" TargetMode="External"/><Relationship Id="rId724" Type="http://schemas.openxmlformats.org/officeDocument/2006/relationships/hyperlink" Target="https://en.wikipedia.org/wiki/Organizations_of_the_Dune_universe#Thinking_machines" TargetMode="External"/><Relationship Id="rId509" Type="http://schemas.openxmlformats.org/officeDocument/2006/relationships/hyperlink" Target="https://en.wikipedia.org/wiki/Technological_singularity" TargetMode="External"/><Relationship Id="rId750" Type="http://schemas.openxmlformats.org/officeDocument/2006/relationships/hyperlink" Target="https://en.wikipedia.org/wiki/Terminator_3:_Rise_of_the_Machines" TargetMode="External"/><Relationship Id="rId752"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7" Type="http://schemas.openxmlformats.org/officeDocument/2006/relationships/hyperlink" Target="https://en.wikipedia.org/wiki/WarGames" TargetMode="External"/><Relationship Id="rId718"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500" Type="http://schemas.openxmlformats.org/officeDocument/2006/relationships/hyperlink" Target="https://github.com/UCD-SERG/lab-manual/issues/112" TargetMode="External"/><Relationship Id="rId535" Type="http://schemas.openxmlformats.org/officeDocument/2006/relationships/hyperlink" Target="https://github.com/UCD-SERG/lab-manual/issues/42" TargetMode="External"/><Relationship Id="rId501" Type="http://schemas.openxmlformats.org/officeDocument/2006/relationships/hyperlink" Target="https://github.com/UCD-SERG/lab-manual/pull/145" TargetMode="External"/><Relationship Id="rId536"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39"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5" Type="http://schemas.openxmlformats.org/officeDocument/2006/relationships/hyperlink" Target="https://github.com/features/copilot/agents" TargetMode="External"/><Relationship Id="rId592" Type="http://schemas.openxmlformats.org/officeDocument/2006/relationships/hyperlink" Target="https://github.com/features/copilot/plans" TargetMode="External"/><Relationship Id="rId390" Type="http://schemas.openxmlformats.org/officeDocument/2006/relationships/hyperlink" Target="https://github.com/github-linguist/linguist/" TargetMode="External"/><Relationship Id="rId400" Type="http://schemas.openxmlformats.org/officeDocument/2006/relationships/hyperlink" Target="https://github.com/github-linguist/linguist/blob/main/docs/overrides.md" TargetMode="External"/><Relationship Id="rId398" Type="http://schemas.openxmlformats.org/officeDocument/2006/relationships/hyperlink" Target="https://github.com/github-linguist/linguist/blob/main/docs/overrides.md#detectable" TargetMode="External"/><Relationship Id="rId397" Type="http://schemas.openxmlformats.org/officeDocument/2006/relationships/hyperlink" Target="https://github.com/github-linguist/linguist/blob/main/docs/overrides.md#documentation" TargetMode="External"/><Relationship Id="rId391" Type="http://schemas.openxmlformats.org/officeDocument/2006/relationships/hyperlink" Target="https://github.com/github-linguist/linguist/blob/main/docs/overrides.md#generated-code" TargetMode="External"/><Relationship Id="rId394" Type="http://schemas.openxmlformats.org/officeDocument/2006/relationships/hyperlink" Target="https://github.com/github-linguist/linguist/blob/main/docs/overrides.md#using-gitattributes" TargetMode="External"/><Relationship Id="rId396" Type="http://schemas.openxmlformats.org/officeDocument/2006/relationships/hyperlink" Target="https://github.com/github-linguist/linguist/blob/main/docs/overrides.md#vendored-code"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7" Type="http://schemas.openxmlformats.org/officeDocument/2006/relationships/hyperlink" Target="https://github.com/nmfs-opensci/quarto-thesis" TargetMode="External"/><Relationship Id="rId541" Type="http://schemas.openxmlformats.org/officeDocument/2006/relationships/hyperlink" Target="https://github.com/orgs/community/discussions/162826" TargetMode="External"/><Relationship Id="rId542" Type="http://schemas.openxmlformats.org/officeDocument/2006/relationships/hyperlink" Target="https://github.com/orgs/community/discussions/183966" TargetMode="External"/><Relationship Id="rId596"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7" Type="http://schemas.openxmlformats.org/officeDocument/2006/relationships/hyperlink" Target="https://github.com/quarto-dev/quarto-cli/issues/10587" TargetMode="External"/><Relationship Id="rId595"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30" Type="http://schemas.openxmlformats.org/officeDocument/2006/relationships/hyperlink" Target="https://github.com/skills/introduction-to-github" TargetMode="External"/><Relationship Id="rId455" Type="http://schemas.openxmlformats.org/officeDocument/2006/relationships/hyperlink" Target="https://github.com/ucdavisdatalab" TargetMode="External"/><Relationship Id="rId618"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63" Type="http://schemas.openxmlformats.org/officeDocument/2006/relationships/hyperlink" Target="https://github.com/ucdavisdatalab/workshop_how-to-data-documentation" TargetMode="External"/><Relationship Id="rId633" Type="http://schemas.openxmlformats.org/officeDocument/2006/relationships/hyperlink" Target="https://github.com/ucdavisdatalab/workshop_nlp_with_python" TargetMode="External"/><Relationship Id="rId632" Type="http://schemas.openxmlformats.org/officeDocument/2006/relationships/hyperlink" Target="https://github.com/ucdavisdatalab/workshop_python_basics" TargetMode="External"/><Relationship Id="rId617"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9" Type="http://schemas.openxmlformats.org/officeDocument/2006/relationships/hyperlink" Target="https://grants.nih.gov" TargetMode="External"/><Relationship Id="rId668" Type="http://schemas.openxmlformats.org/officeDocument/2006/relationships/hyperlink" Target="https://grantwriting.stanford.edu/funding-train/" TargetMode="External"/><Relationship Id="rId649" Type="http://schemas.openxmlformats.org/officeDocument/2006/relationships/hyperlink" Target="https://grantwriting.stanford.edu/funding-train/#ep" TargetMode="External"/><Relationship Id="rId705"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72" Type="http://schemas.openxmlformats.org/officeDocument/2006/relationships/hyperlink" Target="https://hpc.ucdavis.edu/" TargetMode="External"/><Relationship Id="rId656" Type="http://schemas.openxmlformats.org/officeDocument/2006/relationships/hyperlink" Target="https://jadebc.github.io/lab-manual/" TargetMode="External"/><Relationship Id="rId603" Type="http://schemas.openxmlformats.org/officeDocument/2006/relationships/hyperlink" Target="https://jadebc.github.io/lab-manual/checklists.html" TargetMode="External"/><Relationship Id="rId436"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7" Type="http://schemas.openxmlformats.org/officeDocument/2006/relationships/hyperlink" Target="https://jadebc.github.io/lab-manual/reproducible-environments.html" TargetMode="External"/><Relationship Id="rId613" Type="http://schemas.openxmlformats.org/officeDocument/2006/relationships/hyperlink" Target="https://jadebc.github.io/lab-manual/resources.html" TargetMode="External"/><Relationship Id="rId471" Type="http://schemas.openxmlformats.org/officeDocument/2006/relationships/hyperlink" Target="https://jadebc.github.io/lab-manual/slurm.html" TargetMode="External"/><Relationship Id="rId404"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7" Type="http://schemas.openxmlformats.org/officeDocument/2006/relationships/hyperlink" Target="https://journals.lww.com/epidem/Fulltext/2001/05000/The_Value_of_P.2.aspx" TargetMode="External"/><Relationship Id="rId666" Type="http://schemas.openxmlformats.org/officeDocument/2006/relationships/hyperlink" Target="https://journals.plos.org/ploscompbiol/article?id=10.1371/journal.pcbi.1003833" TargetMode="External"/><Relationship Id="rId713" Type="http://schemas.openxmlformats.org/officeDocument/2006/relationships/hyperlink" Target="https://journals.plos.org/plosone/s/authorship" TargetMode="External"/><Relationship Id="rId638" Type="http://schemas.openxmlformats.org/officeDocument/2006/relationships/hyperlink" Target="https://link.springer.com/book/10.1007/978-3-030-98175-4" TargetMode="External"/><Relationship Id="rId653"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61" Type="http://schemas.openxmlformats.org/officeDocument/2006/relationships/hyperlink" Target="https://mastering-shiny.org/" TargetMode="External"/><Relationship Id="rId665" Type="http://schemas.openxmlformats.org/officeDocument/2006/relationships/hyperlink" Target="https://medialab.github.io/iwanthue/" TargetMode="External"/><Relationship Id="rId610" Type="http://schemas.openxmlformats.org/officeDocument/2006/relationships/hyperlink" Target="https://medialab.github.io/iwanthue/?utm_source=Nature+Briefing&amp;utm_campaign=2c68711076-briefing-dy-20211006&amp;utm_medium=email&amp;utm_term=0_c9dfd39373-2c68711076-44335685" TargetMode="External"/><Relationship Id="rId422" Type="http://schemas.openxmlformats.org/officeDocument/2006/relationships/hyperlink" Target="https://medium.com/@jeongwhanchoi/install-tmux-on-osx-and-basics-commands-for-beginners-be22520fd95e" TargetMode="External"/><Relationship Id="rId644" Type="http://schemas.openxmlformats.org/officeDocument/2006/relationships/hyperlink" Target="https://mitcommlab.mit.edu/be/2023/09/27/toward-an-evenbetterposter-improving-the-betterposter-template/" TargetMode="External"/><Relationship Id="rId658" Type="http://schemas.openxmlformats.org/officeDocument/2006/relationships/hyperlink" Target="https://myidp.sciencecareers.org/" TargetMode="External"/><Relationship Id="rId729" Type="http://schemas.openxmlformats.org/officeDocument/2006/relationships/hyperlink" Target="https://openreview.net/forum?id=BZ5a1r-kVsf" TargetMode="External"/><Relationship Id="rId738"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6" Type="http://schemas.openxmlformats.org/officeDocument/2006/relationships/hyperlink" Target="https://plos.org/resource/how-to-store-and-manage-your-data/" TargetMode="External"/><Relationship Id="rId462"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8"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64"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30"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3" Type="http://schemas.openxmlformats.org/officeDocument/2006/relationships/hyperlink" Target="https://s3.amazonaws.com/assets.datacamp.com/blog_assets/datatable_Cheat_Sheet_R.pdf" TargetMode="External"/><Relationship Id="rId696"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40" Type="http://schemas.openxmlformats.org/officeDocument/2006/relationships/hyperlink" Target="https://sethrobertson.github.io/GitFixUm/fixup.html" TargetMode="External"/><Relationship Id="rId746"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7"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614" Type="http://schemas.openxmlformats.org/officeDocument/2006/relationships/hyperlink" Target="https://ucb-epi-r.github.io" TargetMode="External"/><Relationship Id="rId773" Type="http://schemas.openxmlformats.org/officeDocument/2006/relationships/hyperlink" Target="https://ucd-serg.github.io/lab-manual/appendix-copilot-instructions.html" TargetMode="External"/><Relationship Id="rId775" Type="http://schemas.openxmlformats.org/officeDocument/2006/relationships/hyperlink" Target="https://ucd-serg.github.io/lab-manual/appendix-copilot-setup-steps.html" TargetMode="External"/><Relationship Id="rId438" Type="http://schemas.openxmlformats.org/officeDocument/2006/relationships/hyperlink" Target="https://ucd-serg.github.io/lab-manual/coding-practices.html#file-headers" TargetMode="External"/><Relationship Id="rId441" Type="http://schemas.openxmlformats.org/officeDocument/2006/relationships/hyperlink" Target="https://ucd-serg.github.io/lab-manual/coding-practices.html#function-documentation" TargetMode="External"/><Relationship Id="rId605" Type="http://schemas.openxmlformats.org/officeDocument/2006/relationships/hyperlink" Target="https://ucd-serg.github.io/lab-manual/coding-style.html" TargetMode="External"/><Relationship Id="rId444" Type="http://schemas.openxmlformats.org/officeDocument/2006/relationships/hyperlink" Target="https://ucd-serg.github.io/lab-manual/unix.html#example-code-for-runfilesavelogs" TargetMode="External"/><Relationship Id="rId619" Type="http://schemas.openxmlformats.org/officeDocument/2006/relationships/hyperlink" Target="https://ucdavisdatalab.github.io/install_guides/" TargetMode="External"/><Relationship Id="rId616"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5" Type="http://schemas.openxmlformats.org/officeDocument/2006/relationships/hyperlink" Target="https://ucjug.github.io/workshop_julia_basics/" TargetMode="External"/><Relationship Id="rId451"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5"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6" Type="http://schemas.openxmlformats.org/officeDocument/2006/relationships/hyperlink" Target="https://www.chriswrites.com/how-to-change-file-permissions-using-the-terminal/" TargetMode="External"/><Relationship Id="rId687" Type="http://schemas.openxmlformats.org/officeDocument/2006/relationships/hyperlink" Target="https://www.equator-network.org/" TargetMode="External"/><Relationship Id="rId393" Type="http://schemas.openxmlformats.org/officeDocument/2006/relationships/hyperlink" Target="https://www.git-scm.com/docs/gitignore#_pattern_format" TargetMode="External"/><Relationship Id="rId652" Type="http://schemas.openxmlformats.org/officeDocument/2006/relationships/hyperlink" Target="https://www.globalcodeofconduct.org/" TargetMode="External"/><Relationship Id="rId418" Type="http://schemas.openxmlformats.org/officeDocument/2006/relationships/hyperlink" Target="https://www.howtogeek.com/118594/how-to-edit-your-system-path-for-easy-command-line-access/" TargetMode="External"/><Relationship Id="rId684" Type="http://schemas.openxmlformats.org/officeDocument/2006/relationships/hyperlink" Target="https://www.medrxiv.org/" TargetMode="External"/><Relationship Id="rId661" Type="http://schemas.openxmlformats.org/officeDocument/2006/relationships/hyperlink" Target="https://www.nature.com/articles/d41586-021-03603-2" TargetMode="External"/><Relationship Id="rId650" Type="http://schemas.openxmlformats.org/officeDocument/2006/relationships/hyperlink" Target="https://www.niaid.nih.gov/grants-contracts/write-grant-application" TargetMode="External"/><Relationship Id="rId513"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21" Type="http://schemas.openxmlformats.org/officeDocument/2006/relationships/hyperlink" Target="https://www.rstudio.com/wp-content/uploads/2015/02/data-wrangling-cheatsheet.pdf" TargetMode="External"/><Relationship Id="rId624" Type="http://schemas.openxmlformats.org/officeDocument/2006/relationships/hyperlink" Target="https://www.rstudio.com/wp-content/uploads/2015/02/rmarkdown-cheatsheet.pdf" TargetMode="External"/><Relationship Id="rId622" Type="http://schemas.openxmlformats.org/officeDocument/2006/relationships/hyperlink" Target="https://www.rstudio.com/wp-content/uploads/2015/03/ggplot2-cheatsheet.pdf" TargetMode="External"/><Relationship Id="rId642"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9" Type="http://schemas.openxmlformats.org/officeDocument/2006/relationships/hyperlink" Target="https://www.training.nih.gov/career-services/" TargetMode="External"/><Relationship Id="rId662" Type="http://schemas.openxmlformats.org/officeDocument/2006/relationships/hyperlink" Target="https://www.youtube.com/watch?v=1RwJbhkCA58" TargetMode="External"/><Relationship Id="rId643" Type="http://schemas.openxmlformats.org/officeDocument/2006/relationships/hyperlink" Target="https://www.youtube.com/watch?v=1RwJbhkCA58&amp;t=1171s" TargetMode="External"/><Relationship Id="rId720"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4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2026-01-24T19:19:31Z</dcterms:created>
  <dcterms:modified xsi:type="dcterms:W3CDTF">2026-01-24T19:19:31Z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