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3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3"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58"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58"/>
    <w:bookmarkStart w:id="759"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59"/>
    <w:bookmarkStart w:id="760"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3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3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3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3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0"/>
    <w:bookmarkStart w:id="762"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1"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1"/>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2"/>
    <w:bookmarkEnd w:id="763"/>
    <w:bookmarkStart w:id="768"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7" w:name="fig-unix-desktop"/>
          <w:p>
            <w:pPr>
              <w:pStyle w:val="Compact"/>
              <w:jc w:val="center"/>
            </w:pPr>
            <w:r>
              <w:drawing>
                <wp:inline>
                  <wp:extent cx="5334000" cy="3380267"/>
                  <wp:effectExtent b="0" l="0" r="0" t="0"/>
                  <wp:docPr descr="" title="" id="765" name="Picture"/>
                  <a:graphic>
                    <a:graphicData uri="http://schemas.openxmlformats.org/drawingml/2006/picture">
                      <pic:pic>
                        <pic:nvPicPr>
                          <pic:cNvPr descr="assets/images/ex-desktop.jpg" id="766" name="Picture"/>
                          <pic:cNvPicPr>
                            <a:picLocks noChangeArrowheads="1" noChangeAspect="1"/>
                          </pic:cNvPicPr>
                        </pic:nvPicPr>
                        <pic:blipFill>
                          <a:blip r:embed="rId76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7"/>
        </w:tc>
      </w:tr>
    </w:tbl>
    <w:bookmarkEnd w:id="768"/>
    <w:bookmarkStart w:id="784"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1" w:name="recommended-options"/>
    <w:p>
      <w:pPr>
        <w:pStyle w:val="Heading3"/>
      </w:pPr>
      <w:r>
        <w:t xml:space="preserve">14.3.1 Recommended Options</w:t>
      </w:r>
    </w:p>
    <w:bookmarkStart w:id="770" w:name="ghostty"/>
    <w:p>
      <w:pPr>
        <w:pStyle w:val="Heading4"/>
      </w:pPr>
      <w:r>
        <w:t xml:space="preserve">14.3.1.1</w:t>
      </w:r>
      <w:r>
        <w:t xml:space="preserve"> </w:t>
      </w:r>
      <w:hyperlink r:id="rId769">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0"/>
        </w:numPr>
      </w:pPr>
      <w:r>
        <w:t xml:space="preserve">Native user interface on macOS and Linux</w:t>
      </w:r>
    </w:p>
    <w:p>
      <w:pPr>
        <w:pStyle w:val="Compact"/>
        <w:numPr>
          <w:ilvl w:val="0"/>
          <w:numId w:val="1240"/>
        </w:numPr>
      </w:pPr>
      <w:r>
        <w:t xml:space="preserve">Cross-platform configuration using a simple plain-text configuration file</w:t>
      </w:r>
    </w:p>
    <w:p>
      <w:pPr>
        <w:pStyle w:val="Compact"/>
        <w:numPr>
          <w:ilvl w:val="0"/>
          <w:numId w:val="1240"/>
        </w:numPr>
      </w:pPr>
      <w:r>
        <w:t xml:space="preserve">Built-in tabs and split panes</w:t>
      </w:r>
    </w:p>
    <w:p>
      <w:pPr>
        <w:pStyle w:val="Compact"/>
        <w:numPr>
          <w:ilvl w:val="0"/>
          <w:numId w:val="1240"/>
        </w:numPr>
      </w:pPr>
      <w:r>
        <w:t xml:space="preserve">True color and modern terminal graphics protocol support</w:t>
      </w:r>
    </w:p>
    <w:p>
      <w:pPr>
        <w:pStyle w:val="Compact"/>
        <w:numPr>
          <w:ilvl w:val="0"/>
          <w:numId w:val="1240"/>
        </w:numPr>
      </w:pPr>
      <w:r>
        <w:t xml:space="preserve">Available on macOS and Linux</w:t>
      </w:r>
      <w:r>
        <w:t xml:space="preserve"> </w:t>
      </w:r>
      <w:r>
        <w:t xml:space="preserve">(Windows support in active development as of September 2026)</w:t>
      </w:r>
    </w:p>
    <w:bookmarkEnd w:id="770"/>
    <w:bookmarkStart w:id="772" w:name="wezterm"/>
    <w:p>
      <w:pPr>
        <w:pStyle w:val="Heading4"/>
      </w:pPr>
      <w:r>
        <w:t xml:space="preserve">14.3.1.2</w:t>
      </w:r>
      <w:r>
        <w:t xml:space="preserve"> </w:t>
      </w:r>
      <w:hyperlink r:id="rId771">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1"/>
        </w:numPr>
      </w:pPr>
      <w:r>
        <w:t xml:space="preserve">Configured using Lua,</w:t>
      </w:r>
      <w:r>
        <w:t xml:space="preserve"> </w:t>
      </w:r>
      <w:r>
        <w:t xml:space="preserve">enabling powerful custom keybindings and automation scripts</w:t>
      </w:r>
    </w:p>
    <w:p>
      <w:pPr>
        <w:pStyle w:val="Compact"/>
        <w:numPr>
          <w:ilvl w:val="0"/>
          <w:numId w:val="1241"/>
        </w:numPr>
      </w:pPr>
      <w:r>
        <w:t xml:space="preserve">Built-in multiplexing across tabs,</w:t>
      </w:r>
      <w:r>
        <w:t xml:space="preserve"> </w:t>
      </w:r>
      <w:r>
        <w:t xml:space="preserve">splits,</w:t>
      </w:r>
      <w:r>
        <w:t xml:space="preserve"> </w:t>
      </w:r>
      <w:r>
        <w:t xml:space="preserve">and workspaces</w:t>
      </w:r>
    </w:p>
    <w:p>
      <w:pPr>
        <w:pStyle w:val="Compact"/>
        <w:numPr>
          <w:ilvl w:val="0"/>
          <w:numId w:val="1241"/>
        </w:numPr>
      </w:pPr>
      <w:r>
        <w:t xml:space="preserve">Support for SSH domains to seamlessly reconnect to remote servers</w:t>
      </w:r>
    </w:p>
    <w:p>
      <w:pPr>
        <w:pStyle w:val="Compact"/>
        <w:numPr>
          <w:ilvl w:val="0"/>
          <w:numId w:val="1241"/>
        </w:numPr>
      </w:pPr>
      <w:r>
        <w:t xml:space="preserve">Rich graphics support including iTerm2 and Sixel image protocols</w:t>
      </w:r>
    </w:p>
    <w:p>
      <w:pPr>
        <w:pStyle w:val="Compact"/>
        <w:numPr>
          <w:ilvl w:val="0"/>
          <w:numId w:val="1241"/>
        </w:numPr>
      </w:pPr>
      <w:r>
        <w:t xml:space="preserve">Cross-platform support on macOS,</w:t>
      </w:r>
      <w:r>
        <w:t xml:space="preserve"> </w:t>
      </w:r>
      <w:r>
        <w:t xml:space="preserve">Linux,</w:t>
      </w:r>
      <w:r>
        <w:t xml:space="preserve"> </w:t>
      </w:r>
      <w:r>
        <w:t xml:space="preserve">and Windows</w:t>
      </w:r>
    </w:p>
    <w:bookmarkEnd w:id="772"/>
    <w:bookmarkStart w:id="774" w:name="alacritty"/>
    <w:p>
      <w:pPr>
        <w:pStyle w:val="Heading4"/>
      </w:pPr>
      <w:r>
        <w:t xml:space="preserve">14.3.1.3</w:t>
      </w:r>
      <w:r>
        <w:t xml:space="preserve"> </w:t>
      </w:r>
      <w:hyperlink r:id="rId773">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2"/>
        </w:numPr>
      </w:pPr>
      <w:r>
        <w:t xml:space="preserve">Focused strictly on raw rendering speed and simplicity</w:t>
      </w:r>
    </w:p>
    <w:p>
      <w:pPr>
        <w:pStyle w:val="Compact"/>
        <w:numPr>
          <w:ilvl w:val="0"/>
          <w:numId w:val="1242"/>
        </w:numPr>
      </w:pPr>
      <w:r>
        <w:t xml:space="preserve">Configured using TOML</w:t>
      </w:r>
    </w:p>
    <w:p>
      <w:pPr>
        <w:pStyle w:val="Compact"/>
        <w:numPr>
          <w:ilvl w:val="0"/>
          <w:numId w:val="124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2"/>
        </w:numPr>
      </w:pPr>
      <w:r>
        <w:t xml:space="preserve">Cross-platform support on macOS,</w:t>
      </w:r>
      <w:r>
        <w:t xml:space="preserve"> </w:t>
      </w:r>
      <w:r>
        <w:t xml:space="preserve">Linux,</w:t>
      </w:r>
      <w:r>
        <w:t xml:space="preserve"> </w:t>
      </w:r>
      <w:r>
        <w:t xml:space="preserve">and Windows</w:t>
      </w:r>
    </w:p>
    <w:bookmarkEnd w:id="774"/>
    <w:bookmarkStart w:id="776" w:name="kitty"/>
    <w:p>
      <w:pPr>
        <w:pStyle w:val="Heading4"/>
      </w:pPr>
      <w:r>
        <w:t xml:space="preserve">14.3.1.4</w:t>
      </w:r>
      <w:r>
        <w:t xml:space="preserve"> </w:t>
      </w:r>
      <w:hyperlink r:id="rId775">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3"/>
        </w:numPr>
      </w:pPr>
      <w:r>
        <w:t xml:space="preserve">Rich graphics protocol for rendering images directly in the terminal</w:t>
      </w:r>
    </w:p>
    <w:p>
      <w:pPr>
        <w:pStyle w:val="Compact"/>
        <w:numPr>
          <w:ilvl w:val="0"/>
          <w:numId w:val="1243"/>
        </w:numPr>
      </w:pPr>
      <w:r>
        <w:t xml:space="preserve">Built-in support for window layouts,</w:t>
      </w:r>
      <w:r>
        <w:t xml:space="preserve"> </w:t>
      </w:r>
      <w:r>
        <w:t xml:space="preserve">tabs,</w:t>
      </w:r>
      <w:r>
        <w:t xml:space="preserve"> </w:t>
      </w:r>
      <w:r>
        <w:t xml:space="preserve">and startup sessions</w:t>
      </w:r>
    </w:p>
    <w:p>
      <w:pPr>
        <w:pStyle w:val="Compact"/>
        <w:numPr>
          <w:ilvl w:val="0"/>
          <w:numId w:val="1243"/>
        </w:numPr>
      </w:pPr>
      <w:r>
        <w:t xml:space="preserve">Configured via plain text configuration files</w:t>
      </w:r>
    </w:p>
    <w:p>
      <w:pPr>
        <w:pStyle w:val="Compact"/>
        <w:numPr>
          <w:ilvl w:val="0"/>
          <w:numId w:val="1243"/>
        </w:numPr>
      </w:pPr>
      <w:r>
        <w:t xml:space="preserve">Highly scriptable from the command line</w:t>
      </w:r>
    </w:p>
    <w:p>
      <w:pPr>
        <w:pStyle w:val="Compact"/>
        <w:numPr>
          <w:ilvl w:val="0"/>
          <w:numId w:val="1243"/>
        </w:numPr>
      </w:pPr>
      <w:r>
        <w:t xml:space="preserve">Available on Linux and macOS</w:t>
      </w:r>
    </w:p>
    <w:bookmarkEnd w:id="776"/>
    <w:bookmarkStart w:id="778" w:name="iterm2"/>
    <w:p>
      <w:pPr>
        <w:pStyle w:val="Heading4"/>
      </w:pPr>
      <w:r>
        <w:t xml:space="preserve">14.3.1.5</w:t>
      </w:r>
      <w:r>
        <w:t xml:space="preserve"> </w:t>
      </w:r>
      <w:hyperlink r:id="rId777">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4"/>
        </w:numPr>
      </w:pPr>
      <w:r>
        <w:t xml:space="preserve">Extensive GUI settings alongside scriptable configuration</w:t>
      </w:r>
    </w:p>
    <w:p>
      <w:pPr>
        <w:pStyle w:val="Compact"/>
        <w:numPr>
          <w:ilvl w:val="0"/>
          <w:numId w:val="1244"/>
        </w:numPr>
      </w:pPr>
      <w:r>
        <w:t xml:space="preserve">Native split panes,</w:t>
      </w:r>
      <w:r>
        <w:t xml:space="preserve"> </w:t>
      </w:r>
      <w:r>
        <w:t xml:space="preserve">tab management,</w:t>
      </w:r>
      <w:r>
        <w:t xml:space="preserve"> </w:t>
      </w:r>
      <w:r>
        <w:t xml:space="preserve">and search features</w:t>
      </w:r>
    </w:p>
    <w:p>
      <w:pPr>
        <w:pStyle w:val="Compact"/>
        <w:numPr>
          <w:ilvl w:val="0"/>
          <w:numId w:val="1244"/>
        </w:numPr>
      </w:pPr>
      <w:r>
        <w:t xml:space="preserve">Rich shell integration,</w:t>
      </w:r>
      <w:r>
        <w:t xml:space="preserve"> </w:t>
      </w:r>
      <w:r>
        <w:t xml:space="preserve">inline image support,</w:t>
      </w:r>
      <w:r>
        <w:t xml:space="preserve"> </w:t>
      </w:r>
      <w:r>
        <w:t xml:space="preserve">and paste history</w:t>
      </w:r>
    </w:p>
    <w:p>
      <w:pPr>
        <w:pStyle w:val="Compact"/>
        <w:numPr>
          <w:ilvl w:val="0"/>
          <w:numId w:val="1244"/>
        </w:numPr>
      </w:pPr>
      <w:r>
        <w:t xml:space="preserve">Available exclusively on macOS</w:t>
      </w:r>
    </w:p>
    <w:bookmarkEnd w:id="778"/>
    <w:bookmarkStart w:id="780" w:name="windows-terminal"/>
    <w:p>
      <w:pPr>
        <w:pStyle w:val="Heading4"/>
      </w:pPr>
      <w:r>
        <w:t xml:space="preserve">14.3.1.6</w:t>
      </w:r>
      <w:r>
        <w:t xml:space="preserve"> </w:t>
      </w:r>
      <w:hyperlink r:id="rId779">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5"/>
        </w:numPr>
      </w:pPr>
      <w:r>
        <w:t xml:space="preserve">GPU-accelerated text rendering engine (Direct3D-based AtlasEngine)</w:t>
      </w:r>
    </w:p>
    <w:p>
      <w:pPr>
        <w:pStyle w:val="Compact"/>
        <w:numPr>
          <w:ilvl w:val="0"/>
          <w:numId w:val="124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5"/>
        </w:numPr>
      </w:pPr>
      <w:r>
        <w:t xml:space="preserve">Available on Windows 10 and Windows 11</w:t>
      </w:r>
    </w:p>
    <w:bookmarkEnd w:id="780"/>
    <w:bookmarkEnd w:id="781"/>
    <w:bookmarkStart w:id="783"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2"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9">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73">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75">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7">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9">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2"/>
          <w:p/>
        </w:tc>
      </w:tr>
    </w:tbl>
    <w:bookmarkEnd w:id="783"/>
    <w:bookmarkEnd w:id="784"/>
    <w:bookmarkStart w:id="790"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85"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9" w:name="fig-unix-terminal"/>
          <w:p>
            <w:pPr>
              <w:pStyle w:val="Compact"/>
              <w:jc w:val="center"/>
            </w:pPr>
            <w:r>
              <w:drawing>
                <wp:inline>
                  <wp:extent cx="4488872" cy="8862646"/>
                  <wp:effectExtent b="0" l="0" r="0" t="0"/>
                  <wp:docPr descr="" title="" id="787" name="Picture"/>
                  <a:graphic>
                    <a:graphicData uri="http://schemas.openxmlformats.org/drawingml/2006/picture">
                      <pic:pic>
                        <pic:nvPicPr>
                          <pic:cNvPr descr="assets/images/ex-terminal.PNG" id="788" name="Picture"/>
                          <pic:cNvPicPr>
                            <a:picLocks noChangeArrowheads="1" noChangeAspect="1"/>
                          </pic:cNvPicPr>
                        </pic:nvPicPr>
                        <pic:blipFill>
                          <a:blip r:embed="rId78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9"/>
        </w:tc>
      </w:tr>
    </w:tbl>
    <w:bookmarkEnd w:id="790"/>
    <w:bookmarkStart w:id="812"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2"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2"/>
    <w:bookmarkStart w:id="793"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93"/>
    <w:bookmarkStart w:id="796" w:name="the-two-plugins-we-use"/>
    <w:p>
      <w:pPr>
        <w:pStyle w:val="Heading3"/>
      </w:pPr>
      <w:r>
        <w:t xml:space="preserve">14.5.3 The two plugins we use</w:t>
      </w:r>
    </w:p>
    <w:p>
      <w:pPr>
        <w:pStyle w:val="FirstParagraph"/>
      </w:pPr>
      <w:hyperlink r:id="rId79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9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6"/>
    <w:bookmarkStart w:id="798"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7"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8"/>
    <w:bookmarkStart w:id="801"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1"/>
    <w:bookmarkStart w:id="810"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9"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0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0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0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0"/>
    <w:bookmarkStart w:id="811"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1"/>
    <w:bookmarkEnd w:id="812"/>
    <w:bookmarkStart w:id="814"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13"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13"/>
          <w:p/>
        </w:tc>
      </w:tr>
    </w:tbl>
    <w:bookmarkEnd w:id="814"/>
    <w:bookmarkStart w:id="825" w:name="sec-shell-style"/>
    <w:p>
      <w:pPr>
        <w:pStyle w:val="Heading2"/>
      </w:pPr>
      <w:r>
        <w:t xml:space="preserve">14.7 Shell Scripting Style</w:t>
      </w:r>
    </w:p>
    <w:p>
      <w:pPr>
        <w:pStyle w:val="FirstParagraph"/>
      </w:pPr>
      <w:r>
        <w:t xml:space="preserve">For shell scripts, we follow the</w:t>
      </w:r>
      <w:r>
        <w:t xml:space="preserve"> </w:t>
      </w:r>
      <w:hyperlink r:id="rId81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6"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6"/>
    <w:bookmarkStart w:id="817"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7"/>
    <w:bookmarkStart w:id="818"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8"/>
    <w:bookmarkStart w:id="819"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9"/>
    <w:bookmarkStart w:id="820" w:name="security"/>
    <w:p>
      <w:pPr>
        <w:pStyle w:val="Heading3"/>
      </w:pPr>
      <w:r>
        <w:t xml:space="preserve">14.7.5 Security</w:t>
      </w:r>
    </w:p>
    <w:p>
      <w:pPr>
        <w:pStyle w:val="Compact"/>
        <w:numPr>
          <w:ilvl w:val="0"/>
          <w:numId w:val="1248"/>
        </w:numPr>
      </w:pPr>
      <w:r>
        <w:t xml:space="preserve">Never echo secrets;</w:t>
      </w:r>
      <w:r>
        <w:t xml:space="preserve"> </w:t>
      </w:r>
      <w:r>
        <w:t xml:space="preserve">redact tokens before logging command lines that carry them.</w:t>
      </w:r>
    </w:p>
    <w:p>
      <w:pPr>
        <w:pStyle w:val="Compact"/>
        <w:numPr>
          <w:ilvl w:val="0"/>
          <w:numId w:val="124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0"/>
    <w:bookmarkStart w:id="822" w:name="linting"/>
    <w:p>
      <w:pPr>
        <w:pStyle w:val="Heading3"/>
      </w:pPr>
      <w:r>
        <w:t xml:space="preserve">14.7.6 Linting</w:t>
      </w:r>
    </w:p>
    <w:p>
      <w:pPr>
        <w:pStyle w:val="FirstParagraph"/>
      </w:pPr>
      <w:hyperlink r:id="rId821">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2"/>
    <w:bookmarkStart w:id="823"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23"/>
    <w:bookmarkStart w:id="824"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24"/>
    <w:bookmarkEnd w:id="825"/>
    <w:bookmarkStart w:id="828"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7" w:name="common-mistakes"/>
    <w:p>
      <w:pPr>
        <w:pStyle w:val="Heading3"/>
      </w:pPr>
      <w:r>
        <w:t xml:space="preserve">14.8.1 Common Mistakes</w:t>
      </w:r>
    </w:p>
    <w:p>
      <w:pPr>
        <w:pStyle w:val="Compact"/>
        <w:numPr>
          <w:ilvl w:val="0"/>
          <w:numId w:val="1249"/>
        </w:numPr>
      </w:pPr>
      <w:r>
        <w:t xml:space="preserve">Remember to include all of the quotation marks around file paths that have a spaces.</w:t>
      </w:r>
    </w:p>
    <w:p>
      <w:pPr>
        <w:pStyle w:val="Compact"/>
        <w:numPr>
          <w:ilvl w:val="0"/>
          <w:numId w:val="12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7"/>
    <w:bookmarkEnd w:id="828"/>
    <w:bookmarkStart w:id="829"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9"/>
    <w:bookmarkStart w:id="833"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1"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1"/>
    <w:bookmarkStart w:id="832"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32"/>
    <w:bookmarkEnd w:id="833"/>
    <w:bookmarkEnd w:id="834"/>
    <w:bookmarkStart w:id="848" w:name="sec-reproducible-environments"/>
    <w:p>
      <w:pPr>
        <w:pStyle w:val="Heading1"/>
      </w:pPr>
      <w:r>
        <w:t xml:space="preserve">15. Reproducible Environments</w:t>
      </w:r>
    </w:p>
    <w:bookmarkStart w:id="841" w:name="package-version-control-with-renv"/>
    <w:p>
      <w:pPr>
        <w:pStyle w:val="Heading2"/>
      </w:pPr>
      <w:r>
        <w:t xml:space="preserve">15.1 Package Version Control with renv</w:t>
      </w:r>
    </w:p>
    <w:bookmarkStart w:id="83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35"/>
    <w:bookmarkStart w:id="83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2"/>
        </w:numPr>
      </w:pPr>
      <w:r>
        <w:t xml:space="preserve">Create an RProject file and ensure that your working directory is set to the correct folder</w:t>
      </w:r>
    </w:p>
    <w:p>
      <w:pPr>
        <w:pStyle w:val="Compact"/>
        <w:numPr>
          <w:ilvl w:val="0"/>
          <w:numId w:val="12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6"/>
    <w:bookmarkStart w:id="83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3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37">
        <w:r>
          <w:rPr>
            <w:rStyle w:val="Hyperlink"/>
          </w:rPr>
          <w:t xml:space="preserve">official renv documentation</w:t>
        </w:r>
      </w:hyperlink>
      <w:r>
        <w:t xml:space="preserve">.</w:t>
      </w:r>
    </w:p>
    <w:bookmarkEnd w:id="838"/>
    <w:bookmarkEnd w:id="839"/>
    <w:bookmarkStart w:id="84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3"/>
        </w:numPr>
      </w:pPr>
      <w:r>
        <w:t xml:space="preserve">Pull the most updated version of the project from GitHub</w:t>
      </w:r>
    </w:p>
    <w:p>
      <w:pPr>
        <w:pStyle w:val="Compact"/>
        <w:numPr>
          <w:ilvl w:val="0"/>
          <w:numId w:val="1253"/>
        </w:numPr>
      </w:pPr>
      <w:r>
        <w:t xml:space="preserve">Open the project’s RProject file</w:t>
      </w:r>
    </w:p>
    <w:p>
      <w:pPr>
        <w:pStyle w:val="Compact"/>
        <w:numPr>
          <w:ilvl w:val="0"/>
          <w:numId w:val="12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3"/>
        </w:numPr>
      </w:pPr>
      <w:r>
        <w:t xml:space="preserve">Wait for the correct versions of each package to install/update. This may take some time, depending on how many packages the project uses.</w:t>
      </w:r>
    </w:p>
    <w:p>
      <w:pPr>
        <w:pStyle w:val="Compact"/>
        <w:numPr>
          <w:ilvl w:val="0"/>
          <w:numId w:val="12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3"/>
        </w:numPr>
      </w:pPr>
      <w:r>
        <w:t xml:space="preserve">If you make edits to the code and introduce new/updated packages, see the section above for instructions on how to make updates.</w:t>
      </w:r>
    </w:p>
    <w:bookmarkEnd w:id="840"/>
    <w:bookmarkEnd w:id="841"/>
    <w:bookmarkStart w:id="84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4"/>
        </w:numPr>
      </w:pPr>
      <w:r>
        <w:rPr>
          <w:b/>
          <w:bCs/>
        </w:rPr>
        <w:t xml:space="preserve">Fast installation</w:t>
      </w:r>
      <w:r>
        <w:t xml:space="preserve">: Binary packages install in seconds, not minutes</w:t>
      </w:r>
    </w:p>
    <w:p>
      <w:pPr>
        <w:pStyle w:val="Compact"/>
        <w:numPr>
          <w:ilvl w:val="0"/>
          <w:numId w:val="1254"/>
        </w:numPr>
      </w:pPr>
      <w:r>
        <w:rPr>
          <w:b/>
          <w:bCs/>
        </w:rPr>
        <w:t xml:space="preserve">Automatic dependency resolution</w:t>
      </w:r>
      <w:r>
        <w:t xml:space="preserve">: System dependencies are handled automatically</w:t>
      </w:r>
    </w:p>
    <w:p>
      <w:pPr>
        <w:pStyle w:val="Compact"/>
        <w:numPr>
          <w:ilvl w:val="0"/>
          <w:numId w:val="1254"/>
        </w:numPr>
      </w:pPr>
      <w:r>
        <w:rPr>
          <w:b/>
          <w:bCs/>
        </w:rPr>
        <w:t xml:space="preserve">System-level integration</w:t>
      </w:r>
      <w:r>
        <w:t xml:space="preserve">: Packages integrate with Ubuntu’s package management</w:t>
      </w:r>
    </w:p>
    <w:p>
      <w:pPr>
        <w:pStyle w:val="Compact"/>
        <w:numPr>
          <w:ilvl w:val="0"/>
          <w:numId w:val="125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5"/>
        </w:numPr>
      </w:pPr>
      <w:r>
        <w:t xml:space="preserve">Ubuntu 24.04</w:t>
      </w:r>
      <w:r>
        <w:t xml:space="preserve"> </w:t>
      </w:r>
      <w:r>
        <w:t xml:space="preserve">“noble”</w:t>
      </w:r>
      <w:r>
        <w:t xml:space="preserve"> </w:t>
      </w:r>
      <w:r>
        <w:t xml:space="preserve">(amd64 and arm64)</w:t>
      </w:r>
    </w:p>
    <w:p>
      <w:pPr>
        <w:pStyle w:val="Compact"/>
        <w:numPr>
          <w:ilvl w:val="0"/>
          <w:numId w:val="1255"/>
        </w:numPr>
      </w:pPr>
      <w:r>
        <w:t xml:space="preserve">Ubuntu 22.04</w:t>
      </w:r>
      <w:r>
        <w:t xml:space="preserve"> </w:t>
      </w:r>
      <w:r>
        <w:t xml:space="preserve">“jammy”</w:t>
      </w:r>
      <w:r>
        <w:t xml:space="preserve"> </w:t>
      </w:r>
      <w:r>
        <w:t xml:space="preserve">(amd64)</w:t>
      </w:r>
    </w:p>
    <w:p>
      <w:pPr>
        <w:pStyle w:val="Compact"/>
        <w:numPr>
          <w:ilvl w:val="0"/>
          <w:numId w:val="125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6"/>
        </w:numPr>
      </w:pPr>
      <w:r>
        <w:rPr>
          <w:b/>
          <w:bCs/>
        </w:rPr>
        <w:t xml:space="preserve">Use r2u when</w:t>
      </w:r>
      <w:r>
        <w:t xml:space="preserve">: You work primarily on Ubuntu systems, want fast package installation, or need system-level package management</w:t>
      </w:r>
    </w:p>
    <w:p>
      <w:pPr>
        <w:pStyle w:val="Compact"/>
        <w:numPr>
          <w:ilvl w:val="0"/>
          <w:numId w:val="1256"/>
        </w:numPr>
      </w:pPr>
      <w:r>
        <w:rPr>
          <w:b/>
          <w:bCs/>
        </w:rPr>
        <w:t xml:space="preserve">Use renv when</w:t>
      </w:r>
      <w:r>
        <w:t xml:space="preserve">: You need cross-platform reproducibility, work on macOS/Windows, or require project-specific package libraries</w:t>
      </w:r>
    </w:p>
    <w:p>
      <w:pPr>
        <w:pStyle w:val="Compact"/>
        <w:numPr>
          <w:ilvl w:val="0"/>
          <w:numId w:val="125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42"/>
    <w:bookmarkStart w:id="844" w:name="managing-r-versions-with-rig"/>
    <w:p>
      <w:pPr>
        <w:pStyle w:val="Heading2"/>
      </w:pPr>
      <w:r>
        <w:t xml:space="preserve">15.3 Managing R Versions with rig</w:t>
      </w:r>
    </w:p>
    <w:p>
      <w:pPr>
        <w:pStyle w:val="FirstParagraph"/>
      </w:pPr>
      <w:hyperlink r:id="rId84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7"/>
        </w:numPr>
      </w:pPr>
      <w:r>
        <w:rPr>
          <w:b/>
          <w:bCs/>
        </w:rPr>
        <w:t xml:space="preserve">Multi-version support</w:t>
      </w:r>
      <w:r>
        <w:t xml:space="preserve">: Install and switch between multiple R versions</w:t>
      </w:r>
    </w:p>
    <w:p>
      <w:pPr>
        <w:pStyle w:val="Compact"/>
        <w:numPr>
          <w:ilvl w:val="0"/>
          <w:numId w:val="1257"/>
        </w:numPr>
      </w:pPr>
      <w:r>
        <w:rPr>
          <w:b/>
          <w:bCs/>
        </w:rPr>
        <w:t xml:space="preserve">Cross-platform</w:t>
      </w:r>
      <w:r>
        <w:t xml:space="preserve">: Works on macOS, Windows, and Linux</w:t>
      </w:r>
    </w:p>
    <w:p>
      <w:pPr>
        <w:pStyle w:val="Compact"/>
        <w:numPr>
          <w:ilvl w:val="0"/>
          <w:numId w:val="125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7"/>
        </w:numPr>
      </w:pPr>
      <w:r>
        <w:rPr>
          <w:b/>
          <w:bCs/>
        </w:rPr>
        <w:t xml:space="preserve">RStudio / Positron integration</w:t>
      </w:r>
      <w:r>
        <w:t xml:space="preserve">: Registered R versions are automatically available in RStudio and Positron</w:t>
      </w:r>
    </w:p>
    <w:p>
      <w:pPr>
        <w:pStyle w:val="Compact"/>
        <w:numPr>
          <w:ilvl w:val="0"/>
          <w:numId w:val="125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8"/>
        </w:numPr>
      </w:pPr>
      <w:r>
        <w:t xml:space="preserve">You need a specific older R version to reproduce results from a published analysis</w:t>
      </w:r>
    </w:p>
    <w:p>
      <w:pPr>
        <w:pStyle w:val="Compact"/>
        <w:numPr>
          <w:ilvl w:val="0"/>
          <w:numId w:val="1258"/>
        </w:numPr>
      </w:pPr>
      <w:r>
        <w:t xml:space="preserve">You want to test code against multiple R versions</w:t>
      </w:r>
    </w:p>
    <w:p>
      <w:pPr>
        <w:pStyle w:val="Compact"/>
        <w:numPr>
          <w:ilvl w:val="0"/>
          <w:numId w:val="125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43">
        <w:r>
          <w:rPr>
            <w:rStyle w:val="Hyperlink"/>
          </w:rPr>
          <w:t xml:space="preserve">rig GitHub repository</w:t>
        </w:r>
      </w:hyperlink>
      <w:r>
        <w:t xml:space="preserve">.</w:t>
      </w:r>
    </w:p>
    <w:bookmarkEnd w:id="844"/>
    <w:bookmarkStart w:id="84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9"/>
        </w:numPr>
      </w:pPr>
      <w:r>
        <w:t xml:space="preserve">SSH into the Docker server.</w:t>
      </w:r>
    </w:p>
    <w:p>
      <w:pPr>
        <w:pStyle w:val="Compact"/>
        <w:numPr>
          <w:ilvl w:val="0"/>
          <w:numId w:val="125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5" name="Picture"/>
                  <a:graphic>
                    <a:graphicData uri="http://schemas.openxmlformats.org/drawingml/2006/picture">
                      <pic:pic>
                        <pic:nvPicPr>
                          <pic:cNvPr descr="/opt/quarto/share/formats/docx/warning.png" id="846"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47"/>
    <w:bookmarkEnd w:id="848"/>
    <w:bookmarkStart w:id="876" w:name="code-publication"/>
    <w:p>
      <w:pPr>
        <w:pStyle w:val="Heading1"/>
      </w:pPr>
      <w:r>
        <w:t xml:space="preserve">16. Code Publication</w:t>
      </w:r>
    </w:p>
    <w:bookmarkStart w:id="849" w:name="checklist-overview"/>
    <w:p>
      <w:pPr>
        <w:pStyle w:val="Heading2"/>
      </w:pPr>
      <w:r>
        <w:t xml:space="preserve">16.1 Checklist overview</w:t>
      </w:r>
    </w:p>
    <w:p>
      <w:pPr>
        <w:pStyle w:val="Compact"/>
        <w:numPr>
          <w:ilvl w:val="0"/>
          <w:numId w:val="1260"/>
        </w:numPr>
      </w:pPr>
      <w:hyperlink w:anchor="fill-out-file-headers">
        <w:r>
          <w:rPr>
            <w:rStyle w:val="Hyperlink"/>
          </w:rPr>
          <w:t xml:space="preserve">Fill out file headers</w:t>
        </w:r>
      </w:hyperlink>
    </w:p>
    <w:p>
      <w:pPr>
        <w:pStyle w:val="Compact"/>
        <w:numPr>
          <w:ilvl w:val="0"/>
          <w:numId w:val="1260"/>
        </w:numPr>
      </w:pPr>
      <w:hyperlink w:anchor="clean-up-comments">
        <w:r>
          <w:rPr>
            <w:rStyle w:val="Hyperlink"/>
          </w:rPr>
          <w:t xml:space="preserve">Clean up comments</w:t>
        </w:r>
      </w:hyperlink>
    </w:p>
    <w:p>
      <w:pPr>
        <w:pStyle w:val="Compact"/>
        <w:numPr>
          <w:ilvl w:val="0"/>
          <w:numId w:val="1260"/>
        </w:numPr>
      </w:pPr>
      <w:hyperlink w:anchor="document-functions">
        <w:r>
          <w:rPr>
            <w:rStyle w:val="Hyperlink"/>
          </w:rPr>
          <w:t xml:space="preserve">Document functions</w:t>
        </w:r>
      </w:hyperlink>
    </w:p>
    <w:p>
      <w:pPr>
        <w:pStyle w:val="Compact"/>
        <w:numPr>
          <w:ilvl w:val="0"/>
          <w:numId w:val="1260"/>
        </w:numPr>
      </w:pPr>
      <w:hyperlink w:anchor="remove-deprecated-filepaths">
        <w:r>
          <w:rPr>
            <w:rStyle w:val="Hyperlink"/>
          </w:rPr>
          <w:t xml:space="preserve">Remove deprecated filepaths</w:t>
        </w:r>
      </w:hyperlink>
    </w:p>
    <w:p>
      <w:pPr>
        <w:pStyle w:val="Compact"/>
        <w:numPr>
          <w:ilvl w:val="0"/>
          <w:numId w:val="1260"/>
        </w:numPr>
      </w:pPr>
      <w:hyperlink w:anchor="ensure-project-runs-via-bash">
        <w:r>
          <w:rPr>
            <w:rStyle w:val="Hyperlink"/>
          </w:rPr>
          <w:t xml:space="preserve">Ensure project runs via bash</w:t>
        </w:r>
      </w:hyperlink>
    </w:p>
    <w:p>
      <w:pPr>
        <w:pStyle w:val="Compact"/>
        <w:numPr>
          <w:ilvl w:val="0"/>
          <w:numId w:val="1260"/>
        </w:numPr>
      </w:pPr>
      <w:hyperlink w:anchor="complete-the-readme">
        <w:r>
          <w:rPr>
            <w:rStyle w:val="Hyperlink"/>
          </w:rPr>
          <w:t xml:space="preserve">Complete the README</w:t>
        </w:r>
      </w:hyperlink>
    </w:p>
    <w:p>
      <w:pPr>
        <w:pStyle w:val="Compact"/>
        <w:numPr>
          <w:ilvl w:val="0"/>
          <w:numId w:val="1260"/>
        </w:numPr>
      </w:pPr>
      <w:hyperlink w:anchor="clean-up-feature-branches">
        <w:r>
          <w:rPr>
            <w:rStyle w:val="Hyperlink"/>
          </w:rPr>
          <w:t xml:space="preserve">Clean up feature branches</w:t>
        </w:r>
      </w:hyperlink>
    </w:p>
    <w:p>
      <w:pPr>
        <w:pStyle w:val="Compact"/>
        <w:numPr>
          <w:ilvl w:val="0"/>
          <w:numId w:val="1260"/>
        </w:numPr>
      </w:pPr>
      <w:hyperlink w:anchor="sec-create-github-release">
        <w:r>
          <w:rPr>
            <w:rStyle w:val="Hyperlink"/>
          </w:rPr>
          <w:t xml:space="preserve">Create GitHub release</w:t>
        </w:r>
      </w:hyperlink>
    </w:p>
    <w:bookmarkEnd w:id="849"/>
    <w:bookmarkStart w:id="85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50">
        <w:r>
          <w:rPr>
            <w:rStyle w:val="Hyperlink"/>
          </w:rPr>
          <w:t xml:space="preserve">here.</w:t>
        </w:r>
      </w:hyperlink>
    </w:p>
    <w:bookmarkEnd w:id="851"/>
    <w:bookmarkStart w:id="85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52"/>
    <w:bookmarkStart w:id="85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53">
        <w:r>
          <w:rPr>
            <w:rStyle w:val="Hyperlink"/>
          </w:rPr>
          <w:t xml:space="preserve">here.</w:t>
        </w:r>
      </w:hyperlink>
    </w:p>
    <w:bookmarkEnd w:id="854"/>
    <w:bookmarkStart w:id="85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55"/>
    <w:bookmarkStart w:id="85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6">
        <w:r>
          <w:rPr>
            <w:rStyle w:val="Hyperlink"/>
          </w:rPr>
          <w:t xml:space="preserve">here.</w:t>
        </w:r>
      </w:hyperlink>
    </w:p>
    <w:bookmarkEnd w:id="857"/>
    <w:bookmarkStart w:id="85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1"/>
        </w:numPr>
      </w:pPr>
      <w:r>
        <w:t xml:space="preserve">0-config.R: configuration file that sets data directories, sources base functions, and loads required libraries</w:t>
      </w:r>
    </w:p>
    <w:p>
      <w:pPr>
        <w:pStyle w:val="BlockText"/>
        <w:numPr>
          <w:ilvl w:val="0"/>
          <w:numId w:val="1261"/>
        </w:numPr>
      </w:pPr>
      <w:r>
        <w:t xml:space="preserve">0-base-functions: folder containing scripts with functions used in the analysis</w:t>
      </w:r>
    </w:p>
    <w:p>
      <w:pPr>
        <w:pStyle w:val="BlockText"/>
        <w:numPr>
          <w:ilvl w:val="1"/>
          <w:numId w:val="1262"/>
        </w:numPr>
      </w:pPr>
      <w:r>
        <w:t xml:space="preserve">0-base-functions.R: R script containing general functions used across the analysis</w:t>
      </w:r>
    </w:p>
    <w:p>
      <w:pPr>
        <w:pStyle w:val="BlockText"/>
        <w:numPr>
          <w:ilvl w:val="1"/>
          <w:numId w:val="1262"/>
        </w:numPr>
      </w:pPr>
      <w:r>
        <w:t xml:space="preserve">0-bias-corr-functions.R: R script containing functions used in bias correction</w:t>
      </w:r>
    </w:p>
    <w:p>
      <w:pPr>
        <w:pStyle w:val="BlockText"/>
        <w:numPr>
          <w:ilvl w:val="1"/>
          <w:numId w:val="12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2"/>
        </w:numPr>
      </w:pPr>
      <w:r>
        <w:t xml:space="preserve">0-prior-functions.R: R script containing functions to generate priors</w:t>
      </w:r>
    </w:p>
    <w:p>
      <w:pPr>
        <w:pStyle w:val="BlockText"/>
        <w:numPr>
          <w:ilvl w:val="0"/>
          <w:numId w:val="1261"/>
        </w:numPr>
      </w:pPr>
      <w:r>
        <w:t xml:space="preserve">1-data: folder containing data processing scripts NOTE: some scripts are deprecated</w:t>
      </w:r>
    </w:p>
    <w:p>
      <w:pPr>
        <w:pStyle w:val="BlockText"/>
        <w:numPr>
          <w:ilvl w:val="0"/>
          <w:numId w:val="1261"/>
        </w:numPr>
      </w:pPr>
      <w:r>
        <w:t xml:space="preserve">2-analysis: folder containing analysis scripts. To rerun all scripts in this subdirectory, run the bash script 0-run-analysis.sh.</w:t>
      </w:r>
    </w:p>
    <w:p>
      <w:pPr>
        <w:pStyle w:val="BlockText"/>
        <w:numPr>
          <w:ilvl w:val="1"/>
          <w:numId w:val="1263"/>
        </w:numPr>
      </w:pPr>
      <w:r>
        <w:t xml:space="preserve">1-obtain-priors-state.R: obtain priors for each state</w:t>
      </w:r>
    </w:p>
    <w:p>
      <w:pPr>
        <w:pStyle w:val="BlockText"/>
        <w:numPr>
          <w:ilvl w:val="1"/>
          <w:numId w:val="1263"/>
        </w:numPr>
      </w:pPr>
      <w:r>
        <w:t xml:space="preserve">2-est-expected-cases-state.R: estimate expected cases in each state</w:t>
      </w:r>
    </w:p>
    <w:p>
      <w:pPr>
        <w:pStyle w:val="BlockText"/>
        <w:numPr>
          <w:ilvl w:val="1"/>
          <w:numId w:val="1263"/>
        </w:numPr>
      </w:pPr>
      <w:r>
        <w:t xml:space="preserve">3-est-expected-cases-state-perf-testing.R: estimate expected cases in each state, estimate the percentage of underestimation due to incomplete testing vs. imperfect test accuracy</w:t>
      </w:r>
    </w:p>
    <w:p>
      <w:pPr>
        <w:pStyle w:val="BlockText"/>
        <w:numPr>
          <w:ilvl w:val="1"/>
          <w:numId w:val="1263"/>
        </w:numPr>
      </w:pPr>
      <w:r>
        <w:t xml:space="preserve">4-obtain-testing-protocols.R: find testing protocols for each state.</w:t>
      </w:r>
    </w:p>
    <w:p>
      <w:pPr>
        <w:pStyle w:val="BlockText"/>
        <w:numPr>
          <w:ilvl w:val="1"/>
          <w:numId w:val="1263"/>
        </w:numPr>
      </w:pPr>
      <w:r>
        <w:t xml:space="preserve">5-summarize-results.R: summarize results; obtain results for in text numerical results.</w:t>
      </w:r>
    </w:p>
    <w:p>
      <w:pPr>
        <w:pStyle w:val="BlockText"/>
        <w:numPr>
          <w:ilvl w:val="0"/>
          <w:numId w:val="1261"/>
        </w:numPr>
      </w:pPr>
      <w:r>
        <w:t xml:space="preserve">3-figure-table-scripts: folder containing figure scripts. To rerun all scripts in this subdirectory, run the bash script 0-run-figs.sh.</w:t>
      </w:r>
    </w:p>
    <w:p>
      <w:pPr>
        <w:pStyle w:val="BlockText"/>
        <w:numPr>
          <w:ilvl w:val="1"/>
          <w:numId w:val="1264"/>
        </w:numPr>
      </w:pPr>
      <w:r>
        <w:t xml:space="preserve">1-fig-testing.R: creates plot of testing patterns by state over time</w:t>
      </w:r>
    </w:p>
    <w:p>
      <w:pPr>
        <w:pStyle w:val="BlockText"/>
        <w:numPr>
          <w:ilvl w:val="1"/>
          <w:numId w:val="1264"/>
        </w:numPr>
      </w:pPr>
      <w:r>
        <w:t xml:space="preserve">2-fig-cases-usa-state-bar.R: creates bar plot of confirmed vs. estimated infections by state</w:t>
      </w:r>
    </w:p>
    <w:p>
      <w:pPr>
        <w:pStyle w:val="BlockText"/>
        <w:numPr>
          <w:ilvl w:val="1"/>
          <w:numId w:val="1264"/>
        </w:numPr>
      </w:pPr>
      <w:r>
        <w:t xml:space="preserve">3a-fig-map-usa-state.R: creates map of confirmed vs. estimated infections by state</w:t>
      </w:r>
    </w:p>
    <w:p>
      <w:pPr>
        <w:pStyle w:val="BlockText"/>
        <w:numPr>
          <w:ilvl w:val="1"/>
          <w:numId w:val="1264"/>
        </w:numPr>
      </w:pPr>
      <w:r>
        <w:t xml:space="preserve">3b-fig-map-usa-state-shiny.R: creates map of confirmed vs. estimated infections by state with search functionality by state</w:t>
      </w:r>
    </w:p>
    <w:p>
      <w:pPr>
        <w:pStyle w:val="BlockText"/>
        <w:numPr>
          <w:ilvl w:val="1"/>
          <w:numId w:val="1264"/>
        </w:numPr>
      </w:pPr>
      <w:r>
        <w:t xml:space="preserve">4-fig-priors.R: creates figure with priors for US as a whole</w:t>
      </w:r>
    </w:p>
    <w:p>
      <w:pPr>
        <w:pStyle w:val="BlockText"/>
        <w:numPr>
          <w:ilvl w:val="1"/>
          <w:numId w:val="1264"/>
        </w:numPr>
      </w:pPr>
      <w:r>
        <w:t xml:space="preserve">5-fig-density-usa.R: creates figure of distribution of estimated cases in the US</w:t>
      </w:r>
    </w:p>
    <w:p>
      <w:pPr>
        <w:pStyle w:val="BlockText"/>
        <w:numPr>
          <w:ilvl w:val="1"/>
          <w:numId w:val="1264"/>
        </w:numPr>
      </w:pPr>
      <w:r>
        <w:t xml:space="preserve">6-table-data-quality.R: creates table of data quality grading from COVID Tracking Project</w:t>
      </w:r>
    </w:p>
    <w:p>
      <w:pPr>
        <w:pStyle w:val="BlockText"/>
        <w:numPr>
          <w:ilvl w:val="1"/>
          <w:numId w:val="1264"/>
        </w:numPr>
      </w:pPr>
      <w:r>
        <w:t xml:space="preserve">7-fig-testpos.R: creates figure of the probability of testing positive among those tested by state</w:t>
      </w:r>
    </w:p>
    <w:p>
      <w:pPr>
        <w:pStyle w:val="BlockText"/>
        <w:numPr>
          <w:ilvl w:val="1"/>
          <w:numId w:val="1264"/>
        </w:numPr>
      </w:pPr>
      <w:r>
        <w:t xml:space="preserve">8-fig-percent-undertesting-state.R: creates figure of the percentage of under estimation due to incomplete testing</w:t>
      </w:r>
    </w:p>
    <w:p>
      <w:pPr>
        <w:pStyle w:val="BlockText"/>
        <w:numPr>
          <w:ilvl w:val="0"/>
          <w:numId w:val="1261"/>
        </w:numPr>
      </w:pPr>
      <w:r>
        <w:t xml:space="preserve">4-figures: folder containing figure files.</w:t>
      </w:r>
    </w:p>
    <w:p>
      <w:pPr>
        <w:pStyle w:val="BlockText"/>
        <w:numPr>
          <w:ilvl w:val="0"/>
          <w:numId w:val="1261"/>
        </w:numPr>
      </w:pPr>
      <w:r>
        <w:t xml:space="preserve">5-results: folder containing analysis results objects.</w:t>
      </w:r>
    </w:p>
    <w:p>
      <w:pPr>
        <w:pStyle w:val="BlockText"/>
        <w:numPr>
          <w:ilvl w:val="0"/>
          <w:numId w:val="12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58"/>
    <w:bookmarkStart w:id="85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9"/>
    <w:bookmarkStart w:id="86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60">
        <w:r>
          <w:rPr>
            <w:rStyle w:val="Hyperlink"/>
          </w:rPr>
          <w:t xml:space="preserve">Managing releases in a repository</w:t>
        </w:r>
      </w:hyperlink>
      <w:r>
        <w:t xml:space="preserve">.</w:t>
      </w:r>
    </w:p>
    <w:bookmarkEnd w:id="861"/>
    <w:bookmarkStart w:id="87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6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6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64">
        <w:r>
          <w:rPr>
            <w:rStyle w:val="Hyperlink"/>
          </w:rPr>
          <w:t xml:space="preserve">CRAN stages diagram</w:t>
        </w:r>
      </w:hyperlink>
      <w:r>
        <w:t xml:space="preserve"> </w:t>
      </w:r>
      <w:r>
        <w:t xml:space="preserve">by Edgar Ruiz.</w:t>
      </w:r>
    </w:p>
    <w:bookmarkStart w:id="86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65"/>
    <w:bookmarkStart w:id="86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7"/>
        </w:numPr>
      </w:pPr>
      <w:r>
        <w:rPr>
          <w:rStyle w:val="VerbatimChar"/>
        </w:rPr>
        <w:t xml:space="preserve">devtools::check_win_devel()</w:t>
      </w:r>
      <w:r>
        <w:t xml:space="preserve"> </w:t>
      </w:r>
      <w:r>
        <w:t xml:space="preserve">- tests on Windows with the development version of R</w:t>
      </w:r>
    </w:p>
    <w:p>
      <w:pPr>
        <w:pStyle w:val="Compact"/>
        <w:numPr>
          <w:ilvl w:val="1"/>
          <w:numId w:val="1267"/>
        </w:numPr>
      </w:pPr>
      <w:hyperlink r:id="rId866">
        <w:r>
          <w:rPr>
            <w:rStyle w:val="Hyperlink"/>
          </w:rPr>
          <w:t xml:space="preserve">R-hub</w:t>
        </w:r>
      </w:hyperlink>
      <w:r>
        <w:t xml:space="preserve"> </w:t>
      </w:r>
      <w:r>
        <w:t xml:space="preserve">- tests on a wide range of platforms.</w:t>
      </w:r>
      <w:r>
        <w:t xml:space="preserve"> </w:t>
      </w:r>
      <w:r>
        <w:t xml:space="preserve">In</w:t>
      </w:r>
      <w:r>
        <w:t xml:space="preserve"> </w:t>
      </w:r>
      <w:hyperlink r:id="rId86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6"/>
        </w:numPr>
      </w:pPr>
      <w:r>
        <w:rPr>
          <w:b/>
          <w:bCs/>
        </w:rPr>
        <w:t xml:space="preserve">Review CRAN policies</w:t>
      </w:r>
      <w:r>
        <w:t xml:space="preserve">: Ensure your package complies with the</w:t>
      </w:r>
      <w:r>
        <w:t xml:space="preserve"> </w:t>
      </w:r>
      <w:hyperlink r:id="rId868">
        <w:r>
          <w:rPr>
            <w:rStyle w:val="Hyperlink"/>
          </w:rPr>
          <w:t xml:space="preserve">CRAN Repository Policy</w:t>
        </w:r>
      </w:hyperlink>
      <w:r>
        <w:t xml:space="preserve">.</w:t>
      </w:r>
    </w:p>
    <w:bookmarkEnd w:id="869"/>
    <w:bookmarkStart w:id="87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7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71"/>
    <w:bookmarkStart w:id="874" w:name="after-cran-acceptance"/>
    <w:p>
      <w:pPr>
        <w:pStyle w:val="Heading3"/>
      </w:pPr>
      <w:r>
        <w:t xml:space="preserve">16.10.4 After CRAN Acceptance</w:t>
      </w:r>
    </w:p>
    <w:p>
      <w:pPr>
        <w:pStyle w:val="FirstParagraph"/>
      </w:pPr>
      <w:r>
        <w:t xml:space="preserve">Once CRAN accepts your package:</w:t>
      </w:r>
    </w:p>
    <w:p>
      <w:pPr>
        <w:numPr>
          <w:ilvl w:val="0"/>
          <w:numId w:val="126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8"/>
        </w:numPr>
      </w:pPr>
      <w:r>
        <w:rPr>
          <w:b/>
          <w:bCs/>
        </w:rPr>
        <w:t xml:space="preserve">Track adoption over time</w:t>
      </w:r>
      <w:r>
        <w:t xml:space="preserve">: the</w:t>
      </w:r>
      <w:r>
        <w:t xml:space="preserve"> </w:t>
      </w:r>
      <w:hyperlink r:id="rId87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7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74"/>
    <w:bookmarkEnd w:id="875"/>
    <w:bookmarkEnd w:id="876"/>
    <w:bookmarkStart w:id="896" w:name="data-publication"/>
    <w:p>
      <w:pPr>
        <w:pStyle w:val="Heading1"/>
      </w:pPr>
      <w:r>
        <w:t xml:space="preserve">17. Data Publication</w:t>
      </w:r>
    </w:p>
    <w:bookmarkStart w:id="87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77"/>
    <w:bookmarkStart w:id="88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7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78"/>
    <w:bookmarkStart w:id="87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9"/>
    <w:bookmarkStart w:id="88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80">
        <w:r>
          <w:rPr>
            <w:rStyle w:val="Hyperlink"/>
          </w:rPr>
          <w:t xml:space="preserve">UC Davis DataLab GIS workshops</w:t>
        </w:r>
      </w:hyperlink>
      <w:r>
        <w:t xml:space="preserve">, including resources on QGIS and spatial SQL.</w:t>
      </w:r>
    </w:p>
    <w:bookmarkEnd w:id="881"/>
    <w:bookmarkEnd w:id="882"/>
    <w:bookmarkStart w:id="886" w:name="create-public-ids"/>
    <w:p>
      <w:pPr>
        <w:pStyle w:val="Heading2"/>
      </w:pPr>
      <w:r>
        <w:t xml:space="preserve">17.3 Create public IDs</w:t>
      </w:r>
    </w:p>
    <w:bookmarkStart w:id="88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83"/>
    <w:bookmarkStart w:id="88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84"/>
    <w:bookmarkStart w:id="88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9"/>
        </w:numPr>
      </w:pPr>
      <w:r>
        <w:rPr>
          <w:rStyle w:val="VerbatimChar"/>
        </w:rPr>
        <w:t xml:space="preserve">data/final/</w:t>
      </w:r>
      <w:r>
        <w:t xml:space="preserve">- folder containing the projects final data in both csv and rds formats</w:t>
      </w:r>
      <w:r>
        <w:br/>
      </w:r>
    </w:p>
    <w:p>
      <w:pPr>
        <w:pStyle w:val="Compact"/>
        <w:numPr>
          <w:ilvl w:val="0"/>
          <w:numId w:val="126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85"/>
    <w:bookmarkEnd w:id="886"/>
    <w:bookmarkStart w:id="89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8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8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9">
        <w:r>
          <w:rPr>
            <w:rStyle w:val="Hyperlink"/>
          </w:rPr>
          <w:t xml:space="preserve">UC Davis DataLab workshop on data documentation</w:t>
        </w:r>
      </w:hyperlink>
      <w:r>
        <w:t xml:space="preserve">.</w:t>
      </w:r>
    </w:p>
    <w:bookmarkStart w:id="891" w:name="X659912a983e12070198566d6758f84b7c139c71"/>
    <w:p>
      <w:pPr>
        <w:pStyle w:val="Heading3"/>
      </w:pPr>
      <w:r>
        <w:t xml:space="preserve">17.4.1 Steps for creating an Open Science Framework (OSF) repository:</w:t>
      </w:r>
    </w:p>
    <w:p>
      <w:pPr>
        <w:pStyle w:val="Compact"/>
        <w:numPr>
          <w:ilvl w:val="0"/>
          <w:numId w:val="1270"/>
        </w:numPr>
      </w:pPr>
      <w:r>
        <w:t xml:space="preserve">Create a new OSF project per these instructions: https://help.osf.io/article/252-create-a-project</w:t>
      </w:r>
    </w:p>
    <w:p>
      <w:pPr>
        <w:pStyle w:val="Compact"/>
        <w:numPr>
          <w:ilvl w:val="0"/>
          <w:numId w:val="127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0"/>
        </w:numPr>
      </w:pPr>
      <w:r>
        <w:t xml:space="preserve">Create a notebook component and upload the final .html files (which will not be on github… but see optional item below)</w:t>
      </w:r>
    </w:p>
    <w:p>
      <w:pPr>
        <w:pStyle w:val="Compact"/>
        <w:numPr>
          <w:ilvl w:val="0"/>
          <w:numId w:val="1270"/>
        </w:numPr>
      </w:pPr>
      <w:r>
        <w:t xml:space="preserve">On the OSF landing Wiki, provide some context. Here is a recent example: https://osf.io/954bt/</w:t>
      </w:r>
    </w:p>
    <w:p>
      <w:pPr>
        <w:pStyle w:val="Compact"/>
        <w:numPr>
          <w:ilvl w:val="0"/>
          <w:numId w:val="1270"/>
        </w:numPr>
      </w:pPr>
      <w:r>
        <w:t xml:space="preserve">Create a Digital Object Identifier (DOI) for the repository. A DOI is a unique identifier that provides a persistent link to content, such as a dataset in this case.</w:t>
      </w:r>
      <w:r>
        <w:t xml:space="preserve"> </w:t>
      </w:r>
      <w:hyperlink r:id="rId890">
        <w:r>
          <w:rPr>
            <w:rStyle w:val="Hyperlink"/>
          </w:rPr>
          <w:t xml:space="preserve">Learn more about DOIs</w:t>
        </w:r>
      </w:hyperlink>
    </w:p>
    <w:p>
      <w:pPr>
        <w:pStyle w:val="Compact"/>
        <w:numPr>
          <w:ilvl w:val="0"/>
          <w:numId w:val="1270"/>
        </w:numPr>
      </w:pPr>
      <w:r>
        <w:t xml:space="preserve">Optional: Complete the software checklist and system requirement guide for the analysis to guide others. Include it on the GitHub README for the project: https://github.com/proctor-ucsf/mordor-antibody</w:t>
      </w:r>
    </w:p>
    <w:bookmarkEnd w:id="891"/>
    <w:bookmarkEnd w:id="892"/>
    <w:bookmarkStart w:id="89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93"/>
    <w:bookmarkStart w:id="89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94"/>
    <w:bookmarkStart w:id="89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1"/>
        </w:numPr>
      </w:pPr>
      <w:r>
        <w:t xml:space="preserve">ACTION - https://osf.io/ca3pe/</w:t>
      </w:r>
      <w:r>
        <w:br/>
      </w:r>
    </w:p>
    <w:p>
      <w:pPr>
        <w:pStyle w:val="Compact"/>
        <w:numPr>
          <w:ilvl w:val="0"/>
          <w:numId w:val="1271"/>
        </w:numPr>
      </w:pPr>
      <w:r>
        <w:t xml:space="preserve">NAITRE - https://osf.io/ujeyb/</w:t>
      </w:r>
      <w:r>
        <w:br/>
      </w:r>
    </w:p>
    <w:p>
      <w:pPr>
        <w:pStyle w:val="Compact"/>
        <w:numPr>
          <w:ilvl w:val="0"/>
          <w:numId w:val="127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95"/>
    <w:bookmarkEnd w:id="896"/>
    <w:bookmarkStart w:id="94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00" w:name="uc-davis-computing-resources"/>
    <w:p>
      <w:pPr>
        <w:pStyle w:val="Heading2"/>
      </w:pPr>
      <w:r>
        <w:t xml:space="preserve">18.1 UC Davis Computing Resources</w:t>
      </w:r>
    </w:p>
    <w:bookmarkStart w:id="89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9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2"/>
        </w:numPr>
      </w:pPr>
      <w:r>
        <w:rPr>
          <w:b/>
          <w:bCs/>
        </w:rPr>
        <w:t xml:space="preserve">Shiva</w:t>
      </w:r>
      <w:r>
        <w:t xml:space="preserve"> </w:t>
      </w:r>
      <w:r>
        <w:t xml:space="preserve">(shiva.ucdavis.edu): SLURM-based cluster for computational work</w:t>
      </w:r>
    </w:p>
    <w:p>
      <w:pPr>
        <w:pStyle w:val="Compact"/>
        <w:numPr>
          <w:ilvl w:val="0"/>
          <w:numId w:val="127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9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9"/>
    <w:bookmarkEnd w:id="900"/>
    <w:bookmarkStart w:id="90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0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01"/>
    <w:bookmarkEnd w:id="902"/>
    <w:bookmarkStart w:id="90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9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03"/>
    <w:bookmarkStart w:id="90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97">
        <w:r>
          <w:rPr>
            <w:rStyle w:val="Hyperlink"/>
          </w:rPr>
          <w:t xml:space="preserve">hpc.ucdavis.edu</w:t>
        </w:r>
      </w:hyperlink>
      <w:r>
        <w:t xml:space="preserve"> </w:t>
      </w:r>
      <w:r>
        <w:t xml:space="preserve">for support information.</w:t>
      </w:r>
    </w:p>
    <w:bookmarkEnd w:id="904"/>
    <w:bookmarkStart w:id="90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0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05"/>
    <w:bookmarkStart w:id="90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6"/>
    <w:bookmarkStart w:id="90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07"/>
    <w:bookmarkEnd w:id="908"/>
    <w:bookmarkStart w:id="92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1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1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11">
                    <w:r>
                      <w:rPr>
                        <w:rStyle w:val="Hyperlink"/>
                      </w:rPr>
                      <w:t xml:space="preserve">VcXsrv</w:t>
                    </w:r>
                  </w:hyperlink>
                  <w:r>
                    <w:t xml:space="preserve">, or</w:t>
                  </w:r>
                  <w:r>
                    <w:t xml:space="preserve"> </w:t>
                  </w:r>
                  <w:hyperlink r:id="rId91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1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1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15"/>
          <w:p/>
        </w:tc>
      </w:tr>
    </w:tbl>
    <w:bookmarkEnd w:id="916"/>
    <w:bookmarkStart w:id="91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17"/>
    <w:bookmarkStart w:id="91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18"/>
    <w:bookmarkStart w:id="92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2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21"/>
    <w:bookmarkStart w:id="92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2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2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24">
        <w:r>
          <w:rPr>
            <w:rStyle w:val="Hyperlink"/>
          </w:rPr>
          <w:t xml:space="preserve">Xpra</w:t>
        </w:r>
      </w:hyperlink>
      <w:r>
        <w:t xml:space="preserve">, VNC, and</w:t>
      </w:r>
      <w:r>
        <w:t xml:space="preserve"> </w:t>
      </w:r>
      <w:hyperlink r:id="rId92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6"/>
    <w:bookmarkEnd w:id="927"/>
    <w:bookmarkStart w:id="93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3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28">
        <w:r>
          <w:rPr>
            <w:rStyle w:val="VerbatimChar"/>
          </w:rPr>
          <w:t xml:space="preserve">tmux</w:t>
        </w:r>
      </w:hyperlink>
      <w:r>
        <w:t xml:space="preserve"> </w:t>
      </w:r>
      <w:r>
        <w:t xml:space="preserve">or</w:t>
      </w:r>
      <w:r>
        <w:t xml:space="preserve"> </w:t>
      </w:r>
      <w:hyperlink r:id="rId92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30"/>
    <w:bookmarkStart w:id="93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1" name="Picture"/>
                  <a:graphic>
                    <a:graphicData uri="http://schemas.openxmlformats.org/drawingml/2006/picture">
                      <pic:pic>
                        <pic:nvPicPr>
                          <pic:cNvPr descr="/opt/quarto/share/formats/docx/important.png" id="93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3" name="Picture"/>
                  <a:graphic>
                    <a:graphicData uri="http://schemas.openxmlformats.org/drawingml/2006/picture">
                      <pic:pic>
                        <pic:nvPicPr>
                          <pic:cNvPr descr="/opt/quarto/share/formats/docx/note.png" id="9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97">
              <w:r>
                <w:rPr>
                  <w:rStyle w:val="Hyperlink"/>
                </w:rPr>
                <w:t xml:space="preserve">UC Davis HPC documentation</w:t>
              </w:r>
            </w:hyperlink>
            <w:r>
              <w:t xml:space="preserve"> </w:t>
            </w:r>
            <w:r>
              <w:t xml:space="preserve">or contact HPC support.</w:t>
            </w:r>
          </w:p>
          <w:p/>
        </w:tc>
      </w:tr>
    </w:tbl>
    <w:bookmarkEnd w:id="935"/>
    <w:bookmarkEnd w:id="936"/>
    <w:bookmarkStart w:id="941" w:name="storage-group-storage-access"/>
    <w:p>
      <w:pPr>
        <w:pStyle w:val="Heading2"/>
      </w:pPr>
      <w:r>
        <w:t xml:space="preserve">18.8 Storage &amp; group storage access</w:t>
      </w:r>
    </w:p>
    <w:bookmarkStart w:id="93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97">
        <w:r>
          <w:rPr>
            <w:rStyle w:val="Hyperlink"/>
          </w:rPr>
          <w:t xml:space="preserve">UC Davis HPC documentation</w:t>
        </w:r>
      </w:hyperlink>
      <w:r>
        <w:t xml:space="preserve"> </w:t>
      </w:r>
      <w:r>
        <w:t xml:space="preserve">for specific storage options and quotas.</w:t>
      </w:r>
    </w:p>
    <w:bookmarkEnd w:id="937"/>
    <w:bookmarkStart w:id="93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38"/>
    <w:bookmarkStart w:id="94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9">
        <w:r>
          <w:rPr>
            <w:rStyle w:val="Hyperlink"/>
          </w:rPr>
          <w:t xml:space="preserve">this guide</w:t>
        </w:r>
      </w:hyperlink>
      <w:r>
        <w:t xml:space="preserve">.</w:t>
      </w:r>
    </w:p>
    <w:bookmarkEnd w:id="940"/>
    <w:bookmarkEnd w:id="941"/>
    <w:bookmarkStart w:id="94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3"/>
        </w:numPr>
      </w:pPr>
      <w:r>
        <w:rPr>
          <w:rStyle w:val="VerbatimChar"/>
        </w:rPr>
        <w:t xml:space="preserve">job-name=run_inc</w:t>
      </w:r>
      <w:r>
        <w:t xml:space="preserve">: Job name that will show up in the SLURM system</w:t>
      </w:r>
    </w:p>
    <w:p>
      <w:pPr>
        <w:pStyle w:val="Compact"/>
        <w:numPr>
          <w:ilvl w:val="0"/>
          <w:numId w:val="1273"/>
        </w:numPr>
      </w:pPr>
      <w:r>
        <w:rPr>
          <w:rStyle w:val="VerbatimChar"/>
        </w:rPr>
        <w:t xml:space="preserve">begin=now</w:t>
      </w:r>
      <w:r>
        <w:t xml:space="preserve">: Requests to start the job as soon as the requested resources are available</w:t>
      </w:r>
    </w:p>
    <w:p>
      <w:pPr>
        <w:pStyle w:val="Compact"/>
        <w:numPr>
          <w:ilvl w:val="0"/>
          <w:numId w:val="1273"/>
        </w:numPr>
      </w:pPr>
      <w:r>
        <w:rPr>
          <w:rStyle w:val="VerbatimChar"/>
        </w:rPr>
        <w:t xml:space="preserve">dependency=singleton</w:t>
      </w:r>
      <w:r>
        <w:t xml:space="preserve">: Jobs can begin after all previously launched jobs with the same name and user have ended.</w:t>
      </w:r>
    </w:p>
    <w:p>
      <w:pPr>
        <w:pStyle w:val="Compact"/>
        <w:numPr>
          <w:ilvl w:val="0"/>
          <w:numId w:val="1273"/>
        </w:numPr>
      </w:pPr>
      <w:r>
        <w:rPr>
          <w:rStyle w:val="VerbatimChar"/>
        </w:rPr>
        <w:t xml:space="preserve">mail-type=ALL</w:t>
      </w:r>
      <w:r>
        <w:t xml:space="preserve">: Receive all types of email notification (e.g., when job starts, fails, ends)</w:t>
      </w:r>
    </w:p>
    <w:p>
      <w:pPr>
        <w:pStyle w:val="Compact"/>
        <w:numPr>
          <w:ilvl w:val="0"/>
          <w:numId w:val="1273"/>
        </w:numPr>
      </w:pPr>
      <w:r>
        <w:rPr>
          <w:rStyle w:val="VerbatimChar"/>
        </w:rPr>
        <w:t xml:space="preserve">cpus-per-task=16</w:t>
      </w:r>
      <w:r>
        <w:t xml:space="preserve">: Request 16 processors per task. The default is one processor per task.</w:t>
      </w:r>
    </w:p>
    <w:p>
      <w:pPr>
        <w:pStyle w:val="Compact"/>
        <w:numPr>
          <w:ilvl w:val="0"/>
          <w:numId w:val="1273"/>
        </w:numPr>
      </w:pPr>
      <w:r>
        <w:rPr>
          <w:rStyle w:val="VerbatimChar"/>
        </w:rPr>
        <w:t xml:space="preserve">mem=64G</w:t>
      </w:r>
      <w:r>
        <w:t xml:space="preserve">: Request 64 GB memory per node.</w:t>
      </w:r>
    </w:p>
    <w:p>
      <w:pPr>
        <w:pStyle w:val="Compact"/>
        <w:numPr>
          <w:ilvl w:val="0"/>
          <w:numId w:val="127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42"/>
    <w:bookmarkEnd w:id="943"/>
    <w:bookmarkStart w:id="97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44">
        <w:r>
          <w:rPr>
            <w:rStyle w:val="Hyperlink"/>
            <w:b/>
            <w:bCs/>
          </w:rPr>
          <w:t xml:space="preserve">Working with AI</w:t>
        </w:r>
      </w:hyperlink>
      <w:r>
        <w:t xml:space="preserve"> </w:t>
      </w:r>
      <w:r>
        <w:t xml:space="preserve">(source:</w:t>
      </w:r>
      <w:r>
        <w:t xml:space="preserve"> </w:t>
      </w:r>
      <w:hyperlink r:id="rId945">
        <w:r>
          <w:rPr>
            <w:rStyle w:val="Hyperlink"/>
          </w:rPr>
          <w:t xml:space="preserve">https://github.com/d-morrison/wai</w:t>
        </w:r>
      </w:hyperlink>
      <w:r>
        <w:t xml:space="preserve">).</w:t>
      </w:r>
    </w:p>
    <w:p>
      <w:pPr>
        <w:pStyle w:val="BodyText"/>
      </w:pPr>
      <w:r>
        <w:t xml:space="preserve">That site covers:</w:t>
      </w:r>
      <w:r>
        <w:t xml:space="preserve"> </w:t>
      </w:r>
      <w:bookmarkStart w:id="946" w:name="sec-ai-disclosure"/>
      <w:bookmarkEnd w:id="946"/>
      <w:bookmarkStart w:id="947" w:name="sec-ai-journal-articles"/>
      <w:bookmarkEnd w:id="947"/>
      <w:r>
        <w:t xml:space="preserve"> </w:t>
      </w:r>
      <w:bookmarkStart w:id="948" w:name="sec-ai-language-model"/>
      <w:bookmarkEnd w:id="948"/>
      <w:bookmarkStart w:id="949" w:name="sec-ai-harnesses"/>
      <w:bookmarkEnd w:id="949"/>
      <w:bookmarkStart w:id="950" w:name="sec-ai-agent-implementation"/>
      <w:bookmarkEnd w:id="950"/>
      <w:r>
        <w:t xml:space="preserve"> </w:t>
      </w:r>
      <w:bookmarkStart w:id="951" w:name="sec-ai-harness-construction"/>
      <w:bookmarkEnd w:id="951"/>
      <w:bookmarkStart w:id="952" w:name="sec-ai-agent-program-kind"/>
      <w:bookmarkEnd w:id="952"/>
      <w:r>
        <w:t xml:space="preserve"> </w:t>
      </w:r>
      <w:bookmarkStart w:id="953" w:name="sec-ai-harness-agent-relationship"/>
      <w:bookmarkEnd w:id="953"/>
      <w:bookmarkStart w:id="954" w:name="sec-ai-addressing-failing-workflows"/>
      <w:bookmarkEnd w:id="954"/>
      <w:r>
        <w:t xml:space="preserve"> </w:t>
      </w:r>
      <w:bookmarkStart w:id="955" w:name="sec-ai-benefits-hazards"/>
      <w:bookmarkEnd w:id="955"/>
      <w:bookmarkStart w:id="956" w:name="sec-ai-best-practices"/>
      <w:bookmarkEnd w:id="956"/>
      <w:bookmarkStart w:id="957" w:name="sec-ai-offline"/>
      <w:bookmarkEnd w:id="957"/>
      <w:r>
        <w:t xml:space="preserve"> </w:t>
      </w:r>
      <w:bookmarkStart w:id="958" w:name="sec-ai-copilot-settings"/>
      <w:bookmarkEnd w:id="958"/>
      <w:bookmarkStart w:id="959" w:name="sec-ai-agent-skills"/>
      <w:bookmarkEnd w:id="959"/>
      <w:bookmarkStart w:id="960" w:name="sec-ai-claude-cloud-env"/>
      <w:bookmarkEnd w:id="960"/>
      <w:r>
        <w:t xml:space="preserve"> </w:t>
      </w:r>
      <w:bookmarkStart w:id="961" w:name="sec-ai-when-to-use"/>
      <w:bookmarkEnd w:id="961"/>
      <w:bookmarkStart w:id="962" w:name="sec-ai-claude-code-windows"/>
      <w:bookmarkEnd w:id="962"/>
      <w:bookmarkStart w:id="963" w:name="sec-fully-clean"/>
      <w:bookmarkEnd w:id="963"/>
    </w:p>
    <w:p>
      <w:pPr>
        <w:numPr>
          <w:ilvl w:val="0"/>
          <w:numId w:val="1274"/>
        </w:numPr>
      </w:pPr>
      <w:hyperlink r:id="rId96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4"/>
        </w:numPr>
      </w:pPr>
      <w:hyperlink r:id="rId96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4"/>
        </w:numPr>
      </w:pPr>
      <w:hyperlink r:id="rId96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5"/>
        </w:numPr>
      </w:pPr>
      <w:r>
        <w:t xml:space="preserve">1 credit is valued at approximately 4.5 cents ($0.045).</w:t>
      </w:r>
    </w:p>
    <w:p>
      <w:pPr>
        <w:pStyle w:val="Compact"/>
        <w:numPr>
          <w:ilvl w:val="0"/>
          <w:numId w:val="127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9"/>
    <w:bookmarkEnd w:id="970"/>
    <w:bookmarkStart w:id="980" w:name="checklists"/>
    <w:p>
      <w:pPr>
        <w:pStyle w:val="Heading1"/>
      </w:pPr>
      <w:r>
        <w:t xml:space="preserve">20. Checklists</w:t>
      </w:r>
    </w:p>
    <w:bookmarkStart w:id="97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6"/>
        </w:numPr>
      </w:pPr>
      <w:r>
        <w:rPr>
          <w:b/>
          <w:bCs/>
        </w:rPr>
        <w:t xml:space="preserve">Team introductions</w:t>
      </w:r>
      <w:r>
        <w:t xml:space="preserve">: Introduce yourself on Microsoft Teams and at the next weekly lab meeting.</w:t>
      </w:r>
    </w:p>
    <w:p>
      <w:pPr>
        <w:pStyle w:val="Compact"/>
        <w:numPr>
          <w:ilvl w:val="0"/>
          <w:numId w:val="127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71"/>
    <w:bookmarkStart w:id="972" w:name="pre-analysis-plan-checklist"/>
    <w:p>
      <w:pPr>
        <w:pStyle w:val="Heading2"/>
      </w:pPr>
      <w:r>
        <w:t xml:space="preserve">20.2 Pre-analysis plan checklist</w:t>
      </w:r>
    </w:p>
    <w:p>
      <w:pPr>
        <w:pStyle w:val="Compact"/>
        <w:numPr>
          <w:ilvl w:val="0"/>
          <w:numId w:val="1277"/>
        </w:numPr>
      </w:pPr>
      <w:r>
        <w:t xml:space="preserve">Brief background on the study (a condensed version of the introduction section of the paper)</w:t>
      </w:r>
    </w:p>
    <w:p>
      <w:pPr>
        <w:pStyle w:val="Compact"/>
        <w:numPr>
          <w:ilvl w:val="0"/>
          <w:numId w:val="1277"/>
        </w:numPr>
      </w:pPr>
      <w:r>
        <w:t xml:space="preserve">Hypotheses / objectives</w:t>
      </w:r>
    </w:p>
    <w:p>
      <w:pPr>
        <w:pStyle w:val="Compact"/>
        <w:numPr>
          <w:ilvl w:val="0"/>
          <w:numId w:val="1277"/>
        </w:numPr>
      </w:pPr>
      <w:r>
        <w:t xml:space="preserve">Study design</w:t>
      </w:r>
    </w:p>
    <w:p>
      <w:pPr>
        <w:pStyle w:val="Compact"/>
        <w:numPr>
          <w:ilvl w:val="0"/>
          <w:numId w:val="1277"/>
        </w:numPr>
      </w:pPr>
      <w:r>
        <w:t xml:space="preserve">Description of data</w:t>
      </w:r>
    </w:p>
    <w:p>
      <w:pPr>
        <w:pStyle w:val="Compact"/>
        <w:numPr>
          <w:ilvl w:val="0"/>
          <w:numId w:val="1277"/>
        </w:numPr>
      </w:pPr>
      <w:r>
        <w:t xml:space="preserve">Definition of outcomes</w:t>
      </w:r>
    </w:p>
    <w:p>
      <w:pPr>
        <w:pStyle w:val="Compact"/>
        <w:numPr>
          <w:ilvl w:val="0"/>
          <w:numId w:val="1277"/>
        </w:numPr>
      </w:pPr>
      <w:r>
        <w:t xml:space="preserve">Definition of interventions / exposures</w:t>
      </w:r>
    </w:p>
    <w:p>
      <w:pPr>
        <w:pStyle w:val="Compact"/>
        <w:numPr>
          <w:ilvl w:val="0"/>
          <w:numId w:val="1277"/>
        </w:numPr>
      </w:pPr>
      <w:r>
        <w:t xml:space="preserve">Definition of covariates</w:t>
      </w:r>
    </w:p>
    <w:p>
      <w:pPr>
        <w:pStyle w:val="Compact"/>
        <w:numPr>
          <w:ilvl w:val="0"/>
          <w:numId w:val="1277"/>
        </w:numPr>
      </w:pPr>
      <w:r>
        <w:t xml:space="preserve">Statistical power calculation</w:t>
      </w:r>
    </w:p>
    <w:p>
      <w:pPr>
        <w:pStyle w:val="Compact"/>
        <w:numPr>
          <w:ilvl w:val="0"/>
          <w:numId w:val="1277"/>
        </w:numPr>
      </w:pPr>
      <w:r>
        <w:t xml:space="preserve">Statistical model description</w:t>
      </w:r>
    </w:p>
    <w:p>
      <w:pPr>
        <w:pStyle w:val="Compact"/>
        <w:numPr>
          <w:ilvl w:val="0"/>
          <w:numId w:val="1277"/>
        </w:numPr>
      </w:pPr>
      <w:r>
        <w:t xml:space="preserve">Covariate selection / screening</w:t>
      </w:r>
    </w:p>
    <w:p>
      <w:pPr>
        <w:pStyle w:val="Compact"/>
        <w:numPr>
          <w:ilvl w:val="0"/>
          <w:numId w:val="1277"/>
        </w:numPr>
      </w:pPr>
      <w:r>
        <w:t xml:space="preserve">Standard error estimation method</w:t>
      </w:r>
    </w:p>
    <w:p>
      <w:pPr>
        <w:pStyle w:val="Compact"/>
        <w:numPr>
          <w:ilvl w:val="0"/>
          <w:numId w:val="1277"/>
        </w:numPr>
      </w:pPr>
      <w:r>
        <w:t xml:space="preserve">Missing data analysis</w:t>
      </w:r>
    </w:p>
    <w:p>
      <w:pPr>
        <w:pStyle w:val="Compact"/>
        <w:numPr>
          <w:ilvl w:val="0"/>
          <w:numId w:val="1277"/>
        </w:numPr>
      </w:pPr>
      <w:r>
        <w:t xml:space="preserve">Assessment of effect modification / subgroup analyses</w:t>
      </w:r>
    </w:p>
    <w:p>
      <w:pPr>
        <w:pStyle w:val="Compact"/>
        <w:numPr>
          <w:ilvl w:val="0"/>
          <w:numId w:val="1277"/>
        </w:numPr>
      </w:pPr>
      <w:r>
        <w:t xml:space="preserve">Sensitivity analyses</w:t>
      </w:r>
    </w:p>
    <w:p>
      <w:pPr>
        <w:pStyle w:val="Compact"/>
        <w:numPr>
          <w:ilvl w:val="0"/>
          <w:numId w:val="1277"/>
        </w:numPr>
      </w:pPr>
      <w:r>
        <w:t xml:space="preserve">Negative control analyses</w:t>
      </w:r>
    </w:p>
    <w:bookmarkEnd w:id="972"/>
    <w:bookmarkStart w:id="974" w:name="code-checklist"/>
    <w:p>
      <w:pPr>
        <w:pStyle w:val="Heading2"/>
      </w:pPr>
      <w:r>
        <w:t xml:space="preserve">20.3 Code checklist</w:t>
      </w:r>
    </w:p>
    <w:p>
      <w:pPr>
        <w:pStyle w:val="Compact"/>
        <w:numPr>
          <w:ilvl w:val="0"/>
          <w:numId w:val="1278"/>
        </w:numPr>
      </w:pPr>
      <w:r>
        <w:t xml:space="preserve">Does the script run without errors?</w:t>
      </w:r>
    </w:p>
    <w:p>
      <w:pPr>
        <w:pStyle w:val="Compact"/>
        <w:numPr>
          <w:ilvl w:val="0"/>
          <w:numId w:val="1278"/>
        </w:numPr>
      </w:pPr>
      <w:r>
        <w:t xml:space="preserve">Is code self-contained within repo and/or associated Box folder?</w:t>
      </w:r>
    </w:p>
    <w:p>
      <w:pPr>
        <w:pStyle w:val="Compact"/>
        <w:numPr>
          <w:ilvl w:val="0"/>
          <w:numId w:val="1278"/>
        </w:numPr>
      </w:pPr>
      <w:r>
        <w:t xml:space="preserve">Is all commented out code / remarks removed?</w:t>
      </w:r>
    </w:p>
    <w:p>
      <w:pPr>
        <w:pStyle w:val="Compact"/>
        <w:numPr>
          <w:ilvl w:val="0"/>
          <w:numId w:val="1278"/>
        </w:numPr>
      </w:pPr>
      <w:r>
        <w:t xml:space="preserve">Does the header accurately describe the process completed in the script?</w:t>
      </w:r>
    </w:p>
    <w:p>
      <w:pPr>
        <w:pStyle w:val="Compact"/>
        <w:numPr>
          <w:ilvl w:val="0"/>
          <w:numId w:val="1278"/>
        </w:numPr>
      </w:pPr>
      <w:r>
        <w:t xml:space="preserve">Is the script pushed to its github repository?</w:t>
      </w:r>
    </w:p>
    <w:p>
      <w:pPr>
        <w:pStyle w:val="Compact"/>
        <w:numPr>
          <w:ilvl w:val="0"/>
          <w:numId w:val="1278"/>
        </w:numPr>
      </w:pPr>
      <w:r>
        <w:t xml:space="preserve">Does the code adhere to the</w:t>
      </w:r>
      <w:r>
        <w:t xml:space="preserve"> </w:t>
      </w:r>
      <w:hyperlink r:id="rId973">
        <w:r>
          <w:rPr>
            <w:rStyle w:val="Hyperlink"/>
          </w:rPr>
          <w:t xml:space="preserve">coding style guide</w:t>
        </w:r>
      </w:hyperlink>
      <w:r>
        <w:t xml:space="preserve">?</w:t>
      </w:r>
    </w:p>
    <w:p>
      <w:pPr>
        <w:pStyle w:val="Compact"/>
        <w:numPr>
          <w:ilvl w:val="0"/>
          <w:numId w:val="1278"/>
        </w:numPr>
      </w:pPr>
      <w:r>
        <w:t xml:space="preserve">Are all warnings ignorable? Should any warnings be intentionally suppressed or addressed?</w:t>
      </w:r>
    </w:p>
    <w:bookmarkEnd w:id="974"/>
    <w:bookmarkStart w:id="97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9"/>
        </w:numPr>
      </w:pPr>
      <w:r>
        <w:t xml:space="preserve">Are the study results within the manuscript replicable (i.e., if you rerun the code in the study’s repository, the tables and figures will be exactly replicated?)</w:t>
      </w:r>
    </w:p>
    <w:p>
      <w:pPr>
        <w:pStyle w:val="Compact"/>
        <w:numPr>
          <w:ilvl w:val="0"/>
          <w:numId w:val="1279"/>
        </w:numPr>
      </w:pPr>
      <w:r>
        <w:t xml:space="preserve">Is a target journal selected?</w:t>
      </w:r>
    </w:p>
    <w:p>
      <w:pPr>
        <w:pStyle w:val="Compact"/>
        <w:numPr>
          <w:ilvl w:val="0"/>
          <w:numId w:val="1279"/>
        </w:numPr>
      </w:pPr>
      <w:r>
        <w:t xml:space="preserve">Is the title declarative, in other words, does it state the object/findings rather than suggest them?</w:t>
      </w:r>
    </w:p>
    <w:p>
      <w:pPr>
        <w:pStyle w:val="Compact"/>
        <w:numPr>
          <w:ilvl w:val="0"/>
          <w:numId w:val="1279"/>
        </w:numPr>
      </w:pPr>
      <w:r>
        <w:t xml:space="preserve">Is the word count of the manuscript close to the target journal’s allowance?</w:t>
      </w:r>
    </w:p>
    <w:p>
      <w:pPr>
        <w:pStyle w:val="Compact"/>
        <w:numPr>
          <w:ilvl w:val="0"/>
          <w:numId w:val="1279"/>
        </w:numPr>
      </w:pPr>
      <w:r>
        <w:t xml:space="preserve">Does the manuscript adhere to the formatting guide of the target journal?</w:t>
      </w:r>
    </w:p>
    <w:p>
      <w:pPr>
        <w:pStyle w:val="Compact"/>
        <w:numPr>
          <w:ilvl w:val="0"/>
          <w:numId w:val="1279"/>
        </w:numPr>
      </w:pPr>
      <w:r>
        <w:t xml:space="preserve">Does the manuscript use a consistent voice (passive or active – usually active is preferred … pun intended)?</w:t>
      </w:r>
    </w:p>
    <w:p>
      <w:pPr>
        <w:pStyle w:val="Compact"/>
        <w:numPr>
          <w:ilvl w:val="0"/>
          <w:numId w:val="1279"/>
        </w:numPr>
      </w:pPr>
      <w:r>
        <w:t xml:space="preserve">Is each figure and table (including supplementary material) referenced in the main text?</w:t>
      </w:r>
    </w:p>
    <w:p>
      <w:pPr>
        <w:pStyle w:val="Compact"/>
        <w:numPr>
          <w:ilvl w:val="0"/>
          <w:numId w:val="1279"/>
        </w:numPr>
      </w:pPr>
      <w:r>
        <w:t xml:space="preserve">Is there a caption for each figure and table (including supplementary material)?</w:t>
      </w:r>
    </w:p>
    <w:p>
      <w:pPr>
        <w:pStyle w:val="Compact"/>
        <w:numPr>
          <w:ilvl w:val="0"/>
          <w:numId w:val="1279"/>
        </w:numPr>
      </w:pPr>
      <w:r>
        <w:t xml:space="preserve">Are tables/figures and supplementary material numbered in accordance with their appearance in the main text?</w:t>
      </w:r>
    </w:p>
    <w:p>
      <w:pPr>
        <w:pStyle w:val="Compact"/>
        <w:numPr>
          <w:ilvl w:val="0"/>
          <w:numId w:val="1279"/>
        </w:numPr>
      </w:pPr>
      <w:r>
        <w:t xml:space="preserve">Does the text use past tense if it is reporting research findings or future tense if it is a study protocol?</w:t>
      </w:r>
    </w:p>
    <w:p>
      <w:pPr>
        <w:pStyle w:val="Compact"/>
        <w:numPr>
          <w:ilvl w:val="0"/>
          <w:numId w:val="12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9"/>
        </w:numPr>
      </w:pPr>
      <w:r>
        <w:t xml:space="preserve">Does the text use minimal abbreviations, and are all abbreviations defined at first use?</w:t>
      </w:r>
    </w:p>
    <w:p>
      <w:pPr>
        <w:pStyle w:val="Compact"/>
        <w:numPr>
          <w:ilvl w:val="0"/>
          <w:numId w:val="12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75">
        <w:r>
          <w:rPr>
            <w:rStyle w:val="Hyperlink"/>
          </w:rPr>
          <w:t xml:space="preserve">here</w:t>
        </w:r>
      </w:hyperlink>
      <w:r>
        <w:t xml:space="preserve">)</w:t>
      </w:r>
    </w:p>
    <w:p>
      <w:pPr>
        <w:pStyle w:val="Compact"/>
        <w:numPr>
          <w:ilvl w:val="0"/>
          <w:numId w:val="127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6"/>
    <w:bookmarkStart w:id="979" w:name="figure-checklist"/>
    <w:p>
      <w:pPr>
        <w:pStyle w:val="Heading2"/>
      </w:pPr>
      <w:r>
        <w:t xml:space="preserve">20.5 Figure checklist</w:t>
      </w:r>
    </w:p>
    <w:p>
      <w:pPr>
        <w:pStyle w:val="Compact"/>
        <w:numPr>
          <w:ilvl w:val="0"/>
          <w:numId w:val="1280"/>
        </w:numPr>
      </w:pPr>
      <w:r>
        <w:t xml:space="preserve">Are the x-axis and y-axis labeled?</w:t>
      </w:r>
    </w:p>
    <w:p>
      <w:pPr>
        <w:pStyle w:val="Compact"/>
        <w:numPr>
          <w:ilvl w:val="0"/>
          <w:numId w:val="1280"/>
        </w:numPr>
      </w:pPr>
      <w:r>
        <w:t xml:space="preserve">If the figure includes panels, is each panel labeled?</w:t>
      </w:r>
    </w:p>
    <w:p>
      <w:pPr>
        <w:pStyle w:val="Compact"/>
        <w:numPr>
          <w:ilvl w:val="0"/>
          <w:numId w:val="1280"/>
        </w:numPr>
      </w:pPr>
      <w:r>
        <w:t xml:space="preserve">Are there sufficient numerical / text labels and breaks on the x-axis and y-axis?</w:t>
      </w:r>
    </w:p>
    <w:p>
      <w:pPr>
        <w:pStyle w:val="Compact"/>
        <w:numPr>
          <w:ilvl w:val="0"/>
          <w:numId w:val="1280"/>
        </w:numPr>
      </w:pPr>
      <w:r>
        <w:t xml:space="preserve">Is the font size appropriate (i.e., large enough to read, not so large that it distracts from the data presented in the figure?)</w:t>
      </w:r>
    </w:p>
    <w:p>
      <w:pPr>
        <w:pStyle w:val="Compact"/>
        <w:numPr>
          <w:ilvl w:val="0"/>
          <w:numId w:val="1280"/>
        </w:numPr>
      </w:pPr>
      <w:r>
        <w:t xml:space="preserve">Are the colors used colorblind friendly? See a colorblind-friendly palette</w:t>
      </w:r>
      <w:r>
        <w:t xml:space="preserve"> </w:t>
      </w:r>
      <w:hyperlink r:id="rId977">
        <w:r>
          <w:rPr>
            <w:rStyle w:val="Hyperlink"/>
          </w:rPr>
          <w:t xml:space="preserve">here</w:t>
        </w:r>
      </w:hyperlink>
      <w:r>
        <w:t xml:space="preserve">, a neat palette generator with colorblind options</w:t>
      </w:r>
      <w:r>
        <w:t xml:space="preserve"> </w:t>
      </w:r>
      <w:hyperlink r:id="rId97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0"/>
        </w:numPr>
      </w:pPr>
      <w:r>
        <w:t xml:space="preserve">Are colors/shapes/line types defined in a legend?</w:t>
      </w:r>
    </w:p>
    <w:p>
      <w:pPr>
        <w:pStyle w:val="Compact"/>
        <w:numPr>
          <w:ilvl w:val="0"/>
          <w:numId w:val="1280"/>
        </w:numPr>
      </w:pPr>
      <w:r>
        <w:t xml:space="preserve">Are the legends and other labels easy to understand with minimal abbreviations?</w:t>
      </w:r>
    </w:p>
    <w:p>
      <w:pPr>
        <w:pStyle w:val="Compact"/>
        <w:numPr>
          <w:ilvl w:val="0"/>
          <w:numId w:val="1280"/>
        </w:numPr>
      </w:pPr>
      <w:r>
        <w:t xml:space="preserve">If there is overplotting, is transparency used to show overlapping data?</w:t>
      </w:r>
    </w:p>
    <w:p>
      <w:pPr>
        <w:pStyle w:val="Compact"/>
        <w:numPr>
          <w:ilvl w:val="0"/>
          <w:numId w:val="1280"/>
        </w:numPr>
      </w:pPr>
      <w:r>
        <w:t xml:space="preserve">Are 95% confidence intervals or other measures of precision shown, if applicable?</w:t>
      </w:r>
    </w:p>
    <w:p>
      <w:r>
        <w:br w:type="page"/>
      </w:r>
    </w:p>
    <w:bookmarkEnd w:id="979"/>
    <w:bookmarkEnd w:id="980"/>
    <w:bookmarkStart w:id="1028" w:name="resources-2"/>
    <w:p>
      <w:pPr>
        <w:pStyle w:val="Heading1"/>
      </w:pPr>
      <w:r>
        <w:t xml:space="preserve">21. Resources</w:t>
      </w:r>
    </w:p>
    <w:bookmarkStart w:id="999" w:name="resources-for-r"/>
    <w:p>
      <w:pPr>
        <w:pStyle w:val="Heading2"/>
      </w:pPr>
      <w:r>
        <w:t xml:space="preserve">21.1 Resources for R</w:t>
      </w:r>
    </w:p>
    <w:bookmarkStart w:id="983" w:name="books-and-comprehensive-guides"/>
    <w:p>
      <w:pPr>
        <w:pStyle w:val="Heading3"/>
      </w:pPr>
      <w:r>
        <w:t xml:space="preserve">21.1.1 Books and Comprehensive Guides</w:t>
      </w:r>
    </w:p>
    <w:p>
      <w:pPr>
        <w:pStyle w:val="Compact"/>
        <w:numPr>
          <w:ilvl w:val="0"/>
          <w:numId w:val="128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1"/>
        </w:numPr>
      </w:pPr>
      <w:hyperlink r:id="rId981">
        <w:r>
          <w:rPr>
            <w:rStyle w:val="Hyperlink"/>
          </w:rPr>
          <w:t xml:space="preserve">Awesome R Package Development Tools</w:t>
        </w:r>
      </w:hyperlink>
      <w:r>
        <w:t xml:space="preserve"> </w:t>
      </w:r>
      <w:r>
        <w:t xml:space="preserve">- curated list of tools for R package development</w:t>
      </w:r>
    </w:p>
    <w:p>
      <w:pPr>
        <w:pStyle w:val="Compact"/>
        <w:numPr>
          <w:ilvl w:val="0"/>
          <w:numId w:val="128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1"/>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1"/>
        </w:numPr>
      </w:pPr>
      <w:hyperlink r:id="rId982">
        <w:r>
          <w:rPr>
            <w:rStyle w:val="Hyperlink"/>
          </w:rPr>
          <w:t xml:space="preserve">DataCamp</w:t>
        </w:r>
      </w:hyperlink>
      <w:r>
        <w:t xml:space="preserve"> </w:t>
      </w:r>
      <w:r>
        <w:t xml:space="preserve">- email Kristen for access</w:t>
      </w:r>
    </w:p>
    <w:bookmarkEnd w:id="983"/>
    <w:bookmarkStart w:id="988" w:name="uc-davis-datalab-workshops-and-tutorials"/>
    <w:p>
      <w:pPr>
        <w:pStyle w:val="Heading3"/>
      </w:pPr>
      <w:r>
        <w:t xml:space="preserve">21.1.2 UC Davis DataLab Workshops and Tutorials</w:t>
      </w:r>
    </w:p>
    <w:p>
      <w:pPr>
        <w:pStyle w:val="FirstParagraph"/>
      </w:pPr>
      <w:r>
        <w:t xml:space="preserve">The</w:t>
      </w:r>
      <w:r>
        <w:t xml:space="preserve"> </w:t>
      </w:r>
      <w:hyperlink r:id="rId880">
        <w:r>
          <w:rPr>
            <w:rStyle w:val="Hyperlink"/>
          </w:rPr>
          <w:t xml:space="preserve">UC Davis DataLab</w:t>
        </w:r>
      </w:hyperlink>
      <w:r>
        <w:t xml:space="preserve"> </w:t>
      </w:r>
      <w:r>
        <w:t xml:space="preserve">provides extensive workshops and learning materials for data science:</w:t>
      </w:r>
    </w:p>
    <w:p>
      <w:pPr>
        <w:pStyle w:val="Compact"/>
        <w:numPr>
          <w:ilvl w:val="0"/>
          <w:numId w:val="1282"/>
        </w:numPr>
      </w:pPr>
      <w:hyperlink r:id="rId984">
        <w:r>
          <w:rPr>
            <w:rStyle w:val="Hyperlink"/>
          </w:rPr>
          <w:t xml:space="preserve">Workshop Index</w:t>
        </w:r>
      </w:hyperlink>
      <w:r>
        <w:t xml:space="preserve"> </w:t>
      </w:r>
      <w:r>
        <w:t xml:space="preserve">- comprehensive catalog of all DataLab workshops</w:t>
      </w:r>
    </w:p>
    <w:p>
      <w:pPr>
        <w:pStyle w:val="Compact"/>
        <w:numPr>
          <w:ilvl w:val="0"/>
          <w:numId w:val="1282"/>
        </w:numPr>
      </w:pPr>
      <w:hyperlink r:id="rId985">
        <w:r>
          <w:rPr>
            <w:rStyle w:val="Hyperlink"/>
          </w:rPr>
          <w:t xml:space="preserve">R Basics Workshop</w:t>
        </w:r>
      </w:hyperlink>
      <w:r>
        <w:t xml:space="preserve"> </w:t>
      </w:r>
      <w:r>
        <w:t xml:space="preserve">- foundational R programming for beginners</w:t>
      </w:r>
    </w:p>
    <w:p>
      <w:pPr>
        <w:pStyle w:val="Compact"/>
        <w:numPr>
          <w:ilvl w:val="0"/>
          <w:numId w:val="1282"/>
        </w:numPr>
      </w:pPr>
      <w:hyperlink r:id="rId986">
        <w:r>
          <w:rPr>
            <w:rStyle w:val="Hyperlink"/>
          </w:rPr>
          <w:t xml:space="preserve">Research Toolkits</w:t>
        </w:r>
      </w:hyperlink>
      <w:r>
        <w:t xml:space="preserve"> </w:t>
      </w:r>
      <w:r>
        <w:t xml:space="preserve">- in-depth guides for research tools and methods</w:t>
      </w:r>
    </w:p>
    <w:p>
      <w:pPr>
        <w:pStyle w:val="Compact"/>
        <w:numPr>
          <w:ilvl w:val="0"/>
          <w:numId w:val="1282"/>
        </w:numPr>
      </w:pPr>
      <w:hyperlink r:id="rId987">
        <w:r>
          <w:rPr>
            <w:rStyle w:val="Hyperlink"/>
          </w:rPr>
          <w:t xml:space="preserve">Install Guides</w:t>
        </w:r>
      </w:hyperlink>
      <w:r>
        <w:t xml:space="preserve"> </w:t>
      </w:r>
      <w:r>
        <w:t xml:space="preserve">- setup instructions for data science software</w:t>
      </w:r>
    </w:p>
    <w:bookmarkEnd w:id="988"/>
    <w:bookmarkStart w:id="994" w:name="cheat-sheets"/>
    <w:p>
      <w:pPr>
        <w:pStyle w:val="Heading3"/>
      </w:pPr>
      <w:r>
        <w:t xml:space="preserve">21.1.3 Cheat Sheets</w:t>
      </w:r>
    </w:p>
    <w:p>
      <w:pPr>
        <w:pStyle w:val="Compact"/>
        <w:numPr>
          <w:ilvl w:val="0"/>
          <w:numId w:val="1283"/>
        </w:numPr>
      </w:pPr>
      <w:hyperlink r:id="rId989">
        <w:r>
          <w:rPr>
            <w:rStyle w:val="Hyperlink"/>
          </w:rPr>
          <w:t xml:space="preserve">Data transformation with dplyr cheat sheet</w:t>
        </w:r>
      </w:hyperlink>
    </w:p>
    <w:p>
      <w:pPr>
        <w:pStyle w:val="Compact"/>
        <w:numPr>
          <w:ilvl w:val="0"/>
          <w:numId w:val="1283"/>
        </w:numPr>
      </w:pPr>
      <w:hyperlink r:id="rId990">
        <w:r>
          <w:rPr>
            <w:rStyle w:val="Hyperlink"/>
          </w:rPr>
          <w:t xml:space="preserve">Data tidying with tidyr cheat sheet</w:t>
        </w:r>
      </w:hyperlink>
    </w:p>
    <w:p>
      <w:pPr>
        <w:pStyle w:val="Compact"/>
        <w:numPr>
          <w:ilvl w:val="0"/>
          <w:numId w:val="1283"/>
        </w:numPr>
      </w:pPr>
      <w:hyperlink r:id="rId991">
        <w:r>
          <w:rPr>
            <w:rStyle w:val="Hyperlink"/>
          </w:rPr>
          <w:t xml:space="preserve">Data visualization with ggplot2 cheat sheet</w:t>
        </w:r>
      </w:hyperlink>
    </w:p>
    <w:p>
      <w:pPr>
        <w:pStyle w:val="Compact"/>
        <w:numPr>
          <w:ilvl w:val="0"/>
          <w:numId w:val="1283"/>
        </w:numPr>
      </w:pPr>
      <w:hyperlink r:id="rId992">
        <w:r>
          <w:rPr>
            <w:rStyle w:val="Hyperlink"/>
          </w:rPr>
          <w:t xml:space="preserve">data table cheat sheet</w:t>
        </w:r>
      </w:hyperlink>
    </w:p>
    <w:p>
      <w:pPr>
        <w:pStyle w:val="Compact"/>
        <w:numPr>
          <w:ilvl w:val="0"/>
          <w:numId w:val="1283"/>
        </w:numPr>
      </w:pPr>
      <w:hyperlink r:id="rId993">
        <w:r>
          <w:rPr>
            <w:rStyle w:val="Hyperlink"/>
          </w:rPr>
          <w:t xml:space="preserve">R Markdown cheat sheet</w:t>
        </w:r>
      </w:hyperlink>
    </w:p>
    <w:bookmarkEnd w:id="994"/>
    <w:bookmarkStart w:id="996" w:name="style-and-best-practices"/>
    <w:p>
      <w:pPr>
        <w:pStyle w:val="Heading3"/>
      </w:pPr>
      <w:r>
        <w:t xml:space="preserve">21.1.4 Style and Best Practices</w:t>
      </w:r>
    </w:p>
    <w:p>
      <w:pPr>
        <w:pStyle w:val="Compact"/>
        <w:numPr>
          <w:ilvl w:val="0"/>
          <w:numId w:val="1284"/>
        </w:numPr>
      </w:pPr>
      <w:hyperlink r:id="rId995">
        <w:r>
          <w:rPr>
            <w:rStyle w:val="Hyperlink"/>
          </w:rPr>
          <w:t xml:space="preserve">Hadley Wickham’s R Style Guide</w:t>
        </w:r>
      </w:hyperlink>
    </w:p>
    <w:bookmarkEnd w:id="996"/>
    <w:bookmarkStart w:id="997" w:name="data-documentation-and-dictionaries"/>
    <w:p>
      <w:pPr>
        <w:pStyle w:val="Heading3"/>
      </w:pPr>
      <w:r>
        <w:t xml:space="preserve">21.1.5 Data Documentation and Dictionaries</w:t>
      </w:r>
    </w:p>
    <w:p>
      <w:pPr>
        <w:pStyle w:val="Compact"/>
        <w:numPr>
          <w:ilvl w:val="0"/>
          <w:numId w:val="1285"/>
        </w:numPr>
      </w:pPr>
      <w:hyperlink r:id="rId888">
        <w:r>
          <w:rPr>
            <w:rStyle w:val="Hyperlink"/>
          </w:rPr>
          <w:t xml:space="preserve">Tidyverse data-dict</w:t>
        </w:r>
      </w:hyperlink>
      <w:r>
        <w:t xml:space="preserve"> </w:t>
      </w:r>
      <w:r>
        <w:t xml:space="preserve">- open specification and CLI tool for creating, validating, and documenting data dictionaries in YAML format</w:t>
      </w:r>
    </w:p>
    <w:bookmarkEnd w:id="997"/>
    <w:bookmarkStart w:id="998" w:name="tidy-evaluation-resources"/>
    <w:p>
      <w:pPr>
        <w:pStyle w:val="Heading3"/>
      </w:pPr>
      <w:r>
        <w:t xml:space="preserve">21.1.6 Tidy Evaluation Resources</w:t>
      </w:r>
    </w:p>
    <w:p>
      <w:pPr>
        <w:pStyle w:val="Compact"/>
        <w:numPr>
          <w:ilvl w:val="0"/>
          <w:numId w:val="1286"/>
        </w:numPr>
      </w:pPr>
      <w:hyperlink r:id="rId356">
        <w:r>
          <w:rPr>
            <w:rStyle w:val="Hyperlink"/>
          </w:rPr>
          <w:t xml:space="preserve">Tidy Eval in 5 Minutes</w:t>
        </w:r>
      </w:hyperlink>
      <w:r>
        <w:t xml:space="preserve"> </w:t>
      </w:r>
      <w:r>
        <w:t xml:space="preserve">(video)</w:t>
      </w:r>
    </w:p>
    <w:p>
      <w:pPr>
        <w:pStyle w:val="Compact"/>
        <w:numPr>
          <w:ilvl w:val="0"/>
          <w:numId w:val="1286"/>
        </w:numPr>
      </w:pPr>
      <w:hyperlink r:id="rId354">
        <w:r>
          <w:rPr>
            <w:rStyle w:val="Hyperlink"/>
          </w:rPr>
          <w:t xml:space="preserve">Tidy Evaluation</w:t>
        </w:r>
      </w:hyperlink>
      <w:r>
        <w:t xml:space="preserve"> </w:t>
      </w:r>
      <w:r>
        <w:t xml:space="preserve">(e-book)</w:t>
      </w:r>
    </w:p>
    <w:p>
      <w:pPr>
        <w:pStyle w:val="Compact"/>
        <w:numPr>
          <w:ilvl w:val="0"/>
          <w:numId w:val="1286"/>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6"/>
        </w:numPr>
      </w:pPr>
      <w:hyperlink r:id="rId359">
        <w:r>
          <w:rPr>
            <w:rStyle w:val="Hyperlink"/>
          </w:rPr>
          <w:t xml:space="preserve">Standard Evaluation for *_join</w:t>
        </w:r>
      </w:hyperlink>
      <w:r>
        <w:t xml:space="preserve"> </w:t>
      </w:r>
      <w:r>
        <w:t xml:space="preserve">(stackoverflow)</w:t>
      </w:r>
    </w:p>
    <w:p>
      <w:pPr>
        <w:pStyle w:val="Compact"/>
        <w:numPr>
          <w:ilvl w:val="0"/>
          <w:numId w:val="1286"/>
        </w:numPr>
      </w:pPr>
      <w:hyperlink r:id="rId354">
        <w:r>
          <w:rPr>
            <w:rStyle w:val="Hyperlink"/>
          </w:rPr>
          <w:t xml:space="preserve">Programming with dplyr</w:t>
        </w:r>
      </w:hyperlink>
      <w:r>
        <w:t xml:space="preserve"> </w:t>
      </w:r>
      <w:r>
        <w:t xml:space="preserve">(package vignette)</w:t>
      </w:r>
    </w:p>
    <w:bookmarkEnd w:id="998"/>
    <w:bookmarkEnd w:id="999"/>
    <w:bookmarkStart w:id="1003" w:name="resources-for-git-github"/>
    <w:p>
      <w:pPr>
        <w:pStyle w:val="Heading2"/>
      </w:pPr>
      <w:r>
        <w:t xml:space="preserve">21.2 Resources for Git &amp; Github</w:t>
      </w:r>
    </w:p>
    <w:p>
      <w:pPr>
        <w:pStyle w:val="Compact"/>
        <w:numPr>
          <w:ilvl w:val="0"/>
          <w:numId w:val="128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7"/>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7"/>
        </w:numPr>
      </w:pPr>
      <w:hyperlink r:id="rId1000">
        <w:r>
          <w:rPr>
            <w:rStyle w:val="Hyperlink"/>
          </w:rPr>
          <w:t xml:space="preserve">GitHub Skills: Introduction to GitHub</w:t>
        </w:r>
      </w:hyperlink>
    </w:p>
    <w:p>
      <w:pPr>
        <w:pStyle w:val="Compact"/>
        <w:numPr>
          <w:ilvl w:val="0"/>
          <w:numId w:val="1287"/>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7"/>
        </w:numPr>
      </w:pPr>
      <w:hyperlink r:id="rId1001">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7"/>
        </w:numPr>
      </w:pPr>
      <w:hyperlink r:id="rId1002">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03"/>
    <w:bookmarkStart w:id="1006" w:name="resources-for-python"/>
    <w:p>
      <w:pPr>
        <w:pStyle w:val="Heading2"/>
      </w:pPr>
      <w:r>
        <w:t xml:space="preserve">21.3 Resources for Python</w:t>
      </w:r>
    </w:p>
    <w:p>
      <w:pPr>
        <w:pStyle w:val="Compact"/>
        <w:numPr>
          <w:ilvl w:val="0"/>
          <w:numId w:val="1288"/>
        </w:numPr>
      </w:pPr>
      <w:hyperlink r:id="rId1004">
        <w:r>
          <w:rPr>
            <w:rStyle w:val="Hyperlink"/>
          </w:rPr>
          <w:t xml:space="preserve">UC Davis DataLab Python Basics Workshop</w:t>
        </w:r>
      </w:hyperlink>
      <w:r>
        <w:t xml:space="preserve"> </w:t>
      </w:r>
      <w:r>
        <w:t xml:space="preserve">- foundational Python programming</w:t>
      </w:r>
    </w:p>
    <w:p>
      <w:pPr>
        <w:pStyle w:val="Compact"/>
        <w:numPr>
          <w:ilvl w:val="0"/>
          <w:numId w:val="1288"/>
        </w:numPr>
      </w:pPr>
      <w:hyperlink r:id="rId1005">
        <w:r>
          <w:rPr>
            <w:rStyle w:val="Hyperlink"/>
          </w:rPr>
          <w:t xml:space="preserve">Natural Language Processing with Python</w:t>
        </w:r>
      </w:hyperlink>
      <w:r>
        <w:t xml:space="preserve"> </w:t>
      </w:r>
      <w:r>
        <w:t xml:space="preserve">- text analysis and NLP techniques</w:t>
      </w:r>
    </w:p>
    <w:bookmarkEnd w:id="1006"/>
    <w:bookmarkStart w:id="1008" w:name="resources-for-julia"/>
    <w:p>
      <w:pPr>
        <w:pStyle w:val="Heading2"/>
      </w:pPr>
      <w:r>
        <w:t xml:space="preserve">21.4 Resources for Julia</w:t>
      </w:r>
    </w:p>
    <w:p>
      <w:pPr>
        <w:pStyle w:val="Compact"/>
        <w:numPr>
          <w:ilvl w:val="0"/>
          <w:numId w:val="1289"/>
        </w:numPr>
      </w:pPr>
      <w:hyperlink r:id="rId1007">
        <w:r>
          <w:rPr>
            <w:rStyle w:val="Hyperlink"/>
          </w:rPr>
          <w:t xml:space="preserve">UC Davis Julia Users Group Julia Basics Workshop</w:t>
        </w:r>
      </w:hyperlink>
      <w:r>
        <w:t xml:space="preserve"> </w:t>
      </w:r>
      <w:r>
        <w:t xml:space="preserve">- foundational Julia programming</w:t>
      </w:r>
    </w:p>
    <w:bookmarkEnd w:id="1008"/>
    <w:bookmarkStart w:id="1010" w:name="scientific-figures"/>
    <w:p>
      <w:pPr>
        <w:pStyle w:val="Heading2"/>
      </w:pPr>
      <w:r>
        <w:t xml:space="preserve">21.5 Scientific figures</w:t>
      </w:r>
    </w:p>
    <w:p>
      <w:pPr>
        <w:pStyle w:val="Compact"/>
        <w:numPr>
          <w:ilvl w:val="0"/>
          <w:numId w:val="1290"/>
        </w:numPr>
      </w:pPr>
      <w:r>
        <w:t xml:space="preserve">Ten Simple Rules for Better Figures</w:t>
      </w:r>
      <w:r>
        <w:t xml:space="preserve"> </w:t>
      </w:r>
      <w:r>
        <w:t xml:space="preserve">(Rougier et al. 2014)</w:t>
      </w:r>
    </w:p>
    <w:p>
      <w:pPr>
        <w:pStyle w:val="Compact"/>
        <w:numPr>
          <w:ilvl w:val="0"/>
          <w:numId w:val="1290"/>
        </w:numPr>
      </w:pPr>
      <w:hyperlink r:id="rId100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10"/>
    <w:bookmarkStart w:id="1014" w:name="writing"/>
    <w:p>
      <w:pPr>
        <w:pStyle w:val="Heading2"/>
      </w:pPr>
      <w:r>
        <w:t xml:space="preserve">21.6 Writing</w:t>
      </w:r>
    </w:p>
    <w:p>
      <w:pPr>
        <w:pStyle w:val="Compact"/>
        <w:numPr>
          <w:ilvl w:val="0"/>
          <w:numId w:val="1291"/>
        </w:numPr>
      </w:pPr>
      <w:r>
        <w:t xml:space="preserve">Unpacking the Scientific Toolbox</w:t>
      </w:r>
      <w:r>
        <w:t xml:space="preserve"> </w:t>
      </w:r>
      <w:r>
        <w:t xml:space="preserve">(Silbiger and Stubler 2019)</w:t>
      </w:r>
    </w:p>
    <w:p>
      <w:pPr>
        <w:pStyle w:val="Compact"/>
        <w:numPr>
          <w:ilvl w:val="0"/>
          <w:numId w:val="1291"/>
        </w:numPr>
      </w:pPr>
      <w:r>
        <w:t xml:space="preserve">ICMJE Definition of authorship</w:t>
      </w:r>
      <w:r>
        <w:t xml:space="preserve"> </w:t>
      </w:r>
      <w:r>
        <w:t xml:space="preserve">(International Committee of Medical Journal Editors, n.d.)</w:t>
      </w:r>
    </w:p>
    <w:p>
      <w:pPr>
        <w:pStyle w:val="Compact"/>
        <w:numPr>
          <w:ilvl w:val="0"/>
          <w:numId w:val="1291"/>
        </w:numPr>
      </w:pPr>
      <w:r>
        <w:t xml:space="preserve">Computational science: …why scientific programming does not compute</w:t>
      </w:r>
      <w:r>
        <w:t xml:space="preserve"> </w:t>
      </w:r>
      <w:r>
        <w:t xml:space="preserve">(Merali and Giles 2010)</w:t>
      </w:r>
    </w:p>
    <w:p>
      <w:pPr>
        <w:pStyle w:val="Compact"/>
        <w:numPr>
          <w:ilvl w:val="0"/>
          <w:numId w:val="1291"/>
        </w:numPr>
      </w:pPr>
      <w:hyperlink r:id="rId1011">
        <w:r>
          <w:rPr>
            <w:rStyle w:val="Hyperlink"/>
          </w:rPr>
          <w:t xml:space="preserve">The Pathway to Publishing: A Guide to Quantitative Writing in the Health Sciences</w:t>
        </w:r>
      </w:hyperlink>
    </w:p>
    <w:p>
      <w:pPr>
        <w:pStyle w:val="Compact"/>
        <w:numPr>
          <w:ilvl w:val="0"/>
          <w:numId w:val="1291"/>
        </w:numPr>
      </w:pPr>
      <w:hyperlink r:id="rId10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1"/>
        </w:numPr>
      </w:pPr>
      <w:hyperlink r:id="rId1013">
        <w:r>
          <w:rPr>
            <w:rStyle w:val="Hyperlink"/>
          </w:rPr>
          <w:t xml:space="preserve">Secret, actionable writing tips</w:t>
        </w:r>
      </w:hyperlink>
    </w:p>
    <w:bookmarkEnd w:id="1014"/>
    <w:bookmarkStart w:id="1018" w:name="presentations"/>
    <w:p>
      <w:pPr>
        <w:pStyle w:val="Heading2"/>
      </w:pPr>
      <w:r>
        <w:t xml:space="preserve">21.7 Presentations</w:t>
      </w:r>
    </w:p>
    <w:p>
      <w:pPr>
        <w:pStyle w:val="Compact"/>
        <w:numPr>
          <w:ilvl w:val="0"/>
          <w:numId w:val="1292"/>
        </w:numPr>
      </w:pPr>
      <w:r>
        <w:t xml:space="preserve">How to tell a compelling story in scientific presentations</w:t>
      </w:r>
      <w:r>
        <w:t xml:space="preserve"> </w:t>
      </w:r>
      <w:r>
        <w:t xml:space="preserve">(Van Noorden 2021)</w:t>
      </w:r>
    </w:p>
    <w:p>
      <w:pPr>
        <w:pStyle w:val="Compact"/>
        <w:numPr>
          <w:ilvl w:val="0"/>
          <w:numId w:val="1292"/>
        </w:numPr>
      </w:pPr>
      <w:hyperlink r:id="rId1015">
        <w:r>
          <w:rPr>
            <w:rStyle w:val="Hyperlink"/>
          </w:rPr>
          <w:t xml:space="preserve">How to give a killer narratively-driven scientific talk</w:t>
        </w:r>
      </w:hyperlink>
    </w:p>
    <w:p>
      <w:pPr>
        <w:pStyle w:val="Compact"/>
        <w:numPr>
          <w:ilvl w:val="0"/>
          <w:numId w:val="1292"/>
        </w:numPr>
      </w:pPr>
      <w:hyperlink r:id="rId1016">
        <w:r>
          <w:rPr>
            <w:rStyle w:val="Hyperlink"/>
          </w:rPr>
          <w:t xml:space="preserve">How to make a better poster</w:t>
        </w:r>
      </w:hyperlink>
    </w:p>
    <w:p>
      <w:pPr>
        <w:pStyle w:val="Compact"/>
        <w:numPr>
          <w:ilvl w:val="0"/>
          <w:numId w:val="1292"/>
        </w:numPr>
      </w:pPr>
      <w:hyperlink r:id="rId1017">
        <w:r>
          <w:rPr>
            <w:rStyle w:val="Hyperlink"/>
          </w:rPr>
          <w:t xml:space="preserve">How to make an even better poster</w:t>
        </w:r>
      </w:hyperlink>
    </w:p>
    <w:bookmarkEnd w:id="1018"/>
    <w:bookmarkStart w:id="1021" w:name="professional-advice"/>
    <w:p>
      <w:pPr>
        <w:pStyle w:val="Heading2"/>
      </w:pPr>
      <w:r>
        <w:t xml:space="preserve">21.8 Professional advice</w:t>
      </w:r>
    </w:p>
    <w:p>
      <w:pPr>
        <w:pStyle w:val="Compact"/>
        <w:numPr>
          <w:ilvl w:val="0"/>
          <w:numId w:val="1293"/>
        </w:numPr>
      </w:pPr>
      <w:hyperlink r:id="rId1019">
        <w:r>
          <w:rPr>
            <w:rStyle w:val="Hyperlink"/>
          </w:rPr>
          <w:t xml:space="preserve">Professional advice, especially for your first job</w:t>
        </w:r>
      </w:hyperlink>
    </w:p>
    <w:p>
      <w:pPr>
        <w:pStyle w:val="Compact"/>
        <w:numPr>
          <w:ilvl w:val="0"/>
          <w:numId w:val="1293"/>
        </w:numPr>
      </w:pPr>
      <w:hyperlink r:id="rId1020">
        <w:r>
          <w:rPr>
            <w:rStyle w:val="Hyperlink"/>
          </w:rPr>
          <w:t xml:space="preserve">Team Public Health Substack</w:t>
        </w:r>
      </w:hyperlink>
    </w:p>
    <w:bookmarkEnd w:id="1021"/>
    <w:bookmarkStart w:id="1024" w:name="funding"/>
    <w:p>
      <w:pPr>
        <w:pStyle w:val="Heading2"/>
      </w:pPr>
      <w:r>
        <w:t xml:space="preserve">21.9 Funding</w:t>
      </w:r>
    </w:p>
    <w:p>
      <w:pPr>
        <w:pStyle w:val="Compact"/>
        <w:numPr>
          <w:ilvl w:val="0"/>
          <w:numId w:val="1294"/>
        </w:numPr>
      </w:pPr>
      <w:hyperlink r:id="rId1022">
        <w:r>
          <w:rPr>
            <w:rStyle w:val="Hyperlink"/>
          </w:rPr>
          <w:t xml:space="preserve">Building Your Funding Train</w:t>
        </w:r>
      </w:hyperlink>
    </w:p>
    <w:p>
      <w:pPr>
        <w:pStyle w:val="Compact"/>
        <w:numPr>
          <w:ilvl w:val="0"/>
          <w:numId w:val="1294"/>
        </w:numPr>
      </w:pPr>
      <w:hyperlink r:id="rId1023">
        <w:r>
          <w:rPr>
            <w:rStyle w:val="Hyperlink"/>
          </w:rPr>
          <w:t xml:space="preserve">NIH Grant Writing Resources</w:t>
        </w:r>
      </w:hyperlink>
    </w:p>
    <w:bookmarkEnd w:id="1024"/>
    <w:bookmarkStart w:id="1027" w:name="ethics-and-global-health-research"/>
    <w:p>
      <w:pPr>
        <w:pStyle w:val="Heading2"/>
      </w:pPr>
      <w:r>
        <w:t xml:space="preserve">21.10 Ethics and global health research</w:t>
      </w:r>
    </w:p>
    <w:p>
      <w:pPr>
        <w:pStyle w:val="Compact"/>
        <w:numPr>
          <w:ilvl w:val="0"/>
          <w:numId w:val="1295"/>
        </w:numPr>
      </w:pPr>
      <w:hyperlink r:id="rId1025">
        <w:r>
          <w:rPr>
            <w:rStyle w:val="Hyperlink"/>
          </w:rPr>
          <w:t xml:space="preserve">Global Code of Conduct For Research in Resource-Poor Settings</w:t>
        </w:r>
      </w:hyperlink>
    </w:p>
    <w:p>
      <w:pPr>
        <w:pStyle w:val="Compact"/>
        <w:numPr>
          <w:ilvl w:val="0"/>
          <w:numId w:val="129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5"/>
        </w:numPr>
      </w:pPr>
      <w:hyperlink r:id="rId1026">
        <w:r>
          <w:rPr>
            <w:rStyle w:val="Hyperlink"/>
          </w:rPr>
          <w:t xml:space="preserve">Transforming Global Health Partnerships</w:t>
        </w:r>
      </w:hyperlink>
    </w:p>
    <w:p>
      <w:r>
        <w:br w:type="page"/>
      </w:r>
    </w:p>
    <w:bookmarkEnd w:id="1027"/>
    <w:bookmarkEnd w:id="1028"/>
    <w:bookmarkStart w:id="1056" w:name="professional-development"/>
    <w:p>
      <w:pPr>
        <w:pStyle w:val="Heading1"/>
      </w:pPr>
      <w:r>
        <w:t xml:space="preserve">22. Professional Development</w:t>
      </w:r>
    </w:p>
    <w:bookmarkStart w:id="102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6"/>
        </w:numPr>
      </w:pPr>
      <w:r>
        <w:t xml:space="preserve">Regular, open communication between mentees and mentors</w:t>
      </w:r>
    </w:p>
    <w:p>
      <w:pPr>
        <w:pStyle w:val="Compact"/>
        <w:numPr>
          <w:ilvl w:val="0"/>
          <w:numId w:val="1296"/>
        </w:numPr>
      </w:pPr>
      <w:r>
        <w:t xml:space="preserve">Mutual respect and trust</w:t>
      </w:r>
    </w:p>
    <w:p>
      <w:pPr>
        <w:pStyle w:val="Compact"/>
        <w:numPr>
          <w:ilvl w:val="0"/>
          <w:numId w:val="1296"/>
        </w:numPr>
      </w:pPr>
      <w:r>
        <w:t xml:space="preserve">Clear expectations and goals</w:t>
      </w:r>
    </w:p>
    <w:p>
      <w:pPr>
        <w:pStyle w:val="Compact"/>
        <w:numPr>
          <w:ilvl w:val="0"/>
          <w:numId w:val="1296"/>
        </w:numPr>
      </w:pPr>
      <w:r>
        <w:t xml:space="preserve">Constructive feedback</w:t>
      </w:r>
    </w:p>
    <w:p>
      <w:pPr>
        <w:pStyle w:val="Compact"/>
        <w:numPr>
          <w:ilvl w:val="0"/>
          <w:numId w:val="1296"/>
        </w:numPr>
      </w:pPr>
      <w:r>
        <w:t xml:space="preserve">Support for both research and career development</w:t>
      </w:r>
    </w:p>
    <w:bookmarkEnd w:id="1029"/>
    <w:bookmarkStart w:id="103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7"/>
        </w:numPr>
      </w:pPr>
      <w:r>
        <w:t xml:space="preserve">Short-term and long-term career goals</w:t>
      </w:r>
    </w:p>
    <w:p>
      <w:pPr>
        <w:pStyle w:val="Compact"/>
        <w:numPr>
          <w:ilvl w:val="0"/>
          <w:numId w:val="1297"/>
        </w:numPr>
      </w:pPr>
      <w:r>
        <w:t xml:space="preserve">Skills to develop</w:t>
      </w:r>
    </w:p>
    <w:p>
      <w:pPr>
        <w:pStyle w:val="Compact"/>
        <w:numPr>
          <w:ilvl w:val="0"/>
          <w:numId w:val="1297"/>
        </w:numPr>
      </w:pPr>
      <w:r>
        <w:t xml:space="preserve">Training needs and opportunities</w:t>
      </w:r>
    </w:p>
    <w:p>
      <w:pPr>
        <w:pStyle w:val="Compact"/>
        <w:numPr>
          <w:ilvl w:val="0"/>
          <w:numId w:val="1297"/>
        </w:numPr>
      </w:pPr>
      <w:r>
        <w:t xml:space="preserve">Timeline and milestones</w:t>
      </w:r>
    </w:p>
    <w:p>
      <w:pPr>
        <w:pStyle w:val="Compact"/>
        <w:numPr>
          <w:ilvl w:val="0"/>
          <w:numId w:val="1297"/>
        </w:numPr>
      </w:pPr>
      <w:r>
        <w:t xml:space="preserve">Progress toward goals</w:t>
      </w:r>
    </w:p>
    <w:p>
      <w:pPr>
        <w:pStyle w:val="FirstParagraph"/>
      </w:pPr>
      <w:r>
        <w:t xml:space="preserve">Update your IDP at least annually and discuss it with your PI. Useful resources:</w:t>
      </w:r>
    </w:p>
    <w:p>
      <w:pPr>
        <w:pStyle w:val="Compact"/>
        <w:numPr>
          <w:ilvl w:val="0"/>
          <w:numId w:val="1298"/>
        </w:numPr>
      </w:pPr>
      <w:hyperlink r:id="rId1030">
        <w:r>
          <w:rPr>
            <w:rStyle w:val="Hyperlink"/>
          </w:rPr>
          <w:t xml:space="preserve">myIDP - Individual Development Plan tool</w:t>
        </w:r>
      </w:hyperlink>
    </w:p>
    <w:p>
      <w:pPr>
        <w:pStyle w:val="Compact"/>
        <w:numPr>
          <w:ilvl w:val="0"/>
          <w:numId w:val="1298"/>
        </w:numPr>
      </w:pPr>
      <w:hyperlink r:id="rId1031">
        <w:r>
          <w:rPr>
            <w:rStyle w:val="Hyperlink"/>
          </w:rPr>
          <w:t xml:space="preserve">NIH OITE Career Resources</w:t>
        </w:r>
      </w:hyperlink>
    </w:p>
    <w:bookmarkEnd w:id="1032"/>
    <w:bookmarkStart w:id="103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9"/>
        </w:numPr>
      </w:pPr>
      <w:r>
        <w:t xml:space="preserve">Discuss conference opportunities with PIs early</w:t>
      </w:r>
    </w:p>
    <w:p>
      <w:pPr>
        <w:pStyle w:val="Compact"/>
        <w:numPr>
          <w:ilvl w:val="0"/>
          <w:numId w:val="1299"/>
        </w:numPr>
      </w:pPr>
      <w:r>
        <w:t xml:space="preserve">Submit abstracts with PI approval</w:t>
      </w:r>
    </w:p>
    <w:p>
      <w:pPr>
        <w:pStyle w:val="Compact"/>
        <w:numPr>
          <w:ilvl w:val="0"/>
          <w:numId w:val="1299"/>
        </w:numPr>
      </w:pPr>
      <w:r>
        <w:t xml:space="preserve">Practice presentations in lab meeting before the conference</w:t>
      </w:r>
    </w:p>
    <w:p>
      <w:pPr>
        <w:pStyle w:val="Compact"/>
        <w:numPr>
          <w:ilvl w:val="0"/>
          <w:numId w:val="1299"/>
        </w:numPr>
      </w:pPr>
      <w:r>
        <w:t xml:space="preserve">Prioritize clear visuals over text-dense slides following our</w:t>
      </w:r>
      <w:r>
        <w:t xml:space="preserve"> </w:t>
      </w:r>
      <w:hyperlink r:id="rId1033">
        <w:r>
          <w:rPr>
            <w:rStyle w:val="Hyperlink"/>
          </w:rPr>
          <w:t xml:space="preserve">Show, Don’t Tell</w:t>
        </w:r>
      </w:hyperlink>
      <w:r>
        <w:t xml:space="preserve"> </w:t>
      </w:r>
      <w:r>
        <w:t xml:space="preserve">principle</w:t>
      </w:r>
    </w:p>
    <w:p>
      <w:pPr>
        <w:pStyle w:val="Compact"/>
        <w:numPr>
          <w:ilvl w:val="0"/>
          <w:numId w:val="129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0"/>
        </w:numPr>
      </w:pPr>
      <w:hyperlink r:id="rId1034">
        <w:r>
          <w:rPr>
            <w:rStyle w:val="Hyperlink"/>
          </w:rPr>
          <w:t xml:space="preserve">How to tell a compelling story in scientific presentations</w:t>
        </w:r>
      </w:hyperlink>
    </w:p>
    <w:p>
      <w:pPr>
        <w:pStyle w:val="Compact"/>
        <w:numPr>
          <w:ilvl w:val="0"/>
          <w:numId w:val="1300"/>
        </w:numPr>
      </w:pPr>
      <w:hyperlink r:id="rId1015">
        <w:r>
          <w:rPr>
            <w:rStyle w:val="Hyperlink"/>
          </w:rPr>
          <w:t xml:space="preserve">How to give a killer narratively-driven scientific talk</w:t>
        </w:r>
      </w:hyperlink>
    </w:p>
    <w:p>
      <w:pPr>
        <w:pStyle w:val="Compact"/>
        <w:numPr>
          <w:ilvl w:val="0"/>
          <w:numId w:val="1300"/>
        </w:numPr>
      </w:pPr>
      <w:hyperlink r:id="rId1035">
        <w:r>
          <w:rPr>
            <w:rStyle w:val="Hyperlink"/>
          </w:rPr>
          <w:t xml:space="preserve">How to make a better poster</w:t>
        </w:r>
      </w:hyperlink>
    </w:p>
    <w:p>
      <w:pPr>
        <w:pStyle w:val="Compact"/>
        <w:numPr>
          <w:ilvl w:val="0"/>
          <w:numId w:val="1300"/>
        </w:numPr>
      </w:pPr>
      <w:hyperlink r:id="rId1017">
        <w:r>
          <w:rPr>
            <w:rStyle w:val="Hyperlink"/>
          </w:rPr>
          <w:t xml:space="preserve">How to make an even better poster</w:t>
        </w:r>
      </w:hyperlink>
    </w:p>
    <w:bookmarkEnd w:id="1036"/>
    <w:bookmarkStart w:id="104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1"/>
        </w:numPr>
      </w:pPr>
      <w:r>
        <w:t xml:space="preserve">Label x-axis and y-axis clearly</w:t>
      </w:r>
    </w:p>
    <w:p>
      <w:pPr>
        <w:pStyle w:val="Compact"/>
        <w:numPr>
          <w:ilvl w:val="0"/>
          <w:numId w:val="1301"/>
        </w:numPr>
      </w:pPr>
      <w:r>
        <w:t xml:space="preserve">Use panel labels when including multiple subplots</w:t>
      </w:r>
    </w:p>
    <w:p>
      <w:pPr>
        <w:pStyle w:val="Compact"/>
        <w:numPr>
          <w:ilvl w:val="0"/>
          <w:numId w:val="1301"/>
        </w:numPr>
      </w:pPr>
      <w:r>
        <w:t xml:space="preserve">Include sufficient tick marks and labels</w:t>
      </w:r>
    </w:p>
    <w:p>
      <w:pPr>
        <w:pStyle w:val="Compact"/>
        <w:numPr>
          <w:ilvl w:val="0"/>
          <w:numId w:val="1301"/>
        </w:numPr>
      </w:pPr>
      <w:r>
        <w:t xml:space="preserve">Use appropriate font sizes (readable but not distracting)</w:t>
      </w:r>
    </w:p>
    <w:p>
      <w:pPr>
        <w:pStyle w:val="Compact"/>
        <w:numPr>
          <w:ilvl w:val="0"/>
          <w:numId w:val="1301"/>
        </w:numPr>
      </w:pPr>
      <w:r>
        <w:t xml:space="preserve">Use colorblind-friendly palettes (see</w:t>
      </w:r>
      <w:r>
        <w:t xml:space="preserve"> </w:t>
      </w:r>
      <w:hyperlink r:id="rId1037">
        <w:r>
          <w:rPr>
            <w:rStyle w:val="Hyperlink"/>
          </w:rPr>
          <w:t xml:space="preserve">ColorBrewer</w:t>
        </w:r>
      </w:hyperlink>
      <w:r>
        <w:t xml:space="preserve"> </w:t>
      </w:r>
      <w:r>
        <w:t xml:space="preserve">or</w:t>
      </w:r>
      <w:r>
        <w:t xml:space="preserve"> </w:t>
      </w:r>
      <w:hyperlink r:id="rId1038">
        <w:r>
          <w:rPr>
            <w:rStyle w:val="Hyperlink"/>
          </w:rPr>
          <w:t xml:space="preserve">iwanthue</w:t>
        </w:r>
      </w:hyperlink>
      <w:r>
        <w:t xml:space="preserve">)</w:t>
      </w:r>
    </w:p>
    <w:p>
      <w:pPr>
        <w:pStyle w:val="Compact"/>
        <w:numPr>
          <w:ilvl w:val="0"/>
          <w:numId w:val="1301"/>
        </w:numPr>
      </w:pPr>
      <w:r>
        <w:t xml:space="preserve">Define colors, shapes, and line types in legends</w:t>
      </w:r>
    </w:p>
    <w:p>
      <w:pPr>
        <w:pStyle w:val="Compact"/>
        <w:numPr>
          <w:ilvl w:val="0"/>
          <w:numId w:val="1301"/>
        </w:numPr>
      </w:pPr>
      <w:r>
        <w:t xml:space="preserve">Minimize abbreviations in labels and legends</w:t>
      </w:r>
    </w:p>
    <w:p>
      <w:pPr>
        <w:pStyle w:val="Compact"/>
        <w:numPr>
          <w:ilvl w:val="0"/>
          <w:numId w:val="1301"/>
        </w:numPr>
      </w:pPr>
      <w:r>
        <w:t xml:space="preserve">Use transparency to show overlapping data</w:t>
      </w:r>
    </w:p>
    <w:p>
      <w:pPr>
        <w:pStyle w:val="Compact"/>
        <w:numPr>
          <w:ilvl w:val="0"/>
          <w:numId w:val="1301"/>
        </w:numPr>
      </w:pPr>
      <w:r>
        <w:t xml:space="preserve">Show measures of precision (e.g., 95% confidence intervals)</w:t>
      </w:r>
    </w:p>
    <w:p>
      <w:pPr>
        <w:pStyle w:val="FirstParagraph"/>
      </w:pPr>
      <w:r>
        <w:rPr>
          <w:b/>
          <w:bCs/>
        </w:rPr>
        <w:t xml:space="preserve">Resources:</w:t>
      </w:r>
    </w:p>
    <w:p>
      <w:pPr>
        <w:pStyle w:val="Compact"/>
        <w:numPr>
          <w:ilvl w:val="0"/>
          <w:numId w:val="1302"/>
        </w:numPr>
      </w:pPr>
      <w:hyperlink r:id="rId1039">
        <w:r>
          <w:rPr>
            <w:rStyle w:val="Hyperlink"/>
          </w:rPr>
          <w:t xml:space="preserve">Ten Simple Rules for Better Figures</w:t>
        </w:r>
      </w:hyperlink>
    </w:p>
    <w:bookmarkEnd w:id="1040"/>
    <w:bookmarkStart w:id="1042" w:name="grant-writing"/>
    <w:p>
      <w:pPr>
        <w:pStyle w:val="Heading2"/>
      </w:pPr>
      <w:r>
        <w:t xml:space="preserve">22.5 Grant Writing</w:t>
      </w:r>
    </w:p>
    <w:p>
      <w:pPr>
        <w:pStyle w:val="Compact"/>
        <w:numPr>
          <w:ilvl w:val="0"/>
          <w:numId w:val="1303"/>
        </w:numPr>
      </w:pPr>
      <w:r>
        <w:t xml:space="preserve">Graduate students and postdocs are encouraged to apply for fellowships (e.g., NIH F31, NSF GRFP, K awards)</w:t>
      </w:r>
    </w:p>
    <w:p>
      <w:pPr>
        <w:pStyle w:val="Compact"/>
        <w:numPr>
          <w:ilvl w:val="0"/>
          <w:numId w:val="1303"/>
        </w:numPr>
      </w:pPr>
      <w:r>
        <w:t xml:space="preserve">PIs will support fellowship applications with feedback, letters of support, and mentoring</w:t>
      </w:r>
    </w:p>
    <w:p>
      <w:pPr>
        <w:pStyle w:val="Compact"/>
        <w:numPr>
          <w:ilvl w:val="0"/>
          <w:numId w:val="1303"/>
        </w:numPr>
      </w:pPr>
      <w:r>
        <w:t xml:space="preserve">Start planning fellowship applications well in advance of deadlines (typically 3-6 months)</w:t>
      </w:r>
    </w:p>
    <w:p>
      <w:pPr>
        <w:pStyle w:val="Compact"/>
        <w:numPr>
          <w:ilvl w:val="0"/>
          <w:numId w:val="1303"/>
        </w:numPr>
      </w:pPr>
      <w:r>
        <w:t xml:space="preserve">Attend grant writing workshops and seek feedback from multiple sources</w:t>
      </w:r>
    </w:p>
    <w:p>
      <w:pPr>
        <w:pStyle w:val="FirstParagraph"/>
      </w:pPr>
      <w:r>
        <w:rPr>
          <w:b/>
          <w:bCs/>
        </w:rPr>
        <w:t xml:space="preserve">Resources:</w:t>
      </w:r>
    </w:p>
    <w:p>
      <w:pPr>
        <w:pStyle w:val="Compact"/>
        <w:numPr>
          <w:ilvl w:val="0"/>
          <w:numId w:val="1304"/>
        </w:numPr>
      </w:pPr>
      <w:hyperlink r:id="rId1022">
        <w:r>
          <w:rPr>
            <w:rStyle w:val="Hyperlink"/>
          </w:rPr>
          <w:t xml:space="preserve">Building Your Funding Train</w:t>
        </w:r>
      </w:hyperlink>
    </w:p>
    <w:p>
      <w:pPr>
        <w:pStyle w:val="Compact"/>
        <w:numPr>
          <w:ilvl w:val="0"/>
          <w:numId w:val="1304"/>
        </w:numPr>
      </w:pPr>
      <w:hyperlink r:id="rId1041">
        <w:r>
          <w:rPr>
            <w:rStyle w:val="Hyperlink"/>
          </w:rPr>
          <w:t xml:space="preserve">NIH Funding Opportunities</w:t>
        </w:r>
      </w:hyperlink>
    </w:p>
    <w:p>
      <w:pPr>
        <w:pStyle w:val="Compact"/>
        <w:numPr>
          <w:ilvl w:val="0"/>
          <w:numId w:val="1304"/>
        </w:numPr>
      </w:pPr>
      <w:hyperlink r:id="rId1023">
        <w:r>
          <w:rPr>
            <w:rStyle w:val="Hyperlink"/>
          </w:rPr>
          <w:t xml:space="preserve">NIH Grant Writing Resources</w:t>
        </w:r>
      </w:hyperlink>
    </w:p>
    <w:bookmarkEnd w:id="1042"/>
    <w:bookmarkStart w:id="105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4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5"/>
        </w:numPr>
      </w:pPr>
      <w:r>
        <w:t xml:space="preserve">Understand the typical scope and depth expected</w:t>
      </w:r>
    </w:p>
    <w:p>
      <w:pPr>
        <w:pStyle w:val="Compact"/>
        <w:numPr>
          <w:ilvl w:val="0"/>
          <w:numId w:val="1305"/>
        </w:numPr>
      </w:pPr>
      <w:r>
        <w:t xml:space="preserve">See different approaches to structure and presentation</w:t>
      </w:r>
    </w:p>
    <w:p>
      <w:pPr>
        <w:pStyle w:val="Compact"/>
        <w:numPr>
          <w:ilvl w:val="0"/>
          <w:numId w:val="1305"/>
        </w:numPr>
      </w:pPr>
      <w:r>
        <w:t xml:space="preserve">Calibrate your expectations based on successful examples</w:t>
      </w:r>
    </w:p>
    <w:p>
      <w:pPr>
        <w:pStyle w:val="Compact"/>
        <w:numPr>
          <w:ilvl w:val="0"/>
          <w:numId w:val="130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43"/>
    <w:bookmarkStart w:id="104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6"/>
        </w:numPr>
      </w:pPr>
      <w:r>
        <w:t xml:space="preserve">Independent research capability</w:t>
      </w:r>
    </w:p>
    <w:p>
      <w:pPr>
        <w:pStyle w:val="Compact"/>
        <w:numPr>
          <w:ilvl w:val="0"/>
          <w:numId w:val="1306"/>
        </w:numPr>
      </w:pPr>
      <w:r>
        <w:t xml:space="preserve">Ability to communicate findings effectively</w:t>
      </w:r>
    </w:p>
    <w:p>
      <w:pPr>
        <w:pStyle w:val="Compact"/>
        <w:numPr>
          <w:ilvl w:val="0"/>
          <w:numId w:val="1306"/>
        </w:numPr>
      </w:pPr>
      <w:r>
        <w:t xml:space="preserve">Contribution to the scientific literature</w:t>
      </w:r>
    </w:p>
    <w:p>
      <w:pPr>
        <w:pStyle w:val="Compact"/>
        <w:numPr>
          <w:ilvl w:val="0"/>
          <w:numId w:val="1306"/>
        </w:numPr>
      </w:pPr>
      <w:r>
        <w:t xml:space="preserve">Readiness for an academic or research career</w:t>
      </w:r>
    </w:p>
    <w:bookmarkEnd w:id="1044"/>
    <w:bookmarkStart w:id="104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45"/>
    <w:bookmarkStart w:id="1049"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4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47">
        <w:r>
          <w:rPr>
            <w:rStyle w:val="Hyperlink"/>
          </w:rPr>
          <w:t xml:space="preserve">PhD</w:t>
        </w:r>
      </w:hyperlink>
      <w:r>
        <w:t xml:space="preserve">,</w:t>
      </w:r>
      <w:r>
        <w:t xml:space="preserve"> </w:t>
      </w:r>
      <w:r>
        <w:t xml:space="preserve">is a spiritual successor to an apprentice’s</w:t>
      </w:r>
      <w:r>
        <w:t xml:space="preserve"> </w:t>
      </w:r>
      <w:hyperlink r:id="rId104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7"/>
        </w:numPr>
      </w:pPr>
      <w:r>
        <w:t xml:space="preserve">The dissertation proves you can conduct rigorous research</w:t>
      </w:r>
    </w:p>
    <w:p>
      <w:pPr>
        <w:pStyle w:val="Compact"/>
        <w:numPr>
          <w:ilvl w:val="0"/>
          <w:numId w:val="1307"/>
        </w:numPr>
      </w:pPr>
      <w:r>
        <w:t xml:space="preserve">It doesn’t need to solve every problem in your field</w:t>
      </w:r>
    </w:p>
    <w:p>
      <w:pPr>
        <w:pStyle w:val="Compact"/>
        <w:numPr>
          <w:ilvl w:val="0"/>
          <w:numId w:val="1307"/>
        </w:numPr>
      </w:pPr>
      <w:r>
        <w:t xml:space="preserve">It doesn’t need to be flawless</w:t>
      </w:r>
    </w:p>
    <w:p>
      <w:pPr>
        <w:pStyle w:val="Compact"/>
        <w:numPr>
          <w:ilvl w:val="0"/>
          <w:numId w:val="1307"/>
        </w:numPr>
      </w:pPr>
      <w:r>
        <w:t xml:space="preserve">It doesn’t need to be all-encompassing</w:t>
      </w:r>
    </w:p>
    <w:p>
      <w:pPr>
        <w:pStyle w:val="Compact"/>
        <w:numPr>
          <w:ilvl w:val="0"/>
          <w:numId w:val="1307"/>
        </w:numPr>
      </w:pPr>
      <w:r>
        <w:t xml:space="preserve">It just needs to constitute incremental progress in your field</w:t>
      </w:r>
    </w:p>
    <w:bookmarkEnd w:id="1049"/>
    <w:bookmarkStart w:id="105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8"/>
        </w:numPr>
      </w:pPr>
      <w:r>
        <w:t xml:space="preserve">Done is better than perfect when it comes to dissertations</w:t>
      </w:r>
    </w:p>
    <w:p>
      <w:pPr>
        <w:pStyle w:val="Compact"/>
        <w:numPr>
          <w:ilvl w:val="0"/>
          <w:numId w:val="1308"/>
        </w:numPr>
      </w:pPr>
      <w:r>
        <w:t xml:space="preserve">You’ll have your entire career to refine and expand on these ideas</w:t>
      </w:r>
    </w:p>
    <w:p>
      <w:pPr>
        <w:pStyle w:val="Compact"/>
        <w:numPr>
          <w:ilvl w:val="0"/>
          <w:numId w:val="1308"/>
        </w:numPr>
      </w:pPr>
      <w:r>
        <w:t xml:space="preserve">The goal is to finish and move forward,</w:t>
      </w:r>
      <w:r>
        <w:t xml:space="preserve"> </w:t>
      </w:r>
      <w:r>
        <w:t xml:space="preserve">not to write the definitive work on your topic</w:t>
      </w:r>
    </w:p>
    <w:p>
      <w:pPr>
        <w:pStyle w:val="Compact"/>
        <w:numPr>
          <w:ilvl w:val="0"/>
          <w:numId w:val="130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50"/>
    <w:bookmarkStart w:id="1052" w:name="resources-3"/>
    <w:p>
      <w:pPr>
        <w:pStyle w:val="Heading3"/>
      </w:pPr>
      <w:r>
        <w:t xml:space="preserve">22.6.6 Resources</w:t>
      </w:r>
    </w:p>
    <w:p>
      <w:pPr>
        <w:pStyle w:val="FirstParagraph"/>
      </w:pPr>
      <w:r>
        <w:rPr>
          <w:b/>
          <w:bCs/>
        </w:rPr>
        <w:t xml:space="preserve">Dissertation writing tools:</w:t>
      </w:r>
    </w:p>
    <w:p>
      <w:pPr>
        <w:pStyle w:val="Compact"/>
        <w:numPr>
          <w:ilvl w:val="0"/>
          <w:numId w:val="1309"/>
        </w:numPr>
      </w:pPr>
      <w:hyperlink r:id="rId1051">
        <w:r>
          <w:rPr>
            <w:rStyle w:val="Hyperlink"/>
          </w:rPr>
          <w:t xml:space="preserve">quarto-thesis</w:t>
        </w:r>
      </w:hyperlink>
      <w:r>
        <w:t xml:space="preserve"> </w:t>
      </w:r>
      <w:r>
        <w:t xml:space="preserve">- Quarto extension for creating masters or PhD theses with professional LaTeX formatting</w:t>
      </w:r>
    </w:p>
    <w:bookmarkEnd w:id="1052"/>
    <w:bookmarkEnd w:id="1053"/>
    <w:bookmarkStart w:id="105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0"/>
        </w:numPr>
      </w:pPr>
      <w:r>
        <w:t xml:space="preserve">Graduate students are encouraged to gain teaching experience</w:t>
      </w:r>
    </w:p>
    <w:p>
      <w:pPr>
        <w:pStyle w:val="Compact"/>
        <w:numPr>
          <w:ilvl w:val="0"/>
          <w:numId w:val="1310"/>
        </w:numPr>
      </w:pPr>
      <w:r>
        <w:t xml:space="preserve">We support science communication and outreach activities</w:t>
      </w:r>
    </w:p>
    <w:p>
      <w:pPr>
        <w:pStyle w:val="Compact"/>
        <w:numPr>
          <w:ilvl w:val="0"/>
          <w:numId w:val="1310"/>
        </w:numPr>
      </w:pPr>
      <w:r>
        <w:t xml:space="preserve">Discuss opportunities with PIs</w:t>
      </w:r>
    </w:p>
    <w:p>
      <w:pPr>
        <w:pStyle w:val="FirstParagraph"/>
      </w:pPr>
      <w:r>
        <w:t xml:space="preserve">The</w:t>
      </w:r>
      <w:r>
        <w:t xml:space="preserve"> </w:t>
      </w:r>
      <w:hyperlink r:id="rId88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84">
        <w:r>
          <w:rPr>
            <w:rStyle w:val="Hyperlink"/>
          </w:rPr>
          <w:t xml:space="preserve">workshop index</w:t>
        </w:r>
      </w:hyperlink>
      <w:r>
        <w:t xml:space="preserve"> </w:t>
      </w:r>
      <w:r>
        <w:t xml:space="preserve">provides a comprehensive catalog of available resources.</w:t>
      </w:r>
    </w:p>
    <w:bookmarkEnd w:id="1054"/>
    <w:bookmarkStart w:id="105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1"/>
        </w:numPr>
      </w:pPr>
      <w:r>
        <w:t xml:space="preserve">Attend seminars and departmental events</w:t>
      </w:r>
    </w:p>
    <w:p>
      <w:pPr>
        <w:pStyle w:val="Compact"/>
        <w:numPr>
          <w:ilvl w:val="0"/>
          <w:numId w:val="1311"/>
        </w:numPr>
      </w:pPr>
      <w:r>
        <w:t xml:space="preserve">Connect with researchers in your field</w:t>
      </w:r>
    </w:p>
    <w:p>
      <w:pPr>
        <w:pStyle w:val="Compact"/>
        <w:numPr>
          <w:ilvl w:val="0"/>
          <w:numId w:val="1311"/>
        </w:numPr>
      </w:pPr>
      <w:r>
        <w:t xml:space="preserve">Join professional societies</w:t>
      </w:r>
    </w:p>
    <w:p>
      <w:pPr>
        <w:pStyle w:val="Compact"/>
        <w:numPr>
          <w:ilvl w:val="0"/>
          <w:numId w:val="1311"/>
        </w:numPr>
      </w:pPr>
      <w:r>
        <w:t xml:space="preserve">Use professional social media platforms to share research and engage with the scientific community</w:t>
      </w:r>
    </w:p>
    <w:p>
      <w:r>
        <w:br w:type="page"/>
      </w:r>
    </w:p>
    <w:bookmarkEnd w:id="1055"/>
    <w:bookmarkEnd w:id="1056"/>
    <w:bookmarkStart w:id="1064" w:name="sec-writing"/>
    <w:p>
      <w:pPr>
        <w:pStyle w:val="Heading1"/>
      </w:pPr>
      <w:r>
        <w:t xml:space="preserve">23. Writing</w:t>
      </w:r>
    </w:p>
    <w:bookmarkStart w:id="105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2"/>
        </w:numPr>
      </w:pPr>
      <w:r>
        <w:t xml:space="preserve">Organize your thoughts and identify what you actually need to know</w:t>
      </w:r>
    </w:p>
    <w:p>
      <w:pPr>
        <w:pStyle w:val="Compact"/>
        <w:numPr>
          <w:ilvl w:val="0"/>
          <w:numId w:val="1312"/>
        </w:numPr>
      </w:pPr>
      <w:r>
        <w:t xml:space="preserve">Articulate the problem more precisely</w:t>
      </w:r>
    </w:p>
    <w:p>
      <w:pPr>
        <w:pStyle w:val="Compact"/>
        <w:numPr>
          <w:ilvl w:val="0"/>
          <w:numId w:val="131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57"/>
    <w:bookmarkStart w:id="105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5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9"/>
    <w:bookmarkStart w:id="106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60"/>
    <w:bookmarkStart w:id="1063"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61" w:name="in-scientific-manuscripts-and-reports"/>
    <w:p>
      <w:pPr>
        <w:pStyle w:val="Heading3"/>
      </w:pPr>
      <w:r>
        <w:t xml:space="preserve">23.4.1 In scientific manuscripts and reports</w:t>
      </w:r>
    </w:p>
    <w:p>
      <w:pPr>
        <w:pStyle w:val="Compact"/>
        <w:numPr>
          <w:ilvl w:val="0"/>
          <w:numId w:val="1315"/>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5"/>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5"/>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61"/>
    <w:bookmarkStart w:id="1062" w:name="in-conference-and-lab-presentations"/>
    <w:p>
      <w:pPr>
        <w:pStyle w:val="Heading3"/>
      </w:pPr>
      <w:r>
        <w:t xml:space="preserve">23.4.2 In conference and lab presentations</w:t>
      </w:r>
    </w:p>
    <w:p>
      <w:pPr>
        <w:pStyle w:val="Compact"/>
        <w:numPr>
          <w:ilvl w:val="0"/>
          <w:numId w:val="1316"/>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6"/>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6"/>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62"/>
    <w:bookmarkEnd w:id="1063"/>
    <w:bookmarkEnd w:id="1064"/>
    <w:bookmarkStart w:id="1079" w:name="manuscript-preparation-and-publication"/>
    <w:p>
      <w:pPr>
        <w:pStyle w:val="Heading1"/>
      </w:pPr>
      <w:r>
        <w:t xml:space="preserve">24. Manuscript Preparation and Publication</w:t>
      </w:r>
    </w:p>
    <w:bookmarkStart w:id="106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7"/>
        </w:numPr>
      </w:pPr>
      <w:r>
        <w:rPr>
          <w:b/>
          <w:bCs/>
        </w:rPr>
        <w:t xml:space="preserve">Planning</w:t>
      </w:r>
      <w:r>
        <w:t xml:space="preserve">: Discuss target journals, outline, and timeline with PIs</w:t>
      </w:r>
    </w:p>
    <w:p>
      <w:pPr>
        <w:pStyle w:val="Compact"/>
        <w:numPr>
          <w:ilvl w:val="0"/>
          <w:numId w:val="1317"/>
        </w:numPr>
      </w:pPr>
      <w:r>
        <w:rPr>
          <w:b/>
          <w:bCs/>
        </w:rPr>
        <w:t xml:space="preserve">Drafting</w:t>
      </w:r>
      <w:r>
        <w:t xml:space="preserve">: Lead author prepares initial draft</w:t>
      </w:r>
    </w:p>
    <w:p>
      <w:pPr>
        <w:pStyle w:val="Compact"/>
        <w:numPr>
          <w:ilvl w:val="0"/>
          <w:numId w:val="1317"/>
        </w:numPr>
      </w:pPr>
      <w:r>
        <w:rPr>
          <w:b/>
          <w:bCs/>
        </w:rPr>
        <w:t xml:space="preserve">Internal review</w:t>
      </w:r>
      <w:r>
        <w:t xml:space="preserve">: Co-authors review and provide feedback</w:t>
      </w:r>
    </w:p>
    <w:p>
      <w:pPr>
        <w:pStyle w:val="Compact"/>
        <w:numPr>
          <w:ilvl w:val="0"/>
          <w:numId w:val="1317"/>
        </w:numPr>
      </w:pPr>
      <w:r>
        <w:rPr>
          <w:b/>
          <w:bCs/>
        </w:rPr>
        <w:t xml:space="preserve">Revision</w:t>
      </w:r>
      <w:r>
        <w:t xml:space="preserve">: Lead author incorporates feedback iteratively</w:t>
      </w:r>
    </w:p>
    <w:p>
      <w:pPr>
        <w:pStyle w:val="Compact"/>
        <w:numPr>
          <w:ilvl w:val="0"/>
          <w:numId w:val="1317"/>
        </w:numPr>
      </w:pPr>
      <w:r>
        <w:rPr>
          <w:b/>
          <w:bCs/>
        </w:rPr>
        <w:t xml:space="preserve">PI approval</w:t>
      </w:r>
      <w:r>
        <w:t xml:space="preserve">: Obtain final approval from PIs before submission</w:t>
      </w:r>
    </w:p>
    <w:p>
      <w:pPr>
        <w:pStyle w:val="Compact"/>
        <w:numPr>
          <w:ilvl w:val="0"/>
          <w:numId w:val="1317"/>
        </w:numPr>
      </w:pPr>
      <w:r>
        <w:rPr>
          <w:b/>
          <w:bCs/>
        </w:rPr>
        <w:t xml:space="preserve">Submission</w:t>
      </w:r>
      <w:r>
        <w:t xml:space="preserve">: Submit to journal</w:t>
      </w:r>
    </w:p>
    <w:p>
      <w:pPr>
        <w:pStyle w:val="Compact"/>
        <w:numPr>
          <w:ilvl w:val="0"/>
          <w:numId w:val="1317"/>
        </w:numPr>
      </w:pPr>
      <w:r>
        <w:rPr>
          <w:b/>
          <w:bCs/>
        </w:rPr>
        <w:t xml:space="preserve">Revisions</w:t>
      </w:r>
      <w:r>
        <w:t xml:space="preserve">: Lead author coordinates response to peer reviewers</w:t>
      </w:r>
    </w:p>
    <w:p>
      <w:pPr>
        <w:pStyle w:val="Compact"/>
        <w:numPr>
          <w:ilvl w:val="0"/>
          <w:numId w:val="1317"/>
        </w:numPr>
      </w:pPr>
      <w:r>
        <w:rPr>
          <w:b/>
          <w:bCs/>
        </w:rPr>
        <w:t xml:space="preserve">Publication</w:t>
      </w:r>
      <w:r>
        <w:t xml:space="preserve">: Celebrate and share!</w:t>
      </w:r>
    </w:p>
    <w:bookmarkEnd w:id="1065"/>
    <w:bookmarkStart w:id="106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6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67">
        <w:r>
          <w:rPr>
            <w:rStyle w:val="Hyperlink"/>
          </w:rPr>
          <w:t xml:space="preserve">implicature</w:t>
        </w:r>
      </w:hyperlink>
      <w:r>
        <w:t xml:space="preserve">.</w:t>
      </w:r>
    </w:p>
    <w:p>
      <w:pPr>
        <w:pStyle w:val="BodyText"/>
      </w:pPr>
      <w:r>
        <w:rPr>
          <w:b/>
          <w:bCs/>
        </w:rPr>
        <w:t xml:space="preserve">Additional tips:</w:t>
      </w:r>
    </w:p>
    <w:p>
      <w:pPr>
        <w:pStyle w:val="Compact"/>
        <w:numPr>
          <w:ilvl w:val="0"/>
          <w:numId w:val="1318"/>
        </w:numPr>
      </w:pPr>
      <w:r>
        <w:t xml:space="preserve">Always thank reviewers for their time and feedback</w:t>
      </w:r>
    </w:p>
    <w:p>
      <w:pPr>
        <w:pStyle w:val="Compact"/>
        <w:numPr>
          <w:ilvl w:val="0"/>
          <w:numId w:val="1318"/>
        </w:numPr>
      </w:pPr>
      <w:r>
        <w:t xml:space="preserve">Quote page numbers from the revised manuscript</w:t>
      </w:r>
    </w:p>
    <w:p>
      <w:pPr>
        <w:pStyle w:val="Compact"/>
        <w:numPr>
          <w:ilvl w:val="0"/>
          <w:numId w:val="1318"/>
        </w:numPr>
      </w:pPr>
      <w:r>
        <w:t xml:space="preserve">Use direct quotes from your revised text when possible</w:t>
      </w:r>
    </w:p>
    <w:p>
      <w:pPr>
        <w:pStyle w:val="Compact"/>
        <w:numPr>
          <w:ilvl w:val="0"/>
          <w:numId w:val="1318"/>
        </w:numPr>
      </w:pPr>
      <w:r>
        <w:t xml:space="preserve">Maintain a respectful and collaborative tone throughout</w:t>
      </w:r>
    </w:p>
    <w:p>
      <w:pPr>
        <w:pStyle w:val="Compact"/>
        <w:numPr>
          <w:ilvl w:val="0"/>
          <w:numId w:val="1318"/>
        </w:numPr>
      </w:pPr>
      <w:r>
        <w:t xml:space="preserve">If you make changes beyond what the reviewer requested, mention them briefly</w:t>
      </w:r>
    </w:p>
    <w:bookmarkEnd w:id="1068"/>
    <w:bookmarkStart w:id="1071" w:name="preprints-and-open-access"/>
    <w:p>
      <w:pPr>
        <w:pStyle w:val="Heading2"/>
      </w:pPr>
      <w:r>
        <w:t xml:space="preserve">24.3 Preprints and Open Access</w:t>
      </w:r>
    </w:p>
    <w:p>
      <w:pPr>
        <w:pStyle w:val="Compact"/>
        <w:numPr>
          <w:ilvl w:val="0"/>
          <w:numId w:val="1319"/>
        </w:numPr>
      </w:pPr>
      <w:r>
        <w:t xml:space="preserve">We encourage posting preprints prior to or during peer review on platforms like</w:t>
      </w:r>
      <w:r>
        <w:t xml:space="preserve"> </w:t>
      </w:r>
      <w:hyperlink r:id="rId1069">
        <w:r>
          <w:rPr>
            <w:rStyle w:val="Hyperlink"/>
          </w:rPr>
          <w:t xml:space="preserve">medRxiv</w:t>
        </w:r>
      </w:hyperlink>
      <w:r>
        <w:t xml:space="preserve"> </w:t>
      </w:r>
      <w:r>
        <w:t xml:space="preserve">or</w:t>
      </w:r>
      <w:r>
        <w:t xml:space="preserve"> </w:t>
      </w:r>
      <w:hyperlink r:id="rId1070">
        <w:r>
          <w:rPr>
            <w:rStyle w:val="Hyperlink"/>
          </w:rPr>
          <w:t xml:space="preserve">bioRxiv</w:t>
        </w:r>
      </w:hyperlink>
    </w:p>
    <w:p>
      <w:pPr>
        <w:pStyle w:val="Compact"/>
        <w:numPr>
          <w:ilvl w:val="0"/>
          <w:numId w:val="1319"/>
        </w:numPr>
      </w:pPr>
      <w:r>
        <w:t xml:space="preserve">Preprints allow rapid dissemination of findings and can be cited in grant applications</w:t>
      </w:r>
    </w:p>
    <w:p>
      <w:pPr>
        <w:pStyle w:val="Compact"/>
        <w:numPr>
          <w:ilvl w:val="0"/>
          <w:numId w:val="1319"/>
        </w:numPr>
      </w:pPr>
      <w:r>
        <w:t xml:space="preserve">We support publishing in open access journals when possible to maximize accessibility</w:t>
      </w:r>
    </w:p>
    <w:p>
      <w:pPr>
        <w:pStyle w:val="Compact"/>
        <w:numPr>
          <w:ilvl w:val="0"/>
          <w:numId w:val="131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9">
        <w:r>
          <w:rPr>
            <w:rStyle w:val="Hyperlink"/>
          </w:rPr>
          <w:t xml:space="preserve">medRxiv</w:t>
        </w:r>
      </w:hyperlink>
      <w:r>
        <w:t xml:space="preserve">.</w:t>
      </w:r>
    </w:p>
    <w:bookmarkEnd w:id="1071"/>
    <w:bookmarkStart w:id="107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0"/>
        </w:numPr>
      </w:pPr>
      <w:r>
        <w:t xml:space="preserve">CONSORT for randomized trials</w:t>
      </w:r>
    </w:p>
    <w:p>
      <w:pPr>
        <w:pStyle w:val="Compact"/>
        <w:numPr>
          <w:ilvl w:val="0"/>
          <w:numId w:val="1320"/>
        </w:numPr>
      </w:pPr>
      <w:r>
        <w:t xml:space="preserve">STROBE for observational studies</w:t>
      </w:r>
    </w:p>
    <w:p>
      <w:pPr>
        <w:pStyle w:val="Compact"/>
        <w:numPr>
          <w:ilvl w:val="0"/>
          <w:numId w:val="1320"/>
        </w:numPr>
      </w:pPr>
      <w:r>
        <w:t xml:space="preserve">PRISMA for systematic reviews</w:t>
      </w:r>
    </w:p>
    <w:p>
      <w:pPr>
        <w:pStyle w:val="Compact"/>
        <w:numPr>
          <w:ilvl w:val="0"/>
          <w:numId w:val="1320"/>
        </w:numPr>
      </w:pPr>
      <w:r>
        <w:t xml:space="preserve">Others as appropriate (see</w:t>
      </w:r>
      <w:r>
        <w:t xml:space="preserve"> </w:t>
      </w:r>
      <w:hyperlink r:id="rId46">
        <w:r>
          <w:rPr>
            <w:rStyle w:val="Hyperlink"/>
          </w:rPr>
          <w:t xml:space="preserve">EQUATOR Network</w:t>
        </w:r>
      </w:hyperlink>
      <w:r>
        <w:t xml:space="preserve">)</w:t>
      </w:r>
    </w:p>
    <w:bookmarkEnd w:id="1072"/>
    <w:bookmarkStart w:id="1073" w:name="manuscript-checklist-1"/>
    <w:p>
      <w:pPr>
        <w:pStyle w:val="Heading2"/>
      </w:pPr>
      <w:r>
        <w:t xml:space="preserve">24.5 Manuscript Checklist</w:t>
      </w:r>
    </w:p>
    <w:p>
      <w:pPr>
        <w:pStyle w:val="FirstParagraph"/>
      </w:pPr>
      <w:r>
        <w:t xml:space="preserve">Before submitting a manuscript:</w:t>
      </w:r>
    </w:p>
    <w:p>
      <w:pPr>
        <w:pStyle w:val="Compact"/>
        <w:numPr>
          <w:ilvl w:val="0"/>
          <w:numId w:val="1321"/>
        </w:numPr>
      </w:pPr>
      <w:r>
        <w:t xml:space="preserve">Completed relevant reporting checklist</w:t>
      </w:r>
    </w:p>
    <w:p>
      <w:pPr>
        <w:pStyle w:val="Compact"/>
        <w:numPr>
          <w:ilvl w:val="0"/>
          <w:numId w:val="1322"/>
        </w:numPr>
      </w:pPr>
      <w:r>
        <w:t xml:space="preserve">Results are reproducible (rerunning code replicates tables/figures exactly)</w:t>
      </w:r>
    </w:p>
    <w:p>
      <w:pPr>
        <w:pStyle w:val="Compact"/>
        <w:numPr>
          <w:ilvl w:val="0"/>
          <w:numId w:val="1323"/>
        </w:numPr>
      </w:pPr>
      <w:r>
        <w:t xml:space="preserve">Target journal selected</w:t>
      </w:r>
    </w:p>
    <w:p>
      <w:pPr>
        <w:pStyle w:val="Compact"/>
        <w:numPr>
          <w:ilvl w:val="0"/>
          <w:numId w:val="1324"/>
        </w:numPr>
      </w:pPr>
      <w:r>
        <w:t xml:space="preserve">Title is declarative and states findings clearly</w:t>
      </w:r>
    </w:p>
    <w:p>
      <w:pPr>
        <w:pStyle w:val="Compact"/>
        <w:numPr>
          <w:ilvl w:val="0"/>
          <w:numId w:val="1325"/>
        </w:numPr>
      </w:pPr>
      <w:r>
        <w:t xml:space="preserve">Word count meets journal requirements</w:t>
      </w:r>
    </w:p>
    <w:p>
      <w:pPr>
        <w:pStyle w:val="Compact"/>
        <w:numPr>
          <w:ilvl w:val="0"/>
          <w:numId w:val="1326"/>
        </w:numPr>
      </w:pPr>
      <w:r>
        <w:t xml:space="preserve">Manuscript follows journal formatting guidelines</w:t>
      </w:r>
    </w:p>
    <w:p>
      <w:pPr>
        <w:pStyle w:val="Compact"/>
        <w:numPr>
          <w:ilvl w:val="0"/>
          <w:numId w:val="1327"/>
        </w:numPr>
      </w:pPr>
      <w:r>
        <w:t xml:space="preserve">Consistent voice throughout (typically active voice)</w:t>
      </w:r>
    </w:p>
    <w:p>
      <w:pPr>
        <w:pStyle w:val="Compact"/>
        <w:numPr>
          <w:ilvl w:val="0"/>
          <w:numId w:val="1328"/>
        </w:numPr>
      </w:pPr>
      <w:r>
        <w:t xml:space="preserve">All figures and tables referenced in main text</w:t>
      </w:r>
    </w:p>
    <w:p>
      <w:pPr>
        <w:pStyle w:val="Compact"/>
        <w:numPr>
          <w:ilvl w:val="0"/>
          <w:numId w:val="1329"/>
        </w:numPr>
      </w:pPr>
      <w:r>
        <w:t xml:space="preserve">Captions for all figures and tables</w:t>
      </w:r>
    </w:p>
    <w:p>
      <w:pPr>
        <w:pStyle w:val="Compact"/>
        <w:numPr>
          <w:ilvl w:val="0"/>
          <w:numId w:val="1330"/>
        </w:numPr>
      </w:pPr>
      <w:r>
        <w:t xml:space="preserve">Tables/figures numbered by order of appearance</w:t>
      </w:r>
    </w:p>
    <w:p>
      <w:pPr>
        <w:pStyle w:val="Compact"/>
        <w:numPr>
          <w:ilvl w:val="0"/>
          <w:numId w:val="1331"/>
        </w:numPr>
      </w:pPr>
      <w:r>
        <w:t xml:space="preserve">Abbreviations defined at first use and used sparingly</w:t>
      </w:r>
    </w:p>
    <w:p>
      <w:pPr>
        <w:pStyle w:val="Compact"/>
        <w:numPr>
          <w:ilvl w:val="0"/>
          <w:numId w:val="133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3"/>
        </w:numPr>
      </w:pPr>
      <w:r>
        <w:t xml:space="preserve">Avoid directionless statements (specify direction of associations)</w:t>
      </w:r>
    </w:p>
    <w:p>
      <w:pPr>
        <w:pStyle w:val="Compact"/>
        <w:numPr>
          <w:ilvl w:val="0"/>
          <w:numId w:val="1334"/>
        </w:numPr>
      </w:pPr>
      <w:r>
        <w:t xml:space="preserve">Causal language only when supported by study design</w:t>
      </w:r>
    </w:p>
    <w:p>
      <w:pPr>
        <w:pStyle w:val="Compact"/>
        <w:numPr>
          <w:ilvl w:val="0"/>
          <w:numId w:val="133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6"/>
        </w:numPr>
      </w:pPr>
      <w:r>
        <w:t xml:space="preserve">Author contributions drafted using CRediT Taxonomy</w:t>
      </w:r>
    </w:p>
    <w:bookmarkEnd w:id="1073"/>
    <w:bookmarkStart w:id="107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7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7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76"/>
    <w:bookmarkStart w:id="107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8"/>
        </w:numPr>
      </w:pPr>
      <w:r>
        <w:rPr>
          <w:b/>
          <w:bCs/>
        </w:rPr>
        <w:t xml:space="preserve">Cite primary sources</w:t>
      </w:r>
      <w:r>
        <w:t xml:space="preserve"> </w:t>
      </w:r>
      <w:r>
        <w:t xml:space="preserve">for factual statements about established knowledge, methods, or findings</w:t>
      </w:r>
    </w:p>
    <w:p>
      <w:pPr>
        <w:pStyle w:val="Compact"/>
        <w:numPr>
          <w:ilvl w:val="0"/>
          <w:numId w:val="1338"/>
        </w:numPr>
      </w:pPr>
      <w:r>
        <w:rPr>
          <w:b/>
          <w:bCs/>
        </w:rPr>
        <w:t xml:space="preserve">Cite official documentation</w:t>
      </w:r>
      <w:r>
        <w:t xml:space="preserve"> </w:t>
      </w:r>
      <w:r>
        <w:t xml:space="preserve">when describing how software, tools, or systems work</w:t>
      </w:r>
    </w:p>
    <w:p>
      <w:pPr>
        <w:pStyle w:val="Compact"/>
        <w:numPr>
          <w:ilvl w:val="0"/>
          <w:numId w:val="133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9"/>
        </w:numPr>
      </w:pPr>
      <w:r>
        <w:rPr>
          <w:b/>
          <w:bCs/>
        </w:rPr>
        <w:t xml:space="preserve">Demonstrate directly</w:t>
      </w:r>
      <w:r>
        <w:t xml:space="preserve">: Show the behavior through experiments, data, or explicit examples</w:t>
      </w:r>
    </w:p>
    <w:p>
      <w:pPr>
        <w:pStyle w:val="Compact"/>
        <w:numPr>
          <w:ilvl w:val="0"/>
          <w:numId w:val="133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0"/>
        </w:numPr>
      </w:pPr>
      <w:r>
        <w:t xml:space="preserve">Builds reader trust and credibility</w:t>
      </w:r>
    </w:p>
    <w:p>
      <w:pPr>
        <w:pStyle w:val="Compact"/>
        <w:numPr>
          <w:ilvl w:val="0"/>
          <w:numId w:val="1340"/>
        </w:numPr>
      </w:pPr>
      <w:r>
        <w:t xml:space="preserve">Enables readers to verify information independently</w:t>
      </w:r>
    </w:p>
    <w:p>
      <w:pPr>
        <w:pStyle w:val="Compact"/>
        <w:numPr>
          <w:ilvl w:val="0"/>
          <w:numId w:val="1340"/>
        </w:numPr>
      </w:pPr>
      <w:r>
        <w:t xml:space="preserve">Maintains scientific rigor in all communications</w:t>
      </w:r>
    </w:p>
    <w:p>
      <w:pPr>
        <w:pStyle w:val="Compact"/>
        <w:numPr>
          <w:ilvl w:val="0"/>
          <w:numId w:val="134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7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78"/>
    <w:bookmarkEnd w:id="1079"/>
    <w:bookmarkStart w:id="1164" w:name="references"/>
    <w:p>
      <w:pPr>
        <w:pStyle w:val="Heading1"/>
      </w:pPr>
      <w:r>
        <w:t xml:space="preserve">References</w:t>
      </w:r>
    </w:p>
    <w:bookmarkStart w:id="1163" w:name="refs"/>
    <w:bookmarkStart w:id="108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80">
        <w:r>
          <w:rPr>
            <w:rStyle w:val="Hyperlink"/>
          </w:rPr>
          <w:t xml:space="preserve">https://doi.org/10.1371/journal.pgph.0002269</w:t>
        </w:r>
      </w:hyperlink>
      <w:r>
        <w:t xml:space="preserve">.</w:t>
      </w:r>
    </w:p>
    <w:bookmarkEnd w:id="1081"/>
    <w:bookmarkStart w:id="10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82">
        <w:r>
          <w:rPr>
            <w:rStyle w:val="Hyperlink"/>
          </w:rPr>
          <w:t xml:space="preserve">https://doi.org/10.1038/d41586-019-01431-z</w:t>
        </w:r>
      </w:hyperlink>
      <w:r>
        <w:t xml:space="preserve">.</w:t>
      </w:r>
    </w:p>
    <w:bookmarkEnd w:id="1083"/>
    <w:bookmarkStart w:id="108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84">
        <w:r>
          <w:rPr>
            <w:rStyle w:val="Hyperlink"/>
          </w:rPr>
          <w:t xml:space="preserve">https://jadebc.github.io/lab-manual/</w:t>
        </w:r>
      </w:hyperlink>
      <w:r>
        <w:t xml:space="preserve">.</w:t>
      </w:r>
    </w:p>
    <w:bookmarkEnd w:id="1085"/>
    <w:bookmarkStart w:id="108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86">
        <w:r>
          <w:rPr>
            <w:rStyle w:val="Hyperlink"/>
          </w:rPr>
          <w:t xml:space="preserve">https://happygitwithr.com/</w:t>
        </w:r>
      </w:hyperlink>
      <w:r>
        <w:t xml:space="preserve">.</w:t>
      </w:r>
    </w:p>
    <w:bookmarkEnd w:id="1087"/>
    <w:bookmarkStart w:id="108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88"/>
    <w:bookmarkStart w:id="109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9">
        <w:r>
          <w:rPr>
            <w:rStyle w:val="Hyperlink"/>
          </w:rPr>
          <w:t xml:space="preserve">https://doi.org/10.1038/s41467-020-19160-7</w:t>
        </w:r>
      </w:hyperlink>
      <w:r>
        <w:t xml:space="preserve">.</w:t>
      </w:r>
    </w:p>
    <w:bookmarkEnd w:id="1090"/>
    <w:bookmarkStart w:id="109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91">
        <w:r>
          <w:rPr>
            <w:rStyle w:val="Hyperlink"/>
          </w:rPr>
          <w:t xml:space="preserve">http://creativecommons.org/licenses/by-nc/4.0/</w:t>
        </w:r>
      </w:hyperlink>
      <w:r>
        <w:t xml:space="preserve">.</w:t>
      </w:r>
    </w:p>
    <w:bookmarkEnd w:id="1092"/>
    <w:bookmarkStart w:id="1094" w:name="ref-credit"/>
    <w:p>
      <w:pPr>
        <w:pStyle w:val="Bibliography"/>
      </w:pPr>
      <w:r>
        <w:t xml:space="preserve">“CRediT: Contributor Roles Taxonomy.”</w:t>
      </w:r>
      <w:r>
        <w:t xml:space="preserve"> </w:t>
      </w:r>
      <w:r>
        <w:t xml:space="preserve">n.d. PLOS ONE.</w:t>
      </w:r>
      <w:r>
        <w:t xml:space="preserve"> </w:t>
      </w:r>
      <w:hyperlink r:id="rId1093">
        <w:r>
          <w:rPr>
            <w:rStyle w:val="Hyperlink"/>
          </w:rPr>
          <w:t xml:space="preserve">https://journals.plos.org/plosone/s/authorship</w:t>
        </w:r>
      </w:hyperlink>
      <w:r>
        <w:t xml:space="preserve">.</w:t>
      </w:r>
    </w:p>
    <w:bookmarkEnd w:id="1094"/>
    <w:bookmarkStart w:id="1096" w:name="ref-dryad"/>
    <w:p>
      <w:pPr>
        <w:pStyle w:val="Bibliography"/>
      </w:pPr>
      <w:r>
        <w:t xml:space="preserve">“Dryad Digital Repository.”</w:t>
      </w:r>
      <w:r>
        <w:t xml:space="preserve"> </w:t>
      </w:r>
      <w:r>
        <w:t xml:space="preserve">n.d. Dryad.</w:t>
      </w:r>
      <w:r>
        <w:t xml:space="preserve"> </w:t>
      </w:r>
      <w:hyperlink r:id="rId1095">
        <w:r>
          <w:rPr>
            <w:rStyle w:val="Hyperlink"/>
          </w:rPr>
          <w:t xml:space="preserve">https://datadryad.org/</w:t>
        </w:r>
      </w:hyperlink>
      <w:r>
        <w:t xml:space="preserve">.</w:t>
      </w:r>
    </w:p>
    <w:bookmarkEnd w:id="1096"/>
    <w:bookmarkStart w:id="109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97"/>
    <w:bookmarkStart w:id="109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8">
        <w:r>
          <w:rPr>
            <w:rStyle w:val="Hyperlink"/>
          </w:rPr>
          <w:t xml:space="preserve">https://doi.org/10.1201/9781003029878</w:t>
        </w:r>
      </w:hyperlink>
      <w:r>
        <w:t xml:space="preserve">.</w:t>
      </w:r>
    </w:p>
    <w:bookmarkEnd w:id="1099"/>
    <w:bookmarkStart w:id="110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00"/>
    <w:bookmarkStart w:id="1102" w:name="ref-githubdesktop"/>
    <w:p>
      <w:pPr>
        <w:pStyle w:val="Bibliography"/>
      </w:pPr>
      <w:r>
        <w:t xml:space="preserve">“GitHub Desktop.”</w:t>
      </w:r>
      <w:r>
        <w:t xml:space="preserve"> </w:t>
      </w:r>
      <w:r>
        <w:t xml:space="preserve">n.d. GitHub.</w:t>
      </w:r>
      <w:r>
        <w:t xml:space="preserve"> </w:t>
      </w:r>
      <w:hyperlink r:id="rId1101">
        <w:r>
          <w:rPr>
            <w:rStyle w:val="Hyperlink"/>
          </w:rPr>
          <w:t xml:space="preserve">https://desktop.github.com/</w:t>
        </w:r>
      </w:hyperlink>
      <w:r>
        <w:t xml:space="preserve">.</w:t>
      </w:r>
    </w:p>
    <w:bookmarkEnd w:id="1102"/>
    <w:bookmarkStart w:id="1104" w:name="ref-plos_data"/>
    <w:p>
      <w:pPr>
        <w:pStyle w:val="Bibliography"/>
      </w:pPr>
      <w:r>
        <w:t xml:space="preserve">“How to Store and Manage Your Data.”</w:t>
      </w:r>
      <w:r>
        <w:t xml:space="preserve"> </w:t>
      </w:r>
      <w:r>
        <w:t xml:space="preserve">n.d. PLOS.</w:t>
      </w:r>
      <w:r>
        <w:t xml:space="preserve"> </w:t>
      </w:r>
      <w:hyperlink r:id="rId1103">
        <w:r>
          <w:rPr>
            <w:rStyle w:val="Hyperlink"/>
          </w:rPr>
          <w:t xml:space="preserve">https://plos.org/resource/how-to-store-and-manage-your-data/</w:t>
        </w:r>
      </w:hyperlink>
      <w:r>
        <w:t xml:space="preserve">.</w:t>
      </w:r>
    </w:p>
    <w:bookmarkEnd w:id="1104"/>
    <w:bookmarkStart w:id="110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05"/>
    <w:bookmarkStart w:id="110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06"/>
    <w:bookmarkStart w:id="110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07">
        <w:r>
          <w:rPr>
            <w:rStyle w:val="Hyperlink"/>
          </w:rPr>
          <w:t xml:space="preserve">https://mentors.fm/2019/08/13/think-and-write-with-leslie-lamport/</w:t>
        </w:r>
      </w:hyperlink>
      <w:r>
        <w:t xml:space="preserve">.</w:t>
      </w:r>
    </w:p>
    <w:bookmarkEnd w:id="1108"/>
    <w:bookmarkStart w:id="110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9"/>
    <w:bookmarkStart w:id="1110" w:name="ref-medRxiv"/>
    <w:p>
      <w:pPr>
        <w:pStyle w:val="Bibliography"/>
      </w:pPr>
      <w:r>
        <w:t xml:space="preserve">“medRxiv: The Preprint Server for Health Sciences.”</w:t>
      </w:r>
      <w:r>
        <w:t xml:space="preserve"> </w:t>
      </w:r>
      <w:r>
        <w:t xml:space="preserve">n.d. Cold Spring Harbor Laboratory.</w:t>
      </w:r>
      <w:r>
        <w:t xml:space="preserve"> </w:t>
      </w:r>
      <w:hyperlink r:id="rId1069">
        <w:r>
          <w:rPr>
            <w:rStyle w:val="Hyperlink"/>
          </w:rPr>
          <w:t xml:space="preserve">https://www.medrxiv.org/</w:t>
        </w:r>
      </w:hyperlink>
      <w:r>
        <w:t xml:space="preserve">.</w:t>
      </w:r>
    </w:p>
    <w:bookmarkEnd w:id="1110"/>
    <w:bookmarkStart w:id="111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11">
        <w:r>
          <w:rPr>
            <w:rStyle w:val="Hyperlink"/>
          </w:rPr>
          <w:t xml:space="preserve">https://doi.org/10.1038/467775a</w:t>
        </w:r>
      </w:hyperlink>
      <w:r>
        <w:t xml:space="preserve">.</w:t>
      </w:r>
    </w:p>
    <w:bookmarkEnd w:id="1112"/>
    <w:bookmarkStart w:id="111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13">
        <w:r>
          <w:rPr>
            <w:rStyle w:val="Hyperlink"/>
          </w:rPr>
          <w:t xml:space="preserve">https://doi.org/10.1038/s41562-016-0021</w:t>
        </w:r>
      </w:hyperlink>
      <w:r>
        <w:t xml:space="preserve">.</w:t>
      </w:r>
    </w:p>
    <w:bookmarkEnd w:id="1114"/>
    <w:bookmarkStart w:id="111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15">
        <w:r>
          <w:rPr>
            <w:rStyle w:val="Hyperlink"/>
          </w:rPr>
          <w:t xml:space="preserve">https://doi.org/10.1038/526182a</w:t>
        </w:r>
      </w:hyperlink>
      <w:r>
        <w:t xml:space="preserve">.</w:t>
      </w:r>
    </w:p>
    <w:bookmarkEnd w:id="1116"/>
    <w:bookmarkStart w:id="1118" w:name="ref-osf"/>
    <w:p>
      <w:pPr>
        <w:pStyle w:val="Bibliography"/>
      </w:pPr>
      <w:r>
        <w:t xml:space="preserve">“Open Science Framework.”</w:t>
      </w:r>
      <w:r>
        <w:t xml:space="preserve"> </w:t>
      </w:r>
      <w:r>
        <w:t xml:space="preserve">n.d. Center for Open Science.</w:t>
      </w:r>
      <w:r>
        <w:t xml:space="preserve"> </w:t>
      </w:r>
      <w:hyperlink r:id="rId1117">
        <w:r>
          <w:rPr>
            <w:rStyle w:val="Hyperlink"/>
          </w:rPr>
          <w:t xml:space="preserve">https://osf.io/</w:t>
        </w:r>
      </w:hyperlink>
      <w:r>
        <w:t xml:space="preserve">.</w:t>
      </w:r>
    </w:p>
    <w:bookmarkEnd w:id="1118"/>
    <w:bookmarkStart w:id="111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19"/>
    <w:bookmarkStart w:id="1121" w:name="ref-githubaccountarchive"/>
    <w:p>
      <w:pPr>
        <w:pStyle w:val="Bibliography"/>
      </w:pPr>
      <w:r>
        <w:t xml:space="preserve">“Requesting an Archive of Your Personal Account’s Data.”</w:t>
      </w:r>
      <w:r>
        <w:t xml:space="preserve"> </w:t>
      </w:r>
      <w:r>
        <w:t xml:space="preserve">n.d. GitHub.</w:t>
      </w:r>
      <w:r>
        <w:t xml:space="preserve"> </w:t>
      </w:r>
      <w:hyperlink r:id="rId1120">
        <w:r>
          <w:rPr>
            <w:rStyle w:val="Hyperlink"/>
          </w:rPr>
          <w:t xml:space="preserve">https://docs.github.com/en/get-started/archiving-your-github-personal-account-and-public-repositories/requesting-an-archive-of-your-personal-accounts-data</w:t>
        </w:r>
      </w:hyperlink>
      <w:r>
        <w:t xml:space="preserve">.</w:t>
      </w:r>
    </w:p>
    <w:bookmarkEnd w:id="1121"/>
    <w:bookmarkStart w:id="1123" w:name="ref-githuborgmigrations"/>
    <w:p>
      <w:pPr>
        <w:pStyle w:val="Bibliography"/>
      </w:pPr>
      <w:r>
        <w:t xml:space="preserve">“REST API Endpoints for Organization Migrations.”</w:t>
      </w:r>
      <w:r>
        <w:t xml:space="preserve"> </w:t>
      </w:r>
      <w:r>
        <w:t xml:space="preserve">n.d. GitHub.</w:t>
      </w:r>
      <w:r>
        <w:t xml:space="preserve"> </w:t>
      </w:r>
      <w:hyperlink r:id="rId1122">
        <w:r>
          <w:rPr>
            <w:rStyle w:val="Hyperlink"/>
          </w:rPr>
          <w:t xml:space="preserve">https://docs.github.com/en/rest/migrations/orgs</w:t>
        </w:r>
      </w:hyperlink>
      <w:r>
        <w:t xml:space="preserve">.</w:t>
      </w:r>
    </w:p>
    <w:bookmarkEnd w:id="1123"/>
    <w:bookmarkStart w:id="1125" w:name="ref-githubusermigrations"/>
    <w:p>
      <w:pPr>
        <w:pStyle w:val="Bibliography"/>
      </w:pPr>
      <w:r>
        <w:t xml:space="preserve">“REST API Endpoints for User Migrations.”</w:t>
      </w:r>
      <w:r>
        <w:t xml:space="preserve"> </w:t>
      </w:r>
      <w:r>
        <w:t xml:space="preserve">n.d. GitHub.</w:t>
      </w:r>
      <w:r>
        <w:t xml:space="preserve"> </w:t>
      </w:r>
      <w:hyperlink r:id="rId1124">
        <w:r>
          <w:rPr>
            <w:rStyle w:val="Hyperlink"/>
          </w:rPr>
          <w:t xml:space="preserve">https://docs.github.com/en/rest/migrations/users</w:t>
        </w:r>
      </w:hyperlink>
      <w:r>
        <w:t xml:space="preserve">.</w:t>
      </w:r>
    </w:p>
    <w:bookmarkEnd w:id="1125"/>
    <w:bookmarkStart w:id="1127" w:name="ref-gitfixum"/>
    <w:p>
      <w:pPr>
        <w:pStyle w:val="Bibliography"/>
      </w:pPr>
      <w:r>
        <w:t xml:space="preserve">Robertson, Seth. n.d.</w:t>
      </w:r>
      <w:r>
        <w:t xml:space="preserve"> </w:t>
      </w:r>
      <w:r>
        <w:t xml:space="preserve">“On Undoing, Fixing, or Removing Commits in Git.”</w:t>
      </w:r>
      <w:r>
        <w:t xml:space="preserve"> </w:t>
      </w:r>
      <w:hyperlink r:id="rId1126">
        <w:r>
          <w:rPr>
            <w:rStyle w:val="Hyperlink"/>
          </w:rPr>
          <w:t xml:space="preserve">https://sethrobertson.github.io/GitFixUm/fixup.html</w:t>
        </w:r>
      </w:hyperlink>
      <w:r>
        <w:t xml:space="preserve">.</w:t>
      </w:r>
    </w:p>
    <w:bookmarkEnd w:id="1127"/>
    <w:bookmarkStart w:id="112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28">
        <w:r>
          <w:rPr>
            <w:rStyle w:val="Hyperlink"/>
          </w:rPr>
          <w:t xml:space="preserve">https://doi.org/10.1371/journal.pcbi.1003833</w:t>
        </w:r>
      </w:hyperlink>
      <w:r>
        <w:t xml:space="preserve">.</w:t>
      </w:r>
    </w:p>
    <w:bookmarkEnd w:id="1129"/>
    <w:bookmarkStart w:id="113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30">
        <w:r>
          <w:rPr>
            <w:rStyle w:val="Hyperlink"/>
          </w:rPr>
          <w:t xml:space="preserve">https://doi.org/10.1038/d41586-019-02918-5</w:t>
        </w:r>
      </w:hyperlink>
      <w:r>
        <w:t xml:space="preserve">.</w:t>
      </w:r>
    </w:p>
    <w:bookmarkEnd w:id="1131"/>
    <w:bookmarkStart w:id="1133" w:name="ref-slurm-salloc"/>
    <w:p>
      <w:pPr>
        <w:pStyle w:val="Bibliography"/>
      </w:pPr>
      <w:r>
        <w:t xml:space="preserve">“Slurm Workload Manager: Salloc Documentation.”</w:t>
      </w:r>
      <w:r>
        <w:t xml:space="preserve"> </w:t>
      </w:r>
      <w:r>
        <w:t xml:space="preserve">n.d.-a. SchedMD.</w:t>
      </w:r>
      <w:r>
        <w:t xml:space="preserve"> </w:t>
      </w:r>
      <w:hyperlink r:id="rId1132">
        <w:r>
          <w:rPr>
            <w:rStyle w:val="Hyperlink"/>
          </w:rPr>
          <w:t xml:space="preserve">https://slurm.schedmd.com/salloc.html</w:t>
        </w:r>
      </w:hyperlink>
      <w:r>
        <w:t xml:space="preserve">.</w:t>
      </w:r>
    </w:p>
    <w:bookmarkEnd w:id="1133"/>
    <w:bookmarkStart w:id="1135" w:name="ref-slurm-sattach"/>
    <w:p>
      <w:pPr>
        <w:pStyle w:val="Bibliography"/>
      </w:pPr>
      <w:r>
        <w:t xml:space="preserve">“Slurm Workload Manager: Sattach Documentation.”</w:t>
      </w:r>
      <w:r>
        <w:t xml:space="preserve"> </w:t>
      </w:r>
      <w:r>
        <w:t xml:space="preserve">n.d.-b. SchedMD.</w:t>
      </w:r>
      <w:r>
        <w:t xml:space="preserve"> </w:t>
      </w:r>
      <w:hyperlink r:id="rId1134">
        <w:r>
          <w:rPr>
            <w:rStyle w:val="Hyperlink"/>
          </w:rPr>
          <w:t xml:space="preserve">https://slurm.schedmd.com/sattach.html</w:t>
        </w:r>
      </w:hyperlink>
      <w:r>
        <w:t xml:space="preserve">.</w:t>
      </w:r>
    </w:p>
    <w:bookmarkEnd w:id="1135"/>
    <w:bookmarkStart w:id="1137" w:name="ref-slurm"/>
    <w:p>
      <w:pPr>
        <w:pStyle w:val="Bibliography"/>
      </w:pPr>
      <w:r>
        <w:t xml:space="preserve">“Slurm Workload Manager: Sbatch Documentation.”</w:t>
      </w:r>
      <w:r>
        <w:t xml:space="preserve"> </w:t>
      </w:r>
      <w:r>
        <w:t xml:space="preserve">n.d.-c. SchedMD.</w:t>
      </w:r>
      <w:r>
        <w:t xml:space="preserve"> </w:t>
      </w:r>
      <w:hyperlink r:id="rId1136">
        <w:r>
          <w:rPr>
            <w:rStyle w:val="Hyperlink"/>
          </w:rPr>
          <w:t xml:space="preserve">https://slurm.schedmd.com/sbatch.html</w:t>
        </w:r>
      </w:hyperlink>
      <w:r>
        <w:t xml:space="preserve">.</w:t>
      </w:r>
    </w:p>
    <w:bookmarkEnd w:id="1137"/>
    <w:bookmarkStart w:id="1139" w:name="ref-slurm-squeue"/>
    <w:p>
      <w:pPr>
        <w:pStyle w:val="Bibliography"/>
      </w:pPr>
      <w:r>
        <w:t xml:space="preserve">“Slurm Workload Manager: Squeue Documentation.”</w:t>
      </w:r>
      <w:r>
        <w:t xml:space="preserve"> </w:t>
      </w:r>
      <w:r>
        <w:t xml:space="preserve">n.d.-d. SchedMD.</w:t>
      </w:r>
      <w:r>
        <w:t xml:space="preserve"> </w:t>
      </w:r>
      <w:hyperlink r:id="rId1138">
        <w:r>
          <w:rPr>
            <w:rStyle w:val="Hyperlink"/>
          </w:rPr>
          <w:t xml:space="preserve">https://slurm.schedmd.com/squeue.html</w:t>
        </w:r>
      </w:hyperlink>
      <w:r>
        <w:t xml:space="preserve">.</w:t>
      </w:r>
    </w:p>
    <w:bookmarkEnd w:id="1139"/>
    <w:bookmarkStart w:id="1141" w:name="ref-slurm-srun"/>
    <w:p>
      <w:pPr>
        <w:pStyle w:val="Bibliography"/>
      </w:pPr>
      <w:r>
        <w:t xml:space="preserve">“Slurm Workload Manager: Srun Documentation.”</w:t>
      </w:r>
      <w:r>
        <w:t xml:space="preserve"> </w:t>
      </w:r>
      <w:r>
        <w:t xml:space="preserve">n.d.-e. SchedMD.</w:t>
      </w:r>
      <w:r>
        <w:t xml:space="preserve"> </w:t>
      </w:r>
      <w:hyperlink r:id="rId1140">
        <w:r>
          <w:rPr>
            <w:rStyle w:val="Hyperlink"/>
          </w:rPr>
          <w:t xml:space="preserve">https://slurm.schedmd.com/srun.html</w:t>
        </w:r>
      </w:hyperlink>
      <w:r>
        <w:t xml:space="preserve">.</w:t>
      </w:r>
    </w:p>
    <w:bookmarkEnd w:id="1141"/>
    <w:bookmarkStart w:id="1143" w:name="ref-openssh-ssh-config"/>
    <w:p>
      <w:pPr>
        <w:pStyle w:val="Bibliography"/>
      </w:pPr>
      <w:r>
        <w:t xml:space="preserve">“Ssh_config(5) Manual Page.”</w:t>
      </w:r>
      <w:r>
        <w:t xml:space="preserve"> </w:t>
      </w:r>
      <w:r>
        <w:t xml:space="preserve">n.d. OpenBSD.</w:t>
      </w:r>
      <w:r>
        <w:t xml:space="preserve"> </w:t>
      </w:r>
      <w:hyperlink r:id="rId1142">
        <w:r>
          <w:rPr>
            <w:rStyle w:val="Hyperlink"/>
          </w:rPr>
          <w:t xml:space="preserve">https://man.openbsd.org/ssh_config</w:t>
        </w:r>
      </w:hyperlink>
      <w:r>
        <w:t xml:space="preserve">.</w:t>
      </w:r>
    </w:p>
    <w:bookmarkEnd w:id="1143"/>
    <w:bookmarkStart w:id="1145" w:name="ref-openssh-ssh-config-debian"/>
    <w:p>
      <w:pPr>
        <w:pStyle w:val="Bibliography"/>
      </w:pPr>
      <w:r>
        <w:t xml:space="preserve">“Ssh_config(5) Manual Page, Debian Edition.”</w:t>
      </w:r>
      <w:r>
        <w:t xml:space="preserve"> </w:t>
      </w:r>
      <w:r>
        <w:t xml:space="preserve">n.d. Debian Project.</w:t>
      </w:r>
      <w:r>
        <w:t xml:space="preserve"> </w:t>
      </w:r>
      <w:hyperlink r:id="rId1144">
        <w:r>
          <w:rPr>
            <w:rStyle w:val="Hyperlink"/>
          </w:rPr>
          <w:t xml:space="preserve">https://manpages.debian.org/stable/openssh-client/ssh_config.5.en.html</w:t>
        </w:r>
      </w:hyperlink>
      <w:r>
        <w:t xml:space="preserve">.</w:t>
      </w:r>
    </w:p>
    <w:bookmarkEnd w:id="1145"/>
    <w:bookmarkStart w:id="114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46">
        <w:r>
          <w:rPr>
            <w:rStyle w:val="Hyperlink"/>
          </w:rPr>
          <w:t xml:space="preserve">https://doi.org/10.1038/d41586-019-00067-3</w:t>
        </w:r>
      </w:hyperlink>
      <w:r>
        <w:t xml:space="preserve">.</w:t>
      </w:r>
    </w:p>
    <w:bookmarkEnd w:id="1147"/>
    <w:bookmarkStart w:id="114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48"/>
    <w:bookmarkStart w:id="115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9">
        <w:r>
          <w:rPr>
            <w:rStyle w:val="Hyperlink"/>
          </w:rPr>
          <w:t xml:space="preserve">https://doi.org/10.1038/d41586-021-03603-2</w:t>
        </w:r>
      </w:hyperlink>
      <w:r>
        <w:t xml:space="preserve">.</w:t>
      </w:r>
    </w:p>
    <w:bookmarkEnd w:id="1150"/>
    <w:bookmarkStart w:id="115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51">
        <w:r>
          <w:rPr>
            <w:rStyle w:val="Hyperlink"/>
          </w:rPr>
          <w:t xml:space="preserve">https://doi.org/10.1201/9781351201315</w:t>
        </w:r>
      </w:hyperlink>
      <w:r>
        <w:t xml:space="preserve">.</w:t>
      </w:r>
    </w:p>
    <w:bookmarkEnd w:id="1152"/>
    <w:bookmarkStart w:id="115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53">
        <w:r>
          <w:rPr>
            <w:rStyle w:val="Hyperlink"/>
          </w:rPr>
          <w:t xml:space="preserve">https://mastering-shiny.org/</w:t>
        </w:r>
      </w:hyperlink>
      <w:r>
        <w:t xml:space="preserve">.</w:t>
      </w:r>
    </w:p>
    <w:bookmarkEnd w:id="1154"/>
    <w:bookmarkStart w:id="115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55"/>
    <w:bookmarkStart w:id="115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56">
        <w:r>
          <w:rPr>
            <w:rStyle w:val="Hyperlink"/>
          </w:rPr>
          <w:t xml:space="preserve">https://design.tidyverse.org/</w:t>
        </w:r>
      </w:hyperlink>
      <w:r>
        <w:t xml:space="preserve">.</w:t>
      </w:r>
    </w:p>
    <w:bookmarkEnd w:id="1157"/>
    <w:bookmarkStart w:id="115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58">
        <w:r>
          <w:rPr>
            <w:rStyle w:val="Hyperlink"/>
          </w:rPr>
          <w:t xml:space="preserve">https://r-pkgs.org/</w:t>
        </w:r>
      </w:hyperlink>
      <w:r>
        <w:t xml:space="preserve">.</w:t>
      </w:r>
    </w:p>
    <w:bookmarkEnd w:id="1159"/>
    <w:bookmarkStart w:id="116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60">
        <w:r>
          <w:rPr>
            <w:rStyle w:val="Hyperlink"/>
          </w:rPr>
          <w:t xml:space="preserve">https://r4ds.hadley.nz/</w:t>
        </w:r>
      </w:hyperlink>
      <w:r>
        <w:t xml:space="preserve">.</w:t>
      </w:r>
    </w:p>
    <w:bookmarkEnd w:id="1161"/>
    <w:bookmarkStart w:id="116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62"/>
    <w:bookmarkEnd w:id="1163"/>
    <w:p>
      <w:r>
        <w:br w:type="page"/>
      </w:r>
    </w:p>
    <w:bookmarkEnd w:id="1164"/>
    <w:bookmarkStart w:id="116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65">
        <w:r>
          <w:rPr>
            <w:rStyle w:val="Hyperlink"/>
          </w:rPr>
          <w:t xml:space="preserve">https://ucd-serg.github.io/lab-manual/appendix-copilot-instructions.html</w:t>
        </w:r>
      </w:hyperlink>
    </w:p>
    <w:p>
      <w:r>
        <w:br w:type="page"/>
      </w:r>
    </w:p>
    <w:bookmarkEnd w:id="1166"/>
    <w:bookmarkStart w:id="116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67">
        <w:r>
          <w:rPr>
            <w:rStyle w:val="Hyperlink"/>
          </w:rPr>
          <w:t xml:space="preserve">https://ucd-serg.github.io/lab-manual/appendix-copilot-setup-steps.html</w:t>
        </w:r>
      </w:hyperlink>
    </w:p>
    <w:p>
      <w:r>
        <w:br w:type="page"/>
      </w:r>
    </w:p>
    <w:bookmarkEnd w:id="1168"/>
    <w:bookmarkStart w:id="116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1"/>
        </w:numPr>
      </w:pPr>
      <w:ins w:id="3258" w:author="PR Preview" w:date="2024-01-01T00:00:00Z">
        <w:r>
          <w:rPr>
            <w:b/>
            <w:bCs/>
          </w:rPr>
          <w:t xml:space="preserve">Branch:</w:t>
        </w:r>
      </w:ins>
      <w:ins w:id="3258" w:author="PR Preview" w:date="2024-01-01T00:00:00Z">
        <w:r>
          <w:t xml:space="preserve"> </w:t>
        </w:r>
      </w:ins>
      <w:ins w:id="3258" w:author="PR Preview" w:date="2024-01-01T00:00:00Z">
        <w:r>
          <w:t xml:space="preserve">HEAD</w:t>
        </w:r>
      </w:ins>
    </w:p>
    <w:p>
      <w:pPr>
        <w:pStyle w:val="Compact"/>
        <w:numPr>
          <w:ilvl w:val="0"/>
          <w:numId w:val="1341"/>
        </w:numPr>
      </w:pPr>
      <w:ins w:id="3259" w:author="PR Preview" w:date="2024-01-01T00:00:00Z">
        <w:r>
          <w:rPr>
            <w:b/>
            <w:bCs/>
          </w:rPr>
          <w:t xml:space="preserve">Commit:</w:t>
        </w:r>
      </w:ins>
      <w:ins w:id="3259" w:author="PR Preview" w:date="2024-01-01T00:00:00Z">
        <w:r>
          <w:t xml:space="preserve"> </w:t>
        </w:r>
      </w:ins>
      <w:ins w:id="3259" w:author="PR Preview" w:date="2024-01-01T00:00:00Z">
        <w:r>
          <w:t xml:space="preserve">62b43dd</w:t>
        </w:r>
      </w:ins>
    </w:p>
    <w:p>
      <w:pPr>
        <w:pStyle w:val="Compact"/>
        <w:numPr>
          <w:ilvl w:val="0"/>
          <w:numId w:val="1341"/>
        </w:numPr>
      </w:pPr>
      <w:ins w:id="3260" w:author="PR Preview" w:date="2024-01-01T00:00:00Z">
        <w:r>
          <w:rPr>
            <w:b/>
            <w:bCs/>
          </w:rPr>
          <w:t xml:space="preserve">Full commit hash:</w:t>
        </w:r>
      </w:ins>
      <w:ins w:id="3260" w:author="PR Preview" w:date="2024-01-01T00:00:00Z">
        <w:r>
          <w:t xml:space="preserve"> </w:t>
        </w:r>
      </w:ins>
      <w:ins w:id="3260" w:author="PR Preview" w:date="2024-01-01T00:00:00Z">
        <w:r>
          <w:t xml:space="preserve">62b43ddaba820cc2131f56e24f8cf021dbf08f26</w:t>
        </w:r>
      </w:ins>
    </w:p>
    <w:p>
      <w:pPr>
        <w:pStyle w:val="Compact"/>
        <w:numPr>
          <w:ilvl w:val="0"/>
          <w:numId w:val="1341"/>
        </w:numPr>
      </w:pPr>
      <w:ins w:id="3261" w:author="PR Preview" w:date="2024-01-01T00:00:00Z">
        <w:r>
          <w:rPr>
            <w:b/>
            <w:bCs/>
          </w:rPr>
          <w:t xml:space="preserve">Commit date:</w:t>
        </w:r>
      </w:ins>
      <w:ins w:id="3261" w:author="PR Preview" w:date="2024-01-01T00:00:00Z">
        <w:r>
          <w:t xml:space="preserve"> </w:t>
        </w:r>
      </w:ins>
      <w:ins w:id="3261" w:author="PR Preview" w:date="2024-01-01T00:00:00Z">
        <w:r>
          <w:t xml:space="preserve">2026-09-02 16:29:06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1"/>
  </w:num>
  <w:num w:numId="1338">
    <w:abstractNumId w:val="991"/>
  </w:num>
  <w:num w:numId="1339">
    <w:abstractNumId w:val="991"/>
  </w:num>
  <w:num w:numId="1340">
    <w:abstractNumId w:val="991"/>
  </w:num>
  <w:num w:numId="13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42" Type="http://schemas.openxmlformats.org/officeDocument/2006/relationships/image" Target="media/rId442.png"/><Relationship Id="rId719" Type="http://schemas.openxmlformats.org/officeDocument/2006/relationships/image" Target="media/rId719.png"/><Relationship Id="rId477" Type="http://schemas.openxmlformats.org/officeDocument/2006/relationships/image" Target="media/rId477.png"/><Relationship Id="rId764" Type="http://schemas.openxmlformats.org/officeDocument/2006/relationships/image" Target="media/rId764.jpg"/><Relationship Id="rId786" Type="http://schemas.openxmlformats.org/officeDocument/2006/relationships/image" Target="media/rId786.png"/><Relationship Id="rId592" Type="http://schemas.openxmlformats.org/officeDocument/2006/relationships/image" Target="media/rId592.png"/><Relationship Id="rId597" Type="http://schemas.openxmlformats.org/officeDocument/2006/relationships/image" Target="media/rId597.png"/><Relationship Id="rId681" Type="http://schemas.openxmlformats.org/officeDocument/2006/relationships/image" Target="media/rId681.png"/><Relationship Id="rId686" Type="http://schemas.openxmlformats.org/officeDocument/2006/relationships/image" Target="media/rId686.png"/><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3"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5" Type="http://schemas.openxmlformats.org/officeDocument/2006/relationships/hyperlink" Target="http://adv-r.had.co.nz/Style.html" TargetMode="External"/><Relationship Id="rId1037" Type="http://schemas.openxmlformats.org/officeDocument/2006/relationships/hyperlink" Target="http://colorbrewer2.org/" TargetMode="External"/><Relationship Id="rId1091"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1" Type="http://schemas.openxmlformats.org/officeDocument/2006/relationships/hyperlink" Target="https://code.claude.com/docs/en/claude-code-on-the-web#auto-fix-pull-requests" TargetMode="External"/><Relationship Id="rId1002"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9"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2" Type="http://schemas.openxmlformats.org/officeDocument/2006/relationships/hyperlink" Target="https://cran.r-project.org/" TargetMode="External"/><Relationship Id="rId1075" Type="http://schemas.openxmlformats.org/officeDocument/2006/relationships/hyperlink" Target="https://cran.r-project.org/package=flexlsx" TargetMode="External"/><Relationship Id="rId92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8" Type="http://schemas.openxmlformats.org/officeDocument/2006/relationships/hyperlink" Target="https://data-dict.tidyverse.org/" TargetMode="External"/><Relationship Id="rId1095" Type="http://schemas.openxmlformats.org/officeDocument/2006/relationships/hyperlink" Target="https://datadryad.org/" TargetMode="External"/><Relationship Id="rId1074"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6"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1"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0" Type="http://schemas.openxmlformats.org/officeDocument/2006/relationships/hyperlink" Target="https://docs.github.com/en/get-started/archiving-your-github-personal-account-and-public-repositories/requesting-an-archive-of-your-personal-accounts-data" TargetMode="External"/><Relationship Id="rId860"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2" Type="http://schemas.openxmlformats.org/officeDocument/2006/relationships/hyperlink" Target="https://docs.github.com/en/rest/migrations/orgs" TargetMode="External"/><Relationship Id="rId1124"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9" Type="http://schemas.openxmlformats.org/officeDocument/2006/relationships/hyperlink" Target="https://docs.google.com/document/d/1ckgRCcr7FFPyymyMA6Y_-cB_vftOyrrxT28c6gRg0PI/edit" TargetMode="External"/><Relationship Id="rId1111" Type="http://schemas.openxmlformats.org/officeDocument/2006/relationships/hyperlink" Target="https://doi.org/10.1038/467775a" TargetMode="External"/><Relationship Id="rId1115" Type="http://schemas.openxmlformats.org/officeDocument/2006/relationships/hyperlink" Target="https://doi.org/10.1038/526182a" TargetMode="External"/><Relationship Id="rId1146" Type="http://schemas.openxmlformats.org/officeDocument/2006/relationships/hyperlink" Target="https://doi.org/10.1038/d41586-019-00067-3" TargetMode="External"/><Relationship Id="rId1082" Type="http://schemas.openxmlformats.org/officeDocument/2006/relationships/hyperlink" Target="https://doi.org/10.1038/d41586-019-01431-z" TargetMode="External"/><Relationship Id="rId1130" Type="http://schemas.openxmlformats.org/officeDocument/2006/relationships/hyperlink" Target="https://doi.org/10.1038/d41586-019-02918-5" TargetMode="External"/><Relationship Id="rId1149" Type="http://schemas.openxmlformats.org/officeDocument/2006/relationships/hyperlink" Target="https://doi.org/10.1038/d41586-021-03603-2" TargetMode="External"/><Relationship Id="rId1089" Type="http://schemas.openxmlformats.org/officeDocument/2006/relationships/hyperlink" Target="https://doi.org/10.1038/s41467-020-19160-7" TargetMode="External"/><Relationship Id="rId1113" Type="http://schemas.openxmlformats.org/officeDocument/2006/relationships/hyperlink" Target="https://doi.org/10.1038/s41562-016-0021" TargetMode="External"/><Relationship Id="rId1098" Type="http://schemas.openxmlformats.org/officeDocument/2006/relationships/hyperlink" Target="https://doi.org/10.1201/9781003029878" TargetMode="External"/><Relationship Id="rId1151" Type="http://schemas.openxmlformats.org/officeDocument/2006/relationships/hyperlink" Target="https://doi.org/10.1201/9781351201315" TargetMode="External"/><Relationship Id="rId1128" Type="http://schemas.openxmlformats.org/officeDocument/2006/relationships/hyperlink" Target="https://doi.org/10.1371/journal.pcbi.1003833" TargetMode="External"/><Relationship Id="rId1080"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9"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7"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7"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6"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6"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1"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4"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2"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5"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2" Type="http://schemas.openxmlformats.org/officeDocument/2006/relationships/hyperlink" Target="https://github.com/mponce0/Visualize.CRAN.Downloads" TargetMode="External"/><Relationship Id="rId105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6"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3"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0"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8" Type="http://schemas.openxmlformats.org/officeDocument/2006/relationships/hyperlink" Target="https://github.com/tmux/tmux/wiki" TargetMode="External"/><Relationship Id="rId880" Type="http://schemas.openxmlformats.org/officeDocument/2006/relationships/hyperlink" Target="https://github.com/ucdavisdatalab" TargetMode="External"/><Relationship Id="rId986"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9" Type="http://schemas.openxmlformats.org/officeDocument/2006/relationships/hyperlink" Target="https://github.com/ucdavisdatalab/workshop_how-to-data-documentation" TargetMode="External"/><Relationship Id="rId1005" Type="http://schemas.openxmlformats.org/officeDocument/2006/relationships/hyperlink" Target="https://github.com/ucdavisdatalab/workshop_nlp_with_python" TargetMode="External"/><Relationship Id="rId1004" Type="http://schemas.openxmlformats.org/officeDocument/2006/relationships/hyperlink" Target="https://github.com/ucdavisdatalab/workshop_python_basics" TargetMode="External"/><Relationship Id="rId98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1" Type="http://schemas.openxmlformats.org/officeDocument/2006/relationships/hyperlink" Target="https://grants.nih.gov" TargetMode="External"/><Relationship Id="rId1022" Type="http://schemas.openxmlformats.org/officeDocument/2006/relationships/hyperlink" Target="https://grantwriting.stanford.edu/resources/funding-train/" TargetMode="External"/><Relationship Id="rId1086"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7"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5" Type="http://schemas.openxmlformats.org/officeDocument/2006/relationships/hyperlink" Target="https://journals.lww.com/epidem/Fulltext/2001/05000/The_Value_of_P.2.aspx" TargetMode="External"/><Relationship Id="rId1039" Type="http://schemas.openxmlformats.org/officeDocument/2006/relationships/hyperlink" Target="https://journals.plos.org/ploscompbiol/article?id=10.1371/journal.pcbi.1003833" TargetMode="External"/><Relationship Id="rId1093"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3"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1" Type="http://schemas.openxmlformats.org/officeDocument/2006/relationships/hyperlink" Target="https://link.springer.com/book/10.1007/978-3-030-98175-4" TargetMode="External"/><Relationship Id="rId1026"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2" Type="http://schemas.openxmlformats.org/officeDocument/2006/relationships/hyperlink" Target="https://man.openbsd.org/ssh_config" TargetMode="External"/><Relationship Id="rId1144" Type="http://schemas.openxmlformats.org/officeDocument/2006/relationships/hyperlink" Target="https://manpages.debian.org/stable/openssh-client/ssh_config.5.en.html" TargetMode="External"/><Relationship Id="rId1153" Type="http://schemas.openxmlformats.org/officeDocument/2006/relationships/hyperlink" Target="https://mastering-shiny.org/" TargetMode="External"/><Relationship Id="rId1038" Type="http://schemas.openxmlformats.org/officeDocument/2006/relationships/hyperlink" Target="https://medialab.github.io/iwanthue/" TargetMode="External"/><Relationship Id="rId978"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7"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7" Type="http://schemas.openxmlformats.org/officeDocument/2006/relationships/hyperlink" Target="https://mitcommlab.mit.edu/be/2023/09/27/toward-an-evenbetterposter-improving-the-betterposter-template/" TargetMode="External"/><Relationship Id="rId912" Type="http://schemas.openxmlformats.org/officeDocument/2006/relationships/hyperlink" Target="https://mobaxterm.mobatek.net/" TargetMode="External"/><Relationship Id="rId1058" Type="http://schemas.openxmlformats.org/officeDocument/2006/relationships/hyperlink" Target="https://morrison-lab.github.io/psw/" TargetMode="External"/><Relationship Id="rId944" Type="http://schemas.openxmlformats.org/officeDocument/2006/relationships/hyperlink" Target="https://morrison-lab.github.io/wai/" TargetMode="External"/><Relationship Id="rId964" Type="http://schemas.openxmlformats.org/officeDocument/2006/relationships/hyperlink" Target="https://morrison-lab.github.io/wai/chapters/ai-use-policies.html" TargetMode="External"/><Relationship Id="rId1077" Type="http://schemas.openxmlformats.org/officeDocument/2006/relationships/hyperlink" Target="https://morrison-lab.github.io/wai/chapters/ai-use-policies.html#sec-ai-journal-articles" TargetMode="External"/><Relationship Id="rId965"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6" Type="http://schemas.openxmlformats.org/officeDocument/2006/relationships/hyperlink" Target="https://morrison-lab.github.io/wai/chapters/pr-workflow-with-agents.html" TargetMode="External"/><Relationship Id="rId1030" Type="http://schemas.openxmlformats.org/officeDocument/2006/relationships/hyperlink" Target="https://myidp.sciencecareers.org/" TargetMode="External"/><Relationship Id="rId791" Type="http://schemas.openxmlformats.org/officeDocument/2006/relationships/hyperlink" Target="https://ohmyz.sh/" TargetMode="External"/><Relationship Id="rId1117"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3"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9"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3" Type="http://schemas.openxmlformats.org/officeDocument/2006/relationships/hyperlink" Target="https://r-hub.github.io/cranlogs/" TargetMode="External"/><Relationship Id="rId867"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8"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3" Type="http://schemas.openxmlformats.org/officeDocument/2006/relationships/hyperlink" Target="https://r-pkgs.org/release.html" TargetMode="External"/><Relationship Id="rId870"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0"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2"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0"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9" Type="http://schemas.openxmlformats.org/officeDocument/2006/relationships/hyperlink" Target="https://rstudio.github.io/cheatsheets/html/data-transformation.html" TargetMode="External"/><Relationship Id="rId991" Type="http://schemas.openxmlformats.org/officeDocument/2006/relationships/hyperlink" Target="https://rstudio.github.io/cheatsheets/html/data-visualization.html" TargetMode="External"/><Relationship Id="rId993" Type="http://schemas.openxmlformats.org/officeDocument/2006/relationships/hyperlink" Target="https://rstudio.github.io/cheatsheets/html/rmarkdown.html" TargetMode="External"/><Relationship Id="rId990"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7"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2"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6"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2" Type="http://schemas.openxmlformats.org/officeDocument/2006/relationships/hyperlink" Target="https://slurm.schedmd.com/salloc.html" TargetMode="External"/><Relationship Id="rId1134" Type="http://schemas.openxmlformats.org/officeDocument/2006/relationships/hyperlink" Target="https://slurm.schedmd.com/sattach.html" TargetMode="External"/><Relationship Id="rId1136" Type="http://schemas.openxmlformats.org/officeDocument/2006/relationships/hyperlink" Target="https://slurm.schedmd.com/sbatch.html" TargetMode="External"/><Relationship Id="rId1138" Type="http://schemas.openxmlformats.org/officeDocument/2006/relationships/hyperlink" Target="https://slurm.schedmd.com/squeue.html" TargetMode="External"/><Relationship Id="rId1140"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1"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5" Type="http://schemas.openxmlformats.org/officeDocument/2006/relationships/hyperlink" Target="https://ucd-serg.github.io/lab-manual/appendix-copilot-instructions.html" TargetMode="External"/><Relationship Id="rId1167" Type="http://schemas.openxmlformats.org/officeDocument/2006/relationships/hyperlink" Target="https://ucd-serg.github.io/lab-manual/appendix-copilot-setup-steps.html" TargetMode="External"/><Relationship Id="rId850" Type="http://schemas.openxmlformats.org/officeDocument/2006/relationships/hyperlink" Target="https://ucd-serg.github.io/lab-manual/coding-practices.html#file-headers" TargetMode="External"/><Relationship Id="rId853" Type="http://schemas.openxmlformats.org/officeDocument/2006/relationships/hyperlink" Target="https://ucd-serg.github.io/lab-manual/coding-practices.html#function-documentation" TargetMode="External"/><Relationship Id="rId973" Type="http://schemas.openxmlformats.org/officeDocument/2006/relationships/hyperlink" Target="https://ucd-serg.github.io/lab-manual/coding-style.html" TargetMode="External"/><Relationship Id="rId856" Type="http://schemas.openxmlformats.org/officeDocument/2006/relationships/hyperlink" Target="https://ucd-serg.github.io/lab-manual/unix.html#example-code-for-runfilesavelogs" TargetMode="External"/><Relationship Id="rId987" Type="http://schemas.openxmlformats.org/officeDocument/2006/relationships/hyperlink" Target="https://ucdavisdatalab.github.io/install_guides/" TargetMode="External"/><Relationship Id="rId98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4" Type="http://schemas.openxmlformats.org/officeDocument/2006/relationships/hyperlink" Target="https://wiki.archlinux.org/title/Wayland" TargetMode="External"/><Relationship Id="rId925" Type="http://schemas.openxmlformats.org/officeDocument/2006/relationships/hyperlink" Target="https://wiki.x2go.org/" TargetMode="External"/><Relationship Id="rId277" Type="http://schemas.openxmlformats.org/officeDocument/2006/relationships/hyperlink" Target="https://withr.r-lib.org/" TargetMode="External"/><Relationship Id="rId1070"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9"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5" Type="http://schemas.openxmlformats.org/officeDocument/2006/relationships/hyperlink" Target="https://www.globalcodeofconduct.org/" TargetMode="External"/><Relationship Id="rId929"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9" Type="http://schemas.openxmlformats.org/officeDocument/2006/relationships/hyperlink" Target="https://www.medrxiv.org/" TargetMode="External"/><Relationship Id="rId1034" Type="http://schemas.openxmlformats.org/officeDocument/2006/relationships/hyperlink" Target="https://www.nature.com/articles/d41586-021-03603-2" TargetMode="External"/><Relationship Id="rId1023"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5"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1" Type="http://schemas.openxmlformats.org/officeDocument/2006/relationships/hyperlink" Target="https://www.training.nih.gov/career-services/" TargetMode="External"/><Relationship Id="rId910" Type="http://schemas.openxmlformats.org/officeDocument/2006/relationships/hyperlink" Target="https://www.xquartz.org/" TargetMode="External"/><Relationship Id="rId1035" Type="http://schemas.openxmlformats.org/officeDocument/2006/relationships/hyperlink" Target="https://www.youtube.com/watch?v=1RwJbhkCA58" TargetMode="External"/><Relationship Id="rId101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3"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3"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5" Type="http://schemas.openxmlformats.org/officeDocument/2006/relationships/hyperlink" Target="http://adv-r.had.co.nz/Style.html" TargetMode="External"/><Relationship Id="rId1037" Type="http://schemas.openxmlformats.org/officeDocument/2006/relationships/hyperlink" Target="http://colorbrewer2.org/" TargetMode="External"/><Relationship Id="rId1091"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1" Type="http://schemas.openxmlformats.org/officeDocument/2006/relationships/hyperlink" Target="https://code.claude.com/docs/en/claude-code-on-the-web#auto-fix-pull-requests" TargetMode="External"/><Relationship Id="rId1002"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9"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2" Type="http://schemas.openxmlformats.org/officeDocument/2006/relationships/hyperlink" Target="https://cran.r-project.org/" TargetMode="External"/><Relationship Id="rId1075" Type="http://schemas.openxmlformats.org/officeDocument/2006/relationships/hyperlink" Target="https://cran.r-project.org/package=flexlsx" TargetMode="External"/><Relationship Id="rId92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8" Type="http://schemas.openxmlformats.org/officeDocument/2006/relationships/hyperlink" Target="https://data-dict.tidyverse.org/" TargetMode="External"/><Relationship Id="rId1095" Type="http://schemas.openxmlformats.org/officeDocument/2006/relationships/hyperlink" Target="https://datadryad.org/" TargetMode="External"/><Relationship Id="rId1074"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6"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1"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0" Type="http://schemas.openxmlformats.org/officeDocument/2006/relationships/hyperlink" Target="https://docs.github.com/en/get-started/archiving-your-github-personal-account-and-public-repositories/requesting-an-archive-of-your-personal-accounts-data" TargetMode="External"/><Relationship Id="rId860"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2" Type="http://schemas.openxmlformats.org/officeDocument/2006/relationships/hyperlink" Target="https://docs.github.com/en/rest/migrations/orgs" TargetMode="External"/><Relationship Id="rId1124"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9" Type="http://schemas.openxmlformats.org/officeDocument/2006/relationships/hyperlink" Target="https://docs.google.com/document/d/1ckgRCcr7FFPyymyMA6Y_-cB_vftOyrrxT28c6gRg0PI/edit" TargetMode="External"/><Relationship Id="rId1111" Type="http://schemas.openxmlformats.org/officeDocument/2006/relationships/hyperlink" Target="https://doi.org/10.1038/467775a" TargetMode="External"/><Relationship Id="rId1115" Type="http://schemas.openxmlformats.org/officeDocument/2006/relationships/hyperlink" Target="https://doi.org/10.1038/526182a" TargetMode="External"/><Relationship Id="rId1146" Type="http://schemas.openxmlformats.org/officeDocument/2006/relationships/hyperlink" Target="https://doi.org/10.1038/d41586-019-00067-3" TargetMode="External"/><Relationship Id="rId1082" Type="http://schemas.openxmlformats.org/officeDocument/2006/relationships/hyperlink" Target="https://doi.org/10.1038/d41586-019-01431-z" TargetMode="External"/><Relationship Id="rId1130" Type="http://schemas.openxmlformats.org/officeDocument/2006/relationships/hyperlink" Target="https://doi.org/10.1038/d41586-019-02918-5" TargetMode="External"/><Relationship Id="rId1149" Type="http://schemas.openxmlformats.org/officeDocument/2006/relationships/hyperlink" Target="https://doi.org/10.1038/d41586-021-03603-2" TargetMode="External"/><Relationship Id="rId1089" Type="http://schemas.openxmlformats.org/officeDocument/2006/relationships/hyperlink" Target="https://doi.org/10.1038/s41467-020-19160-7" TargetMode="External"/><Relationship Id="rId1113" Type="http://schemas.openxmlformats.org/officeDocument/2006/relationships/hyperlink" Target="https://doi.org/10.1038/s41562-016-0021" TargetMode="External"/><Relationship Id="rId1098" Type="http://schemas.openxmlformats.org/officeDocument/2006/relationships/hyperlink" Target="https://doi.org/10.1201/9781003029878" TargetMode="External"/><Relationship Id="rId1151" Type="http://schemas.openxmlformats.org/officeDocument/2006/relationships/hyperlink" Target="https://doi.org/10.1201/9781351201315" TargetMode="External"/><Relationship Id="rId1128" Type="http://schemas.openxmlformats.org/officeDocument/2006/relationships/hyperlink" Target="https://doi.org/10.1371/journal.pcbi.1003833" TargetMode="External"/><Relationship Id="rId1080"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9"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7"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7"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6"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6"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1"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4"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2"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5"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2" Type="http://schemas.openxmlformats.org/officeDocument/2006/relationships/hyperlink" Target="https://github.com/mponce0/Visualize.CRAN.Downloads" TargetMode="External"/><Relationship Id="rId105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6"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3"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0"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8" Type="http://schemas.openxmlformats.org/officeDocument/2006/relationships/hyperlink" Target="https://github.com/tmux/tmux/wiki" TargetMode="External"/><Relationship Id="rId880" Type="http://schemas.openxmlformats.org/officeDocument/2006/relationships/hyperlink" Target="https://github.com/ucdavisdatalab" TargetMode="External"/><Relationship Id="rId986"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9" Type="http://schemas.openxmlformats.org/officeDocument/2006/relationships/hyperlink" Target="https://github.com/ucdavisdatalab/workshop_how-to-data-documentation" TargetMode="External"/><Relationship Id="rId1005" Type="http://schemas.openxmlformats.org/officeDocument/2006/relationships/hyperlink" Target="https://github.com/ucdavisdatalab/workshop_nlp_with_python" TargetMode="External"/><Relationship Id="rId1004" Type="http://schemas.openxmlformats.org/officeDocument/2006/relationships/hyperlink" Target="https://github.com/ucdavisdatalab/workshop_python_basics" TargetMode="External"/><Relationship Id="rId98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1" Type="http://schemas.openxmlformats.org/officeDocument/2006/relationships/hyperlink" Target="https://grants.nih.gov" TargetMode="External"/><Relationship Id="rId1022" Type="http://schemas.openxmlformats.org/officeDocument/2006/relationships/hyperlink" Target="https://grantwriting.stanford.edu/resources/funding-train/" TargetMode="External"/><Relationship Id="rId1086"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7"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5" Type="http://schemas.openxmlformats.org/officeDocument/2006/relationships/hyperlink" Target="https://journals.lww.com/epidem/Fulltext/2001/05000/The_Value_of_P.2.aspx" TargetMode="External"/><Relationship Id="rId1039" Type="http://schemas.openxmlformats.org/officeDocument/2006/relationships/hyperlink" Target="https://journals.plos.org/ploscompbiol/article?id=10.1371/journal.pcbi.1003833" TargetMode="External"/><Relationship Id="rId1093"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3"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1" Type="http://schemas.openxmlformats.org/officeDocument/2006/relationships/hyperlink" Target="https://link.springer.com/book/10.1007/978-3-030-98175-4" TargetMode="External"/><Relationship Id="rId1026"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2" Type="http://schemas.openxmlformats.org/officeDocument/2006/relationships/hyperlink" Target="https://man.openbsd.org/ssh_config" TargetMode="External"/><Relationship Id="rId1144" Type="http://schemas.openxmlformats.org/officeDocument/2006/relationships/hyperlink" Target="https://manpages.debian.org/stable/openssh-client/ssh_config.5.en.html" TargetMode="External"/><Relationship Id="rId1153" Type="http://schemas.openxmlformats.org/officeDocument/2006/relationships/hyperlink" Target="https://mastering-shiny.org/" TargetMode="External"/><Relationship Id="rId1038" Type="http://schemas.openxmlformats.org/officeDocument/2006/relationships/hyperlink" Target="https://medialab.github.io/iwanthue/" TargetMode="External"/><Relationship Id="rId978"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7"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7" Type="http://schemas.openxmlformats.org/officeDocument/2006/relationships/hyperlink" Target="https://mitcommlab.mit.edu/be/2023/09/27/toward-an-evenbetterposter-improving-the-betterposter-template/" TargetMode="External"/><Relationship Id="rId912" Type="http://schemas.openxmlformats.org/officeDocument/2006/relationships/hyperlink" Target="https://mobaxterm.mobatek.net/" TargetMode="External"/><Relationship Id="rId1058" Type="http://schemas.openxmlformats.org/officeDocument/2006/relationships/hyperlink" Target="https://morrison-lab.github.io/psw/" TargetMode="External"/><Relationship Id="rId944" Type="http://schemas.openxmlformats.org/officeDocument/2006/relationships/hyperlink" Target="https://morrison-lab.github.io/wai/" TargetMode="External"/><Relationship Id="rId964" Type="http://schemas.openxmlformats.org/officeDocument/2006/relationships/hyperlink" Target="https://morrison-lab.github.io/wai/chapters/ai-use-policies.html" TargetMode="External"/><Relationship Id="rId1077" Type="http://schemas.openxmlformats.org/officeDocument/2006/relationships/hyperlink" Target="https://morrison-lab.github.io/wai/chapters/ai-use-policies.html#sec-ai-journal-articles" TargetMode="External"/><Relationship Id="rId965"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6" Type="http://schemas.openxmlformats.org/officeDocument/2006/relationships/hyperlink" Target="https://morrison-lab.github.io/wai/chapters/pr-workflow-with-agents.html" TargetMode="External"/><Relationship Id="rId1030" Type="http://schemas.openxmlformats.org/officeDocument/2006/relationships/hyperlink" Target="https://myidp.sciencecareers.org/" TargetMode="External"/><Relationship Id="rId791" Type="http://schemas.openxmlformats.org/officeDocument/2006/relationships/hyperlink" Target="https://ohmyz.sh/" TargetMode="External"/><Relationship Id="rId1117"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3"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9"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3" Type="http://schemas.openxmlformats.org/officeDocument/2006/relationships/hyperlink" Target="https://r-hub.github.io/cranlogs/" TargetMode="External"/><Relationship Id="rId867"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8"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3" Type="http://schemas.openxmlformats.org/officeDocument/2006/relationships/hyperlink" Target="https://r-pkgs.org/release.html" TargetMode="External"/><Relationship Id="rId870"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0"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2"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0"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9" Type="http://schemas.openxmlformats.org/officeDocument/2006/relationships/hyperlink" Target="https://rstudio.github.io/cheatsheets/html/data-transformation.html" TargetMode="External"/><Relationship Id="rId991" Type="http://schemas.openxmlformats.org/officeDocument/2006/relationships/hyperlink" Target="https://rstudio.github.io/cheatsheets/html/data-visualization.html" TargetMode="External"/><Relationship Id="rId993" Type="http://schemas.openxmlformats.org/officeDocument/2006/relationships/hyperlink" Target="https://rstudio.github.io/cheatsheets/html/rmarkdown.html" TargetMode="External"/><Relationship Id="rId990"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7"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2"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6"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2" Type="http://schemas.openxmlformats.org/officeDocument/2006/relationships/hyperlink" Target="https://slurm.schedmd.com/salloc.html" TargetMode="External"/><Relationship Id="rId1134" Type="http://schemas.openxmlformats.org/officeDocument/2006/relationships/hyperlink" Target="https://slurm.schedmd.com/sattach.html" TargetMode="External"/><Relationship Id="rId1136" Type="http://schemas.openxmlformats.org/officeDocument/2006/relationships/hyperlink" Target="https://slurm.schedmd.com/sbatch.html" TargetMode="External"/><Relationship Id="rId1138" Type="http://schemas.openxmlformats.org/officeDocument/2006/relationships/hyperlink" Target="https://slurm.schedmd.com/squeue.html" TargetMode="External"/><Relationship Id="rId1140"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1"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5" Type="http://schemas.openxmlformats.org/officeDocument/2006/relationships/hyperlink" Target="https://ucd-serg.github.io/lab-manual/appendix-copilot-instructions.html" TargetMode="External"/><Relationship Id="rId1167" Type="http://schemas.openxmlformats.org/officeDocument/2006/relationships/hyperlink" Target="https://ucd-serg.github.io/lab-manual/appendix-copilot-setup-steps.html" TargetMode="External"/><Relationship Id="rId850" Type="http://schemas.openxmlformats.org/officeDocument/2006/relationships/hyperlink" Target="https://ucd-serg.github.io/lab-manual/coding-practices.html#file-headers" TargetMode="External"/><Relationship Id="rId853" Type="http://schemas.openxmlformats.org/officeDocument/2006/relationships/hyperlink" Target="https://ucd-serg.github.io/lab-manual/coding-practices.html#function-documentation" TargetMode="External"/><Relationship Id="rId973" Type="http://schemas.openxmlformats.org/officeDocument/2006/relationships/hyperlink" Target="https://ucd-serg.github.io/lab-manual/coding-style.html" TargetMode="External"/><Relationship Id="rId856" Type="http://schemas.openxmlformats.org/officeDocument/2006/relationships/hyperlink" Target="https://ucd-serg.github.io/lab-manual/unix.html#example-code-for-runfilesavelogs" TargetMode="External"/><Relationship Id="rId987" Type="http://schemas.openxmlformats.org/officeDocument/2006/relationships/hyperlink" Target="https://ucdavisdatalab.github.io/install_guides/" TargetMode="External"/><Relationship Id="rId98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4" Type="http://schemas.openxmlformats.org/officeDocument/2006/relationships/hyperlink" Target="https://wiki.archlinux.org/title/Wayland" TargetMode="External"/><Relationship Id="rId925" Type="http://schemas.openxmlformats.org/officeDocument/2006/relationships/hyperlink" Target="https://wiki.x2go.org/" TargetMode="External"/><Relationship Id="rId277" Type="http://schemas.openxmlformats.org/officeDocument/2006/relationships/hyperlink" Target="https://withr.r-lib.org/" TargetMode="External"/><Relationship Id="rId1070"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9"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5" Type="http://schemas.openxmlformats.org/officeDocument/2006/relationships/hyperlink" Target="https://www.globalcodeofconduct.org/" TargetMode="External"/><Relationship Id="rId929"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9" Type="http://schemas.openxmlformats.org/officeDocument/2006/relationships/hyperlink" Target="https://www.medrxiv.org/" TargetMode="External"/><Relationship Id="rId1034" Type="http://schemas.openxmlformats.org/officeDocument/2006/relationships/hyperlink" Target="https://www.nature.com/articles/d41586-021-03603-2" TargetMode="External"/><Relationship Id="rId1023"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5"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1" Type="http://schemas.openxmlformats.org/officeDocument/2006/relationships/hyperlink" Target="https://www.training.nih.gov/career-services/" TargetMode="External"/><Relationship Id="rId910" Type="http://schemas.openxmlformats.org/officeDocument/2006/relationships/hyperlink" Target="https://www.xquartz.org/" TargetMode="External"/><Relationship Id="rId1035" Type="http://schemas.openxmlformats.org/officeDocument/2006/relationships/hyperlink" Target="https://www.youtube.com/watch?v=1RwJbhkCA58" TargetMode="External"/><Relationship Id="rId101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3"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2026-09-02T16:34:07Z</dcterms:created>
  <dcterms:modified xsi:type="dcterms:W3CDTF">2026-09-02T16:34:07Z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