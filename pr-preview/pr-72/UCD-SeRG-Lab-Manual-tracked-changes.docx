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5" w:name="welcome-to-ucd-serg"/>
    <w:p>
      <w:pPr>
        <w:pStyle w:val="Heading1"/>
      </w:pPr>
      <w:r>
        <w:t xml:space="preserve">1. Welcome to UCD-SeRG!</w:t>
      </w:r>
    </w:p>
    <w:p>
      <w:pPr>
        <w:pStyle w:val="FirstParagraph"/>
      </w:pPr>
      <w:ins w:id="1003" w:author="PR Preview" w:date="2024-01-01T00:00:00Z">
        <w:r>
          <w:t xml:space="preserve">Adapted by UCD-SeRG team from</w:t>
        </w:r>
      </w:ins>
      <w:ins w:id="1003" w:author="PR Preview" w:date="2024-01-01T00:00:00Z">
        <w:r>
          <w:t xml:space="preserve"> </w:t>
        </w:r>
      </w:ins>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3">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4"/>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4"/>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4"/>
        </w:numPr>
      </w:pPr>
      <w:r>
        <w:t xml:space="preserve">Generally, strive to complete assigned tasks by the date listed.</w:t>
      </w:r>
    </w:p>
    <w:p>
      <w:pPr>
        <w:pStyle w:val="Compact"/>
        <w:numPr>
          <w:ilvl w:val="0"/>
          <w:numId w:val="1004"/>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4"/>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8"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1" w:name="sec-documenting-code"/>
    <w:p>
      <w:pPr>
        <w:pStyle w:val="Heading2"/>
      </w:pPr>
      <w:r>
        <w:t xml:space="preserve">6.9 Documenting your code</w:t>
      </w:r>
    </w:p>
    <w:bookmarkStart w:id="123"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r>
        <w:rPr>
          <w:rStyle w:val="VerbatimChar"/>
        </w:rPr>
        <w:t xml:space="preserve">{roxygen2}</w:t>
      </w:r>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7">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3"/>
    <w:bookmarkStart w:id="124"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4"/>
    <w:bookmarkStart w:id="126" w:name="sections-and-subsections"/>
    <w:p>
      <w:pPr>
        <w:pStyle w:val="Heading3"/>
      </w:pPr>
      <w:r>
        <w:t xml:space="preserve">6.9.3 Sections and subsections</w:t>
      </w:r>
    </w:p>
    <w:p>
      <w:pPr>
        <w:pStyle w:val="FirstParagraph"/>
      </w:pPr>
      <w:r>
        <w:t xml:space="preserve">Rstudio (</w:t>
      </w:r>
      <w:hyperlink r:id="rId12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6"/>
    <w:bookmarkStart w:id="128" w:name="code-folding"/>
    <w:p>
      <w:pPr>
        <w:pStyle w:val="Heading3"/>
      </w:pPr>
      <w:r>
        <w:t xml:space="preserve">6.9.4 Code folding</w:t>
      </w:r>
    </w:p>
    <w:p>
      <w:pPr>
        <w:pStyle w:val="FirstParagraph"/>
      </w:pPr>
      <w:r>
        <w:t xml:space="preserve">Consider using RStudio’s</w:t>
      </w:r>
      <w:r>
        <w:t xml:space="preserve"> </w:t>
      </w:r>
      <w:hyperlink r:id="rId12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8"/>
    <w:bookmarkStart w:id="130"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0"/>
    <w:bookmarkEnd w:id="131"/>
    <w:bookmarkStart w:id="137"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7"/>
    <w:bookmarkStart w:id="138"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8"/>
    <w:bookmarkStart w:id="140"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0"/>
    <w:bookmarkStart w:id="145" w:name="readingsaving-data"/>
    <w:p>
      <w:pPr>
        <w:pStyle w:val="Heading2"/>
      </w:pPr>
      <w:r>
        <w:t xml:space="preserve">6.13 Reading/Saving Data</w:t>
      </w:r>
    </w:p>
    <w:bookmarkStart w:id="143"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3"/>
    <w:bookmarkStart w:id="144"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4"/>
    <w:bookmarkEnd w:id="145"/>
    <w:bookmarkStart w:id="151"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8"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7">
        <w:r>
          <w:rPr>
            <w:rStyle w:val="Hyperlink"/>
          </w:rPr>
          <w:t xml:space="preserve">here</w:t>
        </w:r>
      </w:hyperlink>
      <w:r>
        <w:t xml:space="preserve">.</w:t>
      </w:r>
    </w:p>
    <w:bookmarkEnd w:id="148"/>
    <w:bookmarkStart w:id="150" w:name="dropbox"/>
    <w:p>
      <w:pPr>
        <w:pStyle w:val="Heading3"/>
      </w:pPr>
      <w:r>
        <w:t xml:space="preserve">6.14.2 Dropbox</w:t>
      </w:r>
    </w:p>
    <w:p>
      <w:pPr>
        <w:pStyle w:val="FirstParagraph"/>
      </w:pPr>
      <w:r>
        <w:t xml:space="preserve">Follow the instructions at</w:t>
      </w:r>
      <w:r>
        <w:t xml:space="preserve"> </w:t>
      </w:r>
      <w:hyperlink r:id="rId14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0"/>
    <w:bookmarkEnd w:id="151"/>
    <w:bookmarkStart w:id="160"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3">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5">
        <w:r>
          <w:rPr>
            <w:rStyle w:val="Hyperlink"/>
          </w:rPr>
          <w:t xml:space="preserve">Tidy Eval in 5 Minutes</w:t>
        </w:r>
      </w:hyperlink>
      <w:r>
        <w:t xml:space="preserve"> </w:t>
      </w:r>
      <w:r>
        <w:t xml:space="preserve">(video)</w:t>
      </w:r>
    </w:p>
    <w:p>
      <w:pPr>
        <w:pStyle w:val="Compact"/>
        <w:numPr>
          <w:ilvl w:val="0"/>
          <w:numId w:val="1043"/>
        </w:numPr>
      </w:pPr>
      <w:hyperlink r:id="rId156">
        <w:r>
          <w:rPr>
            <w:rStyle w:val="Hyperlink"/>
          </w:rPr>
          <w:t xml:space="preserve">Tidy Evaluation</w:t>
        </w:r>
      </w:hyperlink>
      <w:r>
        <w:t xml:space="preserve"> </w:t>
      </w:r>
      <w:r>
        <w:t xml:space="preserve">(e-book)</w:t>
      </w:r>
    </w:p>
    <w:p>
      <w:pPr>
        <w:pStyle w:val="Compact"/>
        <w:numPr>
          <w:ilvl w:val="0"/>
          <w:numId w:val="1043"/>
        </w:numPr>
      </w:pPr>
      <w:hyperlink r:id="rId157">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8">
        <w:r>
          <w:rPr>
            <w:rStyle w:val="Hyperlink"/>
          </w:rPr>
          <w:t xml:space="preserve">Standard Evaluation for *_join</w:t>
        </w:r>
      </w:hyperlink>
      <w:r>
        <w:t xml:space="preserve"> </w:t>
      </w:r>
      <w:r>
        <w:t xml:space="preserve">(stackoverflow)</w:t>
      </w:r>
    </w:p>
    <w:p>
      <w:pPr>
        <w:pStyle w:val="Compact"/>
        <w:numPr>
          <w:ilvl w:val="0"/>
          <w:numId w:val="1043"/>
        </w:numPr>
      </w:pPr>
      <w:hyperlink r:id="rId15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0"/>
    <w:bookmarkStart w:id="16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1">
        <w:r>
          <w:rPr>
            <w:rStyle w:val="Hyperlink"/>
          </w:rPr>
          <w:t xml:space="preserve">Feather package</w:t>
        </w:r>
      </w:hyperlink>
      <w:r>
        <w:t xml:space="preserve"> </w:t>
      </w:r>
      <w:r>
        <w:t xml:space="preserve">for exchanging data between the two languages</w:t>
      </w:r>
      <w:r>
        <w:t xml:space="preserve"> </w:t>
      </w:r>
      <w:hyperlink r:id="rId162">
        <w:r>
          <w:rPr>
            <w:rStyle w:val="Hyperlink"/>
          </w:rPr>
          <w:t xml:space="preserve">extremely quickly</w:t>
        </w:r>
      </w:hyperlink>
      <w:r>
        <w:t xml:space="preserve">.</w:t>
      </w:r>
    </w:p>
    <w:bookmarkEnd w:id="163"/>
    <w:bookmarkStart w:id="16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4"/>
    <w:bookmarkStart w:id="16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5"/>
    <w:bookmarkStart w:id="16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6"/>
    <w:bookmarkStart w:id="16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7"/>
    <w:bookmarkEnd w:id="168"/>
    <w:bookmarkEnd w:id="169"/>
    <w:bookmarkStart w:id="17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0"/>
    <w:bookmarkStart w:id="175" w:name="constructing-pull-requests"/>
    <w:p>
      <w:pPr>
        <w:pStyle w:val="Heading2"/>
      </w:pPr>
      <w:r>
        <w:t xml:space="preserve">6.19 Constructing Pull Requests</w:t>
      </w:r>
    </w:p>
    <w:bookmarkStart w:id="171"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1"/>
    <w:bookmarkStart w:id="172"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2"/>
    <w:bookmarkStart w:id="173"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3"/>
    <w:bookmarkStart w:id="174"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4"/>
    <w:bookmarkEnd w:id="175"/>
    <w:bookmarkStart w:id="180" w:name="reviewing-pull-requests"/>
    <w:p>
      <w:pPr>
        <w:pStyle w:val="Heading2"/>
      </w:pPr>
      <w:r>
        <w:t xml:space="preserve">6.20 Reviewing Pull Requests</w:t>
      </w:r>
    </w:p>
    <w:bookmarkStart w:id="176"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6"/>
    <w:bookmarkStart w:id="177"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7"/>
    <w:bookmarkStart w:id="178"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8"/>
    <w:bookmarkStart w:id="179"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9"/>
    <w:bookmarkEnd w:id="180"/>
    <w:bookmarkStart w:id="181"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1"/>
    <w:bookmarkStart w:id="197" w:name="sec-r-resources"/>
    <w:p>
      <w:pPr>
        <w:pStyle w:val="Heading2"/>
      </w:pPr>
      <w:r>
        <w:t xml:space="preserve">6.22 Additional Resources</w:t>
      </w:r>
    </w:p>
    <w:bookmarkStart w:id="188" w:name="r-package-development"/>
    <w:p>
      <w:pPr>
        <w:pStyle w:val="Heading3"/>
      </w:pPr>
      <w:r>
        <w:t xml:space="preserve">6.22.1 R Package Development</w:t>
      </w:r>
    </w:p>
    <w:p>
      <w:pPr>
        <w:pStyle w:val="Compact"/>
        <w:numPr>
          <w:ilvl w:val="0"/>
          <w:numId w:val="1052"/>
        </w:numPr>
      </w:pPr>
      <w:hyperlink r:id="rId182">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3">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4">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5">
        <w:r>
          <w:rPr>
            <w:rStyle w:val="Hyperlink"/>
          </w:rPr>
          <w:t xml:space="preserve">devtools documentation</w:t>
        </w:r>
      </w:hyperlink>
      <w:r>
        <w:t xml:space="preserve"> </w:t>
      </w:r>
      <w:r>
        <w:t xml:space="preserve">- essential development tools</w:t>
      </w:r>
    </w:p>
    <w:p>
      <w:pPr>
        <w:pStyle w:val="Compact"/>
        <w:numPr>
          <w:ilvl w:val="0"/>
          <w:numId w:val="1052"/>
        </w:numPr>
      </w:pPr>
      <w:hyperlink r:id="rId186">
        <w:r>
          <w:rPr>
            <w:rStyle w:val="Hyperlink"/>
          </w:rPr>
          <w:t xml:space="preserve">pkgdown documentation</w:t>
        </w:r>
      </w:hyperlink>
      <w:r>
        <w:t xml:space="preserve"> </w:t>
      </w:r>
      <w:r>
        <w:t xml:space="preserve">- create package websites</w:t>
      </w:r>
    </w:p>
    <w:p>
      <w:pPr>
        <w:pStyle w:val="Compact"/>
        <w:numPr>
          <w:ilvl w:val="0"/>
          <w:numId w:val="1052"/>
        </w:numPr>
      </w:pPr>
      <w:hyperlink r:id="rId187">
        <w:r>
          <w:rPr>
            <w:rStyle w:val="Hyperlink"/>
          </w:rPr>
          <w:t xml:space="preserve">testthat documentation</w:t>
        </w:r>
      </w:hyperlink>
      <w:r>
        <w:t xml:space="preserve"> </w:t>
      </w:r>
      <w:r>
        <w:t xml:space="preserve">- unit testing framework</w:t>
      </w:r>
    </w:p>
    <w:bookmarkEnd w:id="188"/>
    <w:bookmarkStart w:id="191" w:name="general-r-programming"/>
    <w:p>
      <w:pPr>
        <w:pStyle w:val="Heading3"/>
      </w:pPr>
      <w:r>
        <w:t xml:space="preserve">6.22.2 General R Programming</w:t>
      </w:r>
    </w:p>
    <w:p>
      <w:pPr>
        <w:pStyle w:val="Compact"/>
        <w:numPr>
          <w:ilvl w:val="0"/>
          <w:numId w:val="1053"/>
        </w:numPr>
      </w:pPr>
      <w:hyperlink r:id="rId189">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0">
        <w:r>
          <w:rPr>
            <w:rStyle w:val="Hyperlink"/>
          </w:rPr>
          <w:t xml:space="preserve">Advanced R</w:t>
        </w:r>
      </w:hyperlink>
      <w:r>
        <w:t xml:space="preserve"> </w:t>
      </w:r>
      <w:r>
        <w:t xml:space="preserve">by Hadley Wickham - deep dive into R programming and internals</w:t>
      </w:r>
    </w:p>
    <w:bookmarkEnd w:id="191"/>
    <w:bookmarkStart w:id="194" w:name="shiny-development"/>
    <w:p>
      <w:pPr>
        <w:pStyle w:val="Heading3"/>
      </w:pPr>
      <w:r>
        <w:t xml:space="preserve">6.22.3 Shiny Development</w:t>
      </w:r>
    </w:p>
    <w:p>
      <w:pPr>
        <w:pStyle w:val="Compact"/>
        <w:numPr>
          <w:ilvl w:val="0"/>
          <w:numId w:val="1054"/>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4"/>
    <w:bookmarkStart w:id="196" w:name="git-and-version-control"/>
    <w:p>
      <w:pPr>
        <w:pStyle w:val="Heading3"/>
      </w:pPr>
      <w:r>
        <w:t xml:space="preserve">6.22.4 Git and Version Control</w:t>
      </w:r>
    </w:p>
    <w:p>
      <w:pPr>
        <w:pStyle w:val="Compact"/>
        <w:numPr>
          <w:ilvl w:val="0"/>
          <w:numId w:val="1055"/>
        </w:numPr>
      </w:pPr>
      <w:hyperlink r:id="rId195">
        <w:r>
          <w:rPr>
            <w:rStyle w:val="Hyperlink"/>
          </w:rPr>
          <w:t xml:space="preserve">Happy Git and GitHub for the useR</w:t>
        </w:r>
      </w:hyperlink>
      <w:r>
        <w:t xml:space="preserve"> </w:t>
      </w:r>
      <w:r>
        <w:t xml:space="preserve">by Jenny Bryan - essential guide to using Git and GitHub with R</w:t>
      </w:r>
    </w:p>
    <w:bookmarkEnd w:id="196"/>
    <w:bookmarkEnd w:id="197"/>
    <w:bookmarkEnd w:id="198"/>
    <w:bookmarkStart w:id="246" w:name="sec-r-code-style"/>
    <w:p>
      <w:pPr>
        <w:pStyle w:val="Heading1"/>
      </w:pPr>
      <w:r>
        <w:t xml:space="preserve">7. R Code Style</w:t>
      </w:r>
    </w:p>
    <w:p>
      <w:pPr>
        <w:pStyle w:val="FirstParagraph"/>
      </w:pPr>
      <w:r>
        <w:t xml:space="preserve">Adapted by UCD-SeRG team from</w:t>
      </w:r>
      <w:r>
        <w:t xml:space="preserve"> </w:t>
      </w:r>
      <w:hyperlink r:id="rId199">
        <w:r>
          <w:rPr>
            <w:rStyle w:val="Hyperlink"/>
          </w:rPr>
          <w:t xml:space="preserve">original by Kunal Mishra, Jade Benjamin-Chung, and Stephanie Djajadi</w:t>
        </w:r>
      </w:hyperlink>
    </w:p>
    <w:p>
      <w:pPr>
        <w:pStyle w:val="BodyText"/>
      </w:pPr>
      <w:r>
        <w:t xml:space="preserve">Follow these code style guidelines for all R code:</w:t>
      </w:r>
    </w:p>
    <w:bookmarkStart w:id="200"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0"/>
    <w:bookmarkStart w:id="201"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1"/>
    <w:bookmarkStart w:id="205"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5"/>
    <w:bookmarkStart w:id="206"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6"/>
    <w:bookmarkStart w:id="208" w:name="markdown-and-quarto-formatting"/>
    <w:p>
      <w:pPr>
        <w:pStyle w:val="Heading2"/>
      </w:pPr>
      <w:r>
        <w:t xml:space="preserve">7.5 Markdown and Quarto Formatting</w:t>
      </w:r>
    </w:p>
    <w:bookmarkStart w:id="207"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7"/>
    <w:bookmarkEnd w:id="208"/>
    <w:bookmarkStart w:id="209"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09"/>
    <w:bookmarkStart w:id="210"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0"/>
    <w:bookmarkStart w:id="211"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1"/>
    <w:bookmarkStart w:id="212"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2"/>
    <w:bookmarkStart w:id="217"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note.png" id="21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note.png" id="21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2">
        <w:r>
          <w:rPr>
            <w:rStyle w:val="Hyperlink"/>
          </w:rPr>
          <w:t xml:space="preserve">Be Expressive: How to Give Your Variables Better Names</w:t>
        </w:r>
      </w:hyperlink>
    </w:p>
    <w:bookmarkEnd w:id="217"/>
    <w:bookmarkStart w:id="243" w:name="sec-style-auto-style"/>
    <w:p>
      <w:pPr>
        <w:pStyle w:val="Heading2"/>
      </w:pPr>
      <w:r>
        <w:t xml:space="preserve">7.11 Automated Tools for Style and Project Workflow</w:t>
      </w:r>
    </w:p>
    <w:bookmarkStart w:id="242" w:name="styling"/>
    <w:p>
      <w:pPr>
        <w:pStyle w:val="Heading3"/>
      </w:pPr>
      <w:r>
        <w:t xml:space="preserve">7.11.1 Styling</w:t>
      </w:r>
    </w:p>
    <w:bookmarkStart w:id="219"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19"/>
    <w:bookmarkStart w:id="230"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8" name="Picture"/>
                  <a:graphic>
                    <a:graphicData uri="http://schemas.openxmlformats.org/drawingml/2006/picture">
                      <pic:pic>
                        <pic:nvPicPr>
                          <pic:cNvPr descr="/opt/quarto/share/formats/docx/tip.png" id="229"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0"/>
    <w:bookmarkStart w:id="241"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2">
        <w:r>
          <w:rPr>
            <w:rStyle w:val="Hyperlink"/>
          </w:rPr>
          <w:t xml:space="preserve">in this link</w:t>
        </w:r>
      </w:hyperlink>
      <w:r>
        <w:t xml:space="preserve">,</w:t>
      </w:r>
      <w:r>
        <w:t xml:space="preserve"> </w:t>
      </w:r>
      <w:r>
        <w:t xml:space="preserve">and most guidelines are based on</w:t>
      </w:r>
      <w:r>
        <w:t xml:space="preserve"> </w:t>
      </w:r>
      <w:hyperlink r:id="rId233">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9" name="Picture"/>
                  <a:graphic>
                    <a:graphicData uri="http://schemas.openxmlformats.org/drawingml/2006/picture">
                      <pic:pic>
                        <pic:nvPicPr>
                          <pic:cNvPr descr="/opt/quarto/share/formats/docx/tip.png" id="240"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1"/>
    <w:bookmarkEnd w:id="242"/>
    <w:bookmarkEnd w:id="243"/>
    <w:bookmarkStart w:id="245" w:name="sec-r-resources-style"/>
    <w:p>
      <w:pPr>
        <w:pStyle w:val="Heading2"/>
      </w:pPr>
      <w:r>
        <w:t xml:space="preserve">7.12 Additional Resources</w:t>
      </w:r>
    </w:p>
    <w:p>
      <w:pPr>
        <w:pStyle w:val="Compact"/>
        <w:numPr>
          <w:ilvl w:val="0"/>
          <w:numId w:val="1062"/>
        </w:numPr>
      </w:pPr>
      <w:hyperlink r:id="rId244">
        <w:r>
          <w:rPr>
            <w:rStyle w:val="Hyperlink"/>
          </w:rPr>
          <w:t xml:space="preserve">Tidyverse style guide</w:t>
        </w:r>
      </w:hyperlink>
      <w:r>
        <w:t xml:space="preserve">: Detailed coding style conventions for writing clear, consistent R code. Covers naming, syntax, pipes, functions, and more.</w:t>
      </w:r>
    </w:p>
    <w:bookmarkEnd w:id="245"/>
    <w:bookmarkEnd w:id="246"/>
    <w:bookmarkStart w:id="252" w:name="big-data"/>
    <w:p>
      <w:pPr>
        <w:pStyle w:val="Heading1"/>
      </w:pPr>
      <w:r>
        <w:t xml:space="preserve">8. Big data</w:t>
      </w:r>
    </w:p>
    <w:p>
      <w:pPr>
        <w:pStyle w:val="FirstParagraph"/>
      </w:pPr>
      <w:r>
        <w:t xml:space="preserve">Adapted by UCD-SeRG team from</w:t>
      </w:r>
      <w:r>
        <w:t xml:space="preserve"> </w:t>
      </w:r>
      <w:hyperlink r:id="rId247">
        <w:r>
          <w:rPr>
            <w:rStyle w:val="Hyperlink"/>
          </w:rPr>
          <w:t xml:space="preserve">original by Kunal Mishra and Jade Benjamin-Chung</w:t>
        </w:r>
      </w:hyperlink>
    </w:p>
    <w:bookmarkStart w:id="249"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8">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9"/>
    <w:bookmarkStart w:id="250"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0"/>
    <w:bookmarkStart w:id="251"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51"/>
    <w:bookmarkEnd w:id="252"/>
    <w:bookmarkStart w:id="263" w:name="data-masking"/>
    <w:p>
      <w:pPr>
        <w:pStyle w:val="Heading1"/>
      </w:pPr>
      <w:r>
        <w:t xml:space="preserve">9. Data masking</w:t>
      </w:r>
    </w:p>
    <w:p>
      <w:pPr>
        <w:pStyle w:val="FirstParagraph"/>
      </w:pPr>
      <w:r>
        <w:t xml:space="preserve">Adapted by UCD-SeRG team from</w:t>
      </w:r>
      <w:r>
        <w:t xml:space="preserve"> </w:t>
      </w:r>
      <w:hyperlink r:id="rId253">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57" w:name="fig-data-masking"/>
          <w:p>
            <w:pPr>
              <w:pStyle w:val="Compact"/>
              <w:jc w:val="center"/>
            </w:pPr>
            <w:r>
              <w:drawing>
                <wp:inline>
                  <wp:extent cx="2667000" cy="1103368"/>
                  <wp:effectExtent b="0" l="0" r="0" t="0"/>
                  <wp:docPr descr="" title="" id="255" name="Picture"/>
                  <a:graphic>
                    <a:graphicData uri="http://schemas.openxmlformats.org/drawingml/2006/picture">
                      <pic:pic>
                        <pic:nvPicPr>
                          <pic:cNvPr descr="assets/images/data-masking.PNG" id="256" name="Picture"/>
                          <pic:cNvPicPr>
                            <a:picLocks noChangeArrowheads="1" noChangeAspect="1"/>
                          </pic:cNvPicPr>
                        </pic:nvPicPr>
                        <pic:blipFill>
                          <a:blip r:embed="rId2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8"/>
    <w:bookmarkStart w:id="2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9"/>
    <w:bookmarkEnd w:id="260"/>
    <w:bookmarkStart w:id="26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61"/>
    <w:bookmarkEnd w:id="262"/>
    <w:bookmarkEnd w:id="263"/>
    <w:bookmarkStart w:id="285" w:name="sec-github"/>
    <w:p>
      <w:pPr>
        <w:pStyle w:val="Heading1"/>
      </w:pPr>
      <w:r>
        <w:t xml:space="preserve">10. Github</w:t>
      </w:r>
    </w:p>
    <w:p>
      <w:pPr>
        <w:pStyle w:val="FirstParagraph"/>
      </w:pPr>
      <w:r>
        <w:t xml:space="preserve">Adapted by UCD-SeRG team from</w:t>
      </w:r>
      <w:r>
        <w:t xml:space="preserve"> </w:t>
      </w:r>
      <w:hyperlink r:id="rId264">
        <w:r>
          <w:rPr>
            <w:rStyle w:val="Hyperlink"/>
          </w:rPr>
          <w:t xml:space="preserve">original by Stephanie Djajadi and Nolan Pokpongkiat</w:t>
        </w:r>
      </w:hyperlink>
    </w:p>
    <w:bookmarkStart w:id="267" w:name="basics"/>
    <w:p>
      <w:pPr>
        <w:pStyle w:val="Heading2"/>
      </w:pPr>
      <w:r>
        <w:t xml:space="preserve">10.1 Basics</w:t>
      </w:r>
    </w:p>
    <w:p>
      <w:pPr>
        <w:pStyle w:val="Compact"/>
        <w:numPr>
          <w:ilvl w:val="0"/>
          <w:numId w:val="1065"/>
        </w:numPr>
      </w:pPr>
      <w:r>
        <w:t xml:space="preserve">A detailed tutorial of Git can be found</w:t>
      </w:r>
      <w:r>
        <w:t xml:space="preserve"> </w:t>
      </w:r>
      <w:hyperlink r:id="rId265">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5">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6">
        <w:r>
          <w:rPr>
            <w:rStyle w:val="Hyperlink"/>
          </w:rPr>
          <w:t xml:space="preserve">article</w:t>
        </w:r>
      </w:hyperlink>
      <w:r>
        <w:t xml:space="preserve"> </w:t>
      </w:r>
      <w:r>
        <w:t xml:space="preserve">to undo, fix, or remove commits in git.</w:t>
      </w:r>
    </w:p>
    <w:bookmarkEnd w:id="267"/>
    <w:bookmarkStart w:id="26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8">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9"/>
    <w:bookmarkStart w:id="27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70">
        <w:r>
          <w:rPr>
            <w:rStyle w:val="Hyperlink"/>
          </w:rPr>
          <w:t xml:space="preserve">here</w:t>
        </w:r>
      </w:hyperlink>
      <w:r>
        <w:t xml:space="preserve">. You can also find instructions on how to handle merge conflicts when joining branches together.</w:t>
      </w:r>
    </w:p>
    <w:bookmarkEnd w:id="271"/>
    <w:bookmarkStart w:id="274"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273" w:name="tbl-git-workflow"/>
          <w:p>
            <w:pPr>
              <w:jc w:val="center"/>
            </w:pPr>
            <w:pPr>
              <w:jc w:val="left"/>
              <w:spacing w:before="200"/>
              <w:pStyle w:val="ImageCaption"/>
            </w:pPr>
            <w:r>
              <w:t xml:space="preserve">Table 10.1: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2">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273"/>
          <w:p/>
        </w:tc>
      </w:tr>
    </w:tbl>
    <w:p>
      <w:pPr>
        <w:pStyle w:val="BodyText"/>
      </w:pPr>
      <w:r>
        <w:t xml:space="preserve">Other helpful commands are listed below.</w:t>
      </w:r>
    </w:p>
    <w:bookmarkEnd w:id="274"/>
    <w:bookmarkStart w:id="276" w:name="commonly-used-git-commands"/>
    <w:p>
      <w:pPr>
        <w:pStyle w:val="Heading2"/>
      </w:pPr>
      <w:r>
        <w:t xml:space="preserve">10.5 Commonly Used Git Commands</w:t>
      </w:r>
    </w:p>
    <w:tbl>
      <w:tblPr>
        <w:tblStyle w:val="Table"/>
        <w:tblW w:type="pct" w:w="5000"/>
        <w:tblLayout w:type="fixed"/>
        <w:tblLook w:firstRow="0" w:lastRow="0" w:firstColumn="0" w:lastColumn="0" w:noHBand="0" w:noVBand="0" w:val="0000"/>
      </w:tblPr>
      <w:tblGrid>
        <w:gridCol w:w="7920"/>
      </w:tblGrid>
      <w:tr>
        <w:tc>
          <w:tcPr/>
          <w:bookmarkStart w:id="275" w:name="tbl-git-commands"/>
          <w:p>
            <w:pPr>
              <w:jc w:val="center"/>
            </w:pPr>
            <w:pPr>
              <w:jc w:val="left"/>
              <w:spacing w:before="200"/>
              <w:pStyle w:val="ImageCaption"/>
            </w:pPr>
            <w:r>
              <w:t xml:space="preserve">Table 10.2: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275"/>
          <w:p/>
        </w:tc>
      </w:tr>
    </w:tbl>
    <w:bookmarkEnd w:id="276"/>
    <w:bookmarkStart w:id="277"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7"/>
    <w:bookmarkStart w:id="281"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8"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8"/>
    <w:bookmarkStart w:id="280"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9">
        <w:r>
          <w:rPr>
            <w:rStyle w:val="Hyperlink"/>
          </w:rPr>
          <w:t xml:space="preserve">Repeated Amend chapter</w:t>
        </w:r>
      </w:hyperlink>
      <w:r>
        <w:t xml:space="preserve"> </w:t>
      </w:r>
      <w:r>
        <w:t xml:space="preserve">in Happy Git with R.</w:t>
      </w:r>
    </w:p>
    <w:bookmarkEnd w:id="280"/>
    <w:bookmarkEnd w:id="281"/>
    <w:bookmarkStart w:id="284"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8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3">
        <w:r>
          <w:rPr>
            <w:rStyle w:val="Hyperlink"/>
          </w:rPr>
          <w:t xml:space="preserve">great discussion of project-oriented workflows</w:t>
        </w:r>
      </w:hyperlink>
      <w:r>
        <w:t xml:space="preserve">, extolling the virtues of a self-contained, portable projects, for your reference.</w:t>
      </w:r>
    </w:p>
    <w:bookmarkEnd w:id="284"/>
    <w:bookmarkEnd w:id="285"/>
    <w:bookmarkStart w:id="308" w:name="sec-unix"/>
    <w:p>
      <w:pPr>
        <w:pStyle w:val="Heading1"/>
      </w:pPr>
      <w:r>
        <w:t xml:space="preserve">11. Unix</w:t>
      </w:r>
    </w:p>
    <w:p>
      <w:pPr>
        <w:pStyle w:val="FirstParagraph"/>
      </w:pPr>
      <w:r>
        <w:t xml:space="preserve">Adapted by UCD-SeRG team from</w:t>
      </w:r>
      <w:r>
        <w:t xml:space="preserve"> </w:t>
      </w:r>
      <w:hyperlink r:id="rId28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91"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90" w:name="fig-unix-desktop"/>
          <w:p>
            <w:pPr>
              <w:pStyle w:val="Compact"/>
              <w:jc w:val="center"/>
            </w:pPr>
            <w:r>
              <w:drawing>
                <wp:inline>
                  <wp:extent cx="5334000" cy="3380267"/>
                  <wp:effectExtent b="0" l="0" r="0" t="0"/>
                  <wp:docPr descr="" title="" id="288" name="Picture"/>
                  <a:graphic>
                    <a:graphicData uri="http://schemas.openxmlformats.org/drawingml/2006/picture">
                      <pic:pic>
                        <pic:nvPicPr>
                          <pic:cNvPr descr="assets/images/ex-desktop.jpg" id="289" name="Picture"/>
                          <pic:cNvPicPr>
                            <a:picLocks noChangeArrowheads="1" noChangeAspect="1"/>
                          </pic:cNvPicPr>
                        </pic:nvPicPr>
                        <pic:blipFill>
                          <a:blip r:embed="rId28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Example desktop with folders and files</w:t>
            </w:r>
          </w:p>
          <w:bookmarkEnd w:id="290"/>
        </w:tc>
      </w:tr>
    </w:tbl>
    <w:bookmarkEnd w:id="291"/>
    <w:bookmarkStart w:id="297"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292" w:name="tbl-unix-basic-commands"/>
          <w:p>
            <w:pPr>
              <w:jc w:val="center"/>
            </w:pPr>
            <w:pPr>
              <w:jc w:val="left"/>
              <w:spacing w:before="200"/>
              <w:pStyle w:val="ImageCaption"/>
            </w:pPr>
            <w:r>
              <w:t xml:space="preserve">Table 11.1: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29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96" w:name="fig-unix-terminal"/>
          <w:p>
            <w:pPr>
              <w:pStyle w:val="Compact"/>
              <w:jc w:val="center"/>
            </w:pPr>
            <w:r>
              <w:drawing>
                <wp:inline>
                  <wp:extent cx="4488872" cy="8862646"/>
                  <wp:effectExtent b="0" l="0" r="0" t="0"/>
                  <wp:docPr descr="" title="" id="294" name="Picture"/>
                  <a:graphic>
                    <a:graphicData uri="http://schemas.openxmlformats.org/drawingml/2006/picture">
                      <pic:pic>
                        <pic:nvPicPr>
                          <pic:cNvPr descr="assets/images/ex-terminal.PNG" id="295" name="Picture"/>
                          <pic:cNvPicPr>
                            <a:picLocks noChangeArrowheads="1" noChangeAspect="1"/>
                          </pic:cNvPicPr>
                        </pic:nvPicPr>
                        <pic:blipFill>
                          <a:blip r:embed="rId29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Terminal output after executing basic Unix commands</w:t>
            </w:r>
          </w:p>
          <w:bookmarkEnd w:id="296"/>
        </w:tc>
      </w:tr>
    </w:tbl>
    <w:bookmarkEnd w:id="297"/>
    <w:bookmarkStart w:id="299" w:name="running-bash-scripts"/>
    <w:p>
      <w:pPr>
        <w:pStyle w:val="Heading2"/>
      </w:pPr>
      <w:r>
        <w:t xml:space="preserve">11.3 Running Bash Scripts</w:t>
      </w:r>
    </w:p>
    <w:tbl>
      <w:tblPr>
        <w:tblStyle w:val="Table"/>
        <w:tblW w:type="pct" w:w="5000"/>
        <w:tblLayout w:type="fixed"/>
        <w:tblLook w:firstRow="0" w:lastRow="0" w:firstColumn="0" w:lastColumn="0" w:noHBand="0" w:noVBand="0" w:val="0000"/>
      </w:tblPr>
      <w:tblGrid>
        <w:gridCol w:w="7920"/>
      </w:tblGrid>
      <w:tr>
        <w:tc>
          <w:tcPr/>
          <w:bookmarkStart w:id="298" w:name="tbl-unix-bash-scripts"/>
          <w:p>
            <w:pPr>
              <w:jc w:val="center"/>
            </w:pPr>
            <w:pPr>
              <w:jc w:val="left"/>
              <w:spacing w:before="200"/>
              <w:pStyle w:val="ImageCaption"/>
            </w:pPr>
            <w:r>
              <w:t xml:space="preserve">Table 11.2: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298"/>
          <w:p/>
        </w:tc>
      </w:tr>
    </w:tbl>
    <w:bookmarkEnd w:id="299"/>
    <w:bookmarkStart w:id="30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0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01"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01"/>
    <w:bookmarkEnd w:id="302"/>
    <w:bookmarkStart w:id="30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03"/>
    <w:bookmarkStart w:id="30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0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0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05"/>
    <w:bookmarkStart w:id="30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306"/>
    <w:bookmarkEnd w:id="307"/>
    <w:bookmarkEnd w:id="308"/>
    <w:bookmarkStart w:id="314" w:name="reproducible-environments"/>
    <w:p>
      <w:pPr>
        <w:pStyle w:val="Heading1"/>
      </w:pPr>
      <w:r>
        <w:t xml:space="preserve">12. Reproducible Environments</w:t>
      </w:r>
    </w:p>
    <w:p>
      <w:pPr>
        <w:pStyle w:val="FirstParagraph"/>
      </w:pPr>
      <w:r>
        <w:t xml:space="preserve">Adapted by UCD-SeRG team from</w:t>
      </w:r>
      <w:r>
        <w:t xml:space="preserve"> </w:t>
      </w:r>
      <w:hyperlink r:id="rId309">
        <w:r>
          <w:rPr>
            <w:rStyle w:val="Hyperlink"/>
          </w:rPr>
          <w:t xml:space="preserve">original by Anna Nguyen</w:t>
        </w:r>
      </w:hyperlink>
    </w:p>
    <w:bookmarkStart w:id="313" w:name="package-version-control-with-renv"/>
    <w:p>
      <w:pPr>
        <w:pStyle w:val="Heading2"/>
      </w:pPr>
      <w:r>
        <w:t xml:space="preserve">12.1 Package Version Control with renv</w:t>
      </w:r>
    </w:p>
    <w:bookmarkStart w:id="31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10"/>
    <w:bookmarkStart w:id="31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11"/>
    <w:bookmarkStart w:id="31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12"/>
    <w:bookmarkEnd w:id="313"/>
    <w:bookmarkEnd w:id="314"/>
    <w:bookmarkStart w:id="329" w:name="code-publication"/>
    <w:p>
      <w:pPr>
        <w:pStyle w:val="Heading1"/>
      </w:pPr>
      <w:r>
        <w:t xml:space="preserve">13. Code Publication</w:t>
      </w:r>
    </w:p>
    <w:p>
      <w:pPr>
        <w:pStyle w:val="FirstParagraph"/>
      </w:pPr>
      <w:r>
        <w:t xml:space="preserve">Adapted by UCD-SeRG team from</w:t>
      </w:r>
      <w:r>
        <w:t xml:space="preserve"> </w:t>
      </w:r>
      <w:hyperlink r:id="rId315">
        <w:r>
          <w:rPr>
            <w:rStyle w:val="Hyperlink"/>
          </w:rPr>
          <w:t xml:space="preserve">original by Nolan Pokpongkiat</w:t>
        </w:r>
      </w:hyperlink>
    </w:p>
    <w:bookmarkStart w:id="316"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16"/>
    <w:bookmarkStart w:id="31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7">
        <w:r>
          <w:rPr>
            <w:rStyle w:val="Hyperlink"/>
          </w:rPr>
          <w:t xml:space="preserve">here.</w:t>
        </w:r>
      </w:hyperlink>
    </w:p>
    <w:bookmarkEnd w:id="318"/>
    <w:bookmarkStart w:id="31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9"/>
    <w:bookmarkStart w:id="32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20">
        <w:r>
          <w:rPr>
            <w:rStyle w:val="Hyperlink"/>
          </w:rPr>
          <w:t xml:space="preserve">here.</w:t>
        </w:r>
      </w:hyperlink>
    </w:p>
    <w:bookmarkEnd w:id="321"/>
    <w:bookmarkStart w:id="32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22"/>
    <w:bookmarkStart w:id="32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23">
        <w:r>
          <w:rPr>
            <w:rStyle w:val="Hyperlink"/>
          </w:rPr>
          <w:t xml:space="preserve">here.</w:t>
        </w:r>
      </w:hyperlink>
    </w:p>
    <w:bookmarkEnd w:id="324"/>
    <w:bookmarkStart w:id="32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25"/>
    <w:bookmarkStart w:id="32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26"/>
    <w:bookmarkStart w:id="32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7">
        <w:r>
          <w:rPr>
            <w:rStyle w:val="Hyperlink"/>
          </w:rPr>
          <w:t xml:space="preserve">here.</w:t>
        </w:r>
      </w:hyperlink>
    </w:p>
    <w:bookmarkEnd w:id="328"/>
    <w:bookmarkEnd w:id="329"/>
    <w:bookmarkStart w:id="350" w:name="data-publication"/>
    <w:p>
      <w:pPr>
        <w:pStyle w:val="Heading1"/>
      </w:pPr>
      <w:r>
        <w:t xml:space="preserve">14. Data Publication</w:t>
      </w:r>
    </w:p>
    <w:p>
      <w:pPr>
        <w:pStyle w:val="FirstParagraph"/>
      </w:pPr>
      <w:r>
        <w:t xml:space="preserve">Adapted from Fanice Nyatigo and Ben Arnold’s chapter in the</w:t>
      </w:r>
      <w:r>
        <w:t xml:space="preserve"> </w:t>
      </w:r>
      <w:hyperlink r:id="rId330">
        <w:r>
          <w:rPr>
            <w:rStyle w:val="Hyperlink"/>
          </w:rPr>
          <w:t xml:space="preserve">Proctor-UCSF Lab Manual</w:t>
        </w:r>
      </w:hyperlink>
    </w:p>
    <w:bookmarkStart w:id="333"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31">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32">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33"/>
    <w:bookmarkStart w:id="337"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34"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34"/>
    <w:bookmarkStart w:id="335"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35"/>
    <w:bookmarkStart w:id="336"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36"/>
    <w:bookmarkEnd w:id="337"/>
    <w:bookmarkStart w:id="341" w:name="create-public-ids"/>
    <w:p>
      <w:pPr>
        <w:pStyle w:val="Heading2"/>
      </w:pPr>
      <w:r>
        <w:t xml:space="preserve">14.3 Create public IDs</w:t>
      </w:r>
    </w:p>
    <w:bookmarkStart w:id="338"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8"/>
    <w:bookmarkStart w:id="339"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9"/>
    <w:bookmarkStart w:id="340"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40"/>
    <w:bookmarkEnd w:id="341"/>
    <w:bookmarkStart w:id="345"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4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44"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43">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44"/>
    <w:bookmarkEnd w:id="345"/>
    <w:bookmarkStart w:id="346"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46"/>
    <w:bookmarkStart w:id="347"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7"/>
    <w:bookmarkStart w:id="34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8">
        <w:r>
          <w:rPr>
            <w:rStyle w:val="Hyperlink"/>
          </w:rPr>
          <w:t xml:space="preserve">How to Store and Manage Your Data - PLOS</w:t>
        </w:r>
      </w:hyperlink>
    </w:p>
    <w:bookmarkEnd w:id="349"/>
    <w:bookmarkEnd w:id="350"/>
    <w:bookmarkStart w:id="371" w:name="sec-slurm"/>
    <w:p>
      <w:pPr>
        <w:pStyle w:val="Heading1"/>
      </w:pPr>
      <w:r>
        <w:t xml:space="preserve">15. High-performance computing (HPC)</w:t>
      </w:r>
    </w:p>
    <w:p>
      <w:pPr>
        <w:pStyle w:val="FirstParagraph"/>
      </w:pPr>
      <w:r>
        <w:t xml:space="preserve">Adapted by UCD-SeRG team from</w:t>
      </w:r>
      <w:r>
        <w:t xml:space="preserve"> </w:t>
      </w:r>
      <w:hyperlink r:id="rId35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55" w:name="uc-davis-computing-resources"/>
    <w:p>
      <w:pPr>
        <w:pStyle w:val="Heading2"/>
      </w:pPr>
      <w:r>
        <w:t xml:space="preserve">15.1 UC Davis Computing Resources</w:t>
      </w:r>
    </w:p>
    <w:bookmarkStart w:id="35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5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5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54"/>
    <w:bookmarkEnd w:id="355"/>
    <w:bookmarkStart w:id="35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5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56"/>
    <w:bookmarkEnd w:id="357"/>
    <w:bookmarkStart w:id="35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5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8"/>
    <w:bookmarkStart w:id="35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52">
        <w:r>
          <w:rPr>
            <w:rStyle w:val="Hyperlink"/>
          </w:rPr>
          <w:t xml:space="preserve">hpc.ucdavis.edu</w:t>
        </w:r>
      </w:hyperlink>
      <w:r>
        <w:t xml:space="preserve"> </w:t>
      </w:r>
      <w:r>
        <w:t xml:space="preserve">for support information.</w:t>
      </w:r>
    </w:p>
    <w:bookmarkEnd w:id="359"/>
    <w:bookmarkStart w:id="36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6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60"/>
    <w:bookmarkStart w:id="36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61"/>
    <w:bookmarkStart w:id="36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62"/>
    <w:bookmarkEnd w:id="363"/>
    <w:bookmarkStart w:id="368" w:name="storage-group-storage-access"/>
    <w:p>
      <w:pPr>
        <w:pStyle w:val="Heading2"/>
      </w:pPr>
      <w:r>
        <w:t xml:space="preserve">15.6 Storage &amp; group storage access</w:t>
      </w:r>
    </w:p>
    <w:bookmarkStart w:id="36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52">
        <w:r>
          <w:rPr>
            <w:rStyle w:val="Hyperlink"/>
          </w:rPr>
          <w:t xml:space="preserve">UC Davis HPC documentation</w:t>
        </w:r>
      </w:hyperlink>
      <w:r>
        <w:t xml:space="preserve"> </w:t>
      </w:r>
      <w:r>
        <w:t xml:space="preserve">for specific storage options and quotas.</w:t>
      </w:r>
    </w:p>
    <w:bookmarkEnd w:id="364"/>
    <w:bookmarkStart w:id="36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65"/>
    <w:bookmarkStart w:id="36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6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7"/>
    <w:bookmarkEnd w:id="368"/>
    <w:bookmarkStart w:id="370"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9">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70"/>
    <w:bookmarkEnd w:id="371"/>
    <w:bookmarkStart w:id="434" w:name="working-with-ai"/>
    <w:p>
      <w:pPr>
        <w:pStyle w:val="Heading1"/>
      </w:pPr>
      <w:r>
        <w:t xml:space="preserve">16. Working with AI</w:t>
      </w:r>
    </w:p>
    <w:p>
      <w:pPr>
        <w:pStyle w:val="FirstParagraph"/>
      </w:pPr>
      <w:hyperlink r:id="rId37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73"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73"/>
    <w:bookmarkStart w:id="374"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74"/>
    <w:bookmarkStart w:id="375"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75"/>
    <w:bookmarkStart w:id="404" w:name="coding-agents"/>
    <w:p>
      <w:pPr>
        <w:pStyle w:val="Heading2"/>
      </w:pPr>
      <w:r>
        <w:t xml:space="preserve">16.4 Coding Agents</w:t>
      </w:r>
    </w:p>
    <w:p>
      <w:pPr>
        <w:pStyle w:val="FirstParagraph"/>
      </w:pPr>
      <w:r>
        <w:t xml:space="preserve">We recommend working with</w:t>
      </w:r>
      <w:r>
        <w:t xml:space="preserve"> </w:t>
      </w:r>
      <w:hyperlink r:id="rId376">
        <w:r>
          <w:rPr>
            <w:rStyle w:val="Hyperlink"/>
            <w:b/>
            <w:bCs/>
          </w:rPr>
          <w:t xml:space="preserve">AI coding agents</w:t>
        </w:r>
      </w:hyperlink>
      <w:r>
        <w:t xml:space="preserve"> </w:t>
      </w:r>
      <w:r>
        <w:t xml:space="preserve">to</w:t>
      </w:r>
      <w:r>
        <w:t xml:space="preserve"> </w:t>
      </w:r>
      <w:hyperlink r:id="rId372">
        <w:r>
          <w:rPr>
            <w:rStyle w:val="Hyperlink"/>
          </w:rPr>
          <w:t xml:space="preserve">help you code</w:t>
        </w:r>
      </w:hyperlink>
      <w:r>
        <w:t xml:space="preserve">.</w:t>
      </w:r>
    </w:p>
    <w:bookmarkStart w:id="378" w:name="what-are-ai-coding-agents"/>
    <w:p>
      <w:pPr>
        <w:pStyle w:val="Heading3"/>
      </w:pPr>
      <w:r>
        <w:t xml:space="preserve">16.4.1 What are AI coding agents?</w:t>
      </w:r>
    </w:p>
    <w:p>
      <w:pPr>
        <w:pStyle w:val="FirstParagraph"/>
      </w:pPr>
      <w:r>
        <w:t xml:space="preserve">AI coding agents are</w:t>
      </w:r>
      <w:r>
        <w:t xml:space="preserve"> </w:t>
      </w:r>
      <w:hyperlink r:id="rId37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087"/>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087"/>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087"/>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087"/>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087"/>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087"/>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088"/>
        </w:numPr>
      </w:pPr>
      <w:r>
        <w:t xml:space="preserve">Reviewing the agent’s work</w:t>
      </w:r>
    </w:p>
    <w:p>
      <w:pPr>
        <w:pStyle w:val="Compact"/>
        <w:numPr>
          <w:ilvl w:val="0"/>
          <w:numId w:val="1088"/>
        </w:numPr>
      </w:pPr>
      <w:r>
        <w:t xml:space="preserve">Ensuring the solution meets requirements</w:t>
      </w:r>
    </w:p>
    <w:p>
      <w:pPr>
        <w:pStyle w:val="Compact"/>
        <w:numPr>
          <w:ilvl w:val="0"/>
          <w:numId w:val="1088"/>
        </w:numPr>
      </w:pPr>
      <w:r>
        <w:t xml:space="preserve">Verifying code quality and security</w:t>
      </w:r>
    </w:p>
    <w:p>
      <w:pPr>
        <w:pStyle w:val="Compact"/>
        <w:numPr>
          <w:ilvl w:val="0"/>
          <w:numId w:val="1088"/>
        </w:numPr>
      </w:pPr>
      <w:r>
        <w:t xml:space="preserve">Making the final decision to merge changes</w:t>
      </w:r>
    </w:p>
    <w:bookmarkEnd w:id="378"/>
    <w:bookmarkStart w:id="388" w:name="how-to-work-with-coding-agents"/>
    <w:p>
      <w:pPr>
        <w:pStyle w:val="Heading3"/>
      </w:pPr>
      <w:r>
        <w:t xml:space="preserve">16.4.2 How to Work with Coding Agents</w:t>
      </w:r>
    </w:p>
    <w:p>
      <w:pPr>
        <w:pStyle w:val="FirstParagraph"/>
      </w:pPr>
      <w:r>
        <w:t xml:space="preserve">GitHub Copilot coding agents can be used in several ways to automate development tasks:</w:t>
      </w:r>
    </w:p>
    <w:bookmarkStart w:id="379" w:name="assigning-issues-to-copilot"/>
    <w:p>
      <w:pPr>
        <w:pStyle w:val="Heading4"/>
      </w:pPr>
      <w:r>
        <w:t xml:space="preserve">16.4.2.1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9"/>
        </w:numPr>
      </w:pPr>
      <w:r>
        <w:rPr>
          <w:b/>
          <w:bCs/>
        </w:rPr>
        <w:t xml:space="preserve">On GitHub.com</w:t>
      </w:r>
      <w:r>
        <w:t xml:space="preserve">:</w:t>
      </w:r>
      <w:r>
        <w:t xml:space="preserve"> </w:t>
      </w:r>
      <w:r>
        <w:t xml:space="preserve">Navigate to an issue and assign it to Copilot in the assignees section</w:t>
      </w:r>
    </w:p>
    <w:p>
      <w:pPr>
        <w:numPr>
          <w:ilvl w:val="0"/>
          <w:numId w:val="108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9"/>
        </w:numPr>
      </w:pPr>
      <w:r>
        <w:rPr>
          <w:b/>
          <w:bCs/>
        </w:rPr>
        <w:t xml:space="preserve">From Copilot Chat</w:t>
      </w:r>
      <w:r>
        <w:t xml:space="preserve">:</w:t>
      </w:r>
      <w:r>
        <w:t xml:space="preserve"> </w:t>
      </w:r>
      <w:r>
        <w:t xml:space="preserve">Delegate tasks to Copilot directly from the chat interface in supported editors</w:t>
      </w:r>
    </w:p>
    <w:bookmarkEnd w:id="379"/>
    <w:bookmarkStart w:id="380" w:name="the-agent-workflow"/>
    <w:p>
      <w:pPr>
        <w:pStyle w:val="Heading4"/>
      </w:pPr>
      <w:r>
        <w:t xml:space="preserve">16.4.2.2 The Agent Workflow</w:t>
      </w:r>
    </w:p>
    <w:p>
      <w:pPr>
        <w:pStyle w:val="FirstParagraph"/>
      </w:pPr>
      <w:r>
        <w:t xml:space="preserve">Once assigned an issue,</w:t>
      </w:r>
      <w:r>
        <w:t xml:space="preserve"> </w:t>
      </w:r>
      <w:r>
        <w:t xml:space="preserve">the coding agent follows an autonomous workflow:</w:t>
      </w:r>
    </w:p>
    <w:p>
      <w:pPr>
        <w:numPr>
          <w:ilvl w:val="0"/>
          <w:numId w:val="109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90"/>
        </w:numPr>
      </w:pPr>
      <w:r>
        <w:rPr>
          <w:b/>
          <w:bCs/>
        </w:rPr>
        <w:t xml:space="preserve">Planning</w:t>
      </w:r>
      <w:r>
        <w:t xml:space="preserve">:</w:t>
      </w:r>
      <w:r>
        <w:t xml:space="preserve"> </w:t>
      </w:r>
      <w:r>
        <w:t xml:space="preserve">Determines what changes are needed and creates a work plan</w:t>
      </w:r>
    </w:p>
    <w:p>
      <w:pPr>
        <w:numPr>
          <w:ilvl w:val="0"/>
          <w:numId w:val="109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9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9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80"/>
    <w:bookmarkStart w:id="383" w:name="example-this-document"/>
    <w:p>
      <w:pPr>
        <w:pStyle w:val="Heading4"/>
      </w:pPr>
      <w:r>
        <w:t xml:space="preserve">16.4.2.3 Example: This Document</w:t>
      </w:r>
    </w:p>
    <w:p>
      <w:pPr>
        <w:pStyle w:val="FirstParagraph"/>
      </w:pPr>
      <w:r>
        <w:t xml:space="preserve">This very section you’re reading was created through the coding agent workflow:</w:t>
      </w:r>
    </w:p>
    <w:p>
      <w:pPr>
        <w:numPr>
          <w:ilvl w:val="0"/>
          <w:numId w:val="1091"/>
        </w:numPr>
      </w:pPr>
      <w:r>
        <w:rPr>
          <w:b/>
          <w:bCs/>
        </w:rPr>
        <w:t xml:space="preserve">Issue created</w:t>
      </w:r>
      <w:r>
        <w:t xml:space="preserve">:</w:t>
      </w:r>
      <w:r>
        <w:t xml:space="preserve"> </w:t>
      </w:r>
      <w:hyperlink r:id="rId38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91"/>
        </w:numPr>
      </w:pPr>
      <w:r>
        <w:rPr>
          <w:b/>
          <w:bCs/>
        </w:rPr>
        <w:t xml:space="preserve">Agent assigned</w:t>
      </w:r>
      <w:r>
        <w:t xml:space="preserve">: The issue was assigned to</w:t>
      </w:r>
      <w:r>
        <w:t xml:space="preserve"> </w:t>
      </w:r>
      <w:r>
        <w:rPr>
          <w:rStyle w:val="VerbatimChar"/>
        </w:rPr>
        <w:t xml:space="preserve">@copilot</w:t>
      </w:r>
    </w:p>
    <w:p>
      <w:pPr>
        <w:numPr>
          <w:ilvl w:val="0"/>
          <w:numId w:val="109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91"/>
        </w:numPr>
      </w:pPr>
      <w:r>
        <w:rPr>
          <w:b/>
          <w:bCs/>
        </w:rPr>
        <w:t xml:space="preserve">Pull request</w:t>
      </w:r>
      <w:r>
        <w:t xml:space="preserve">:</w:t>
      </w:r>
      <w:r>
        <w:t xml:space="preserve"> </w:t>
      </w:r>
      <w:hyperlink r:id="rId38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9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83"/>
    <w:bookmarkStart w:id="384" w:name="collaborating-with-coding-agents"/>
    <w:p>
      <w:pPr>
        <w:pStyle w:val="Heading4"/>
      </w:pPr>
      <w:r>
        <w:t xml:space="preserve">16.4.2.4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3"/>
        </w:numPr>
      </w:pPr>
      <w:r>
        <w:t xml:space="preserve">Need to be manually resolved</w:t>
      </w:r>
    </w:p>
    <w:p>
      <w:pPr>
        <w:pStyle w:val="Compact"/>
        <w:numPr>
          <w:ilvl w:val="0"/>
          <w:numId w:val="1093"/>
        </w:numPr>
      </w:pPr>
      <w:r>
        <w:t xml:space="preserve">May confuse both human and AI collaborators</w:t>
      </w:r>
    </w:p>
    <w:p>
      <w:pPr>
        <w:pStyle w:val="Compact"/>
        <w:numPr>
          <w:ilvl w:val="0"/>
          <w:numId w:val="109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84"/>
    <w:bookmarkStart w:id="385" w:name="directly-prompting-for-pull-requests"/>
    <w:p>
      <w:pPr>
        <w:pStyle w:val="Heading4"/>
      </w:pPr>
      <w:r>
        <w:t xml:space="preserve">16.4.2.5 Directly Prompting for Pull Requests</w:t>
      </w:r>
    </w:p>
    <w:p>
      <w:pPr>
        <w:pStyle w:val="FirstParagraph"/>
      </w:pPr>
      <w:r>
        <w:t xml:space="preserve">You can also prompt Copilot to create pull requests without first creating an issue:</w:t>
      </w:r>
    </w:p>
    <w:p>
      <w:pPr>
        <w:pStyle w:val="Compact"/>
        <w:numPr>
          <w:ilvl w:val="0"/>
          <w:numId w:val="1094"/>
        </w:numPr>
      </w:pPr>
      <w:r>
        <w:t xml:space="preserve">Use Copilot Chat in your editor to describe the changes you want</w:t>
      </w:r>
    </w:p>
    <w:p>
      <w:pPr>
        <w:pStyle w:val="Compact"/>
        <w:numPr>
          <w:ilvl w:val="0"/>
          <w:numId w:val="1094"/>
        </w:numPr>
      </w:pPr>
      <w:r>
        <w:t xml:space="preserve">The agent will analyze your request and create a pull request</w:t>
      </w:r>
    </w:p>
    <w:p>
      <w:pPr>
        <w:pStyle w:val="Compact"/>
        <w:numPr>
          <w:ilvl w:val="0"/>
          <w:numId w:val="1094"/>
        </w:numPr>
      </w:pPr>
      <w:r>
        <w:t xml:space="preserve">This is useful for quick fixes or well-defined tasks</w:t>
      </w:r>
    </w:p>
    <w:bookmarkEnd w:id="385"/>
    <w:bookmarkStart w:id="387" w:name="important-safeguards"/>
    <w:p>
      <w:pPr>
        <w:pStyle w:val="Heading4"/>
      </w:pPr>
      <w:r>
        <w:t xml:space="preserve">16.4.2.6 Important Safeguards</w:t>
      </w:r>
    </w:p>
    <w:p>
      <w:pPr>
        <w:pStyle w:val="Compact"/>
        <w:numPr>
          <w:ilvl w:val="0"/>
          <w:numId w:val="1095"/>
        </w:numPr>
      </w:pPr>
      <w:r>
        <w:rPr>
          <w:b/>
          <w:bCs/>
        </w:rPr>
        <w:t xml:space="preserve">Human approval required</w:t>
      </w:r>
      <w:r>
        <w:t xml:space="preserve">:</w:t>
      </w:r>
      <w:r>
        <w:t xml:space="preserve"> </w:t>
      </w:r>
      <w:r>
        <w:t xml:space="preserve">Coding agents cannot merge their own changes</w:t>
      </w:r>
    </w:p>
    <w:p>
      <w:pPr>
        <w:pStyle w:val="Compact"/>
        <w:numPr>
          <w:ilvl w:val="0"/>
          <w:numId w:val="109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5"/>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86">
        <w:r>
          <w:rPr>
            <w:rStyle w:val="Hyperlink"/>
          </w:rPr>
          <w:t xml:space="preserve">GitHub Copilot coding agent documentation</w:t>
        </w:r>
      </w:hyperlink>
      <w:r>
        <w:t xml:space="preserve">.</w:t>
      </w:r>
    </w:p>
    <w:bookmarkEnd w:id="387"/>
    <w:bookmarkEnd w:id="388"/>
    <w:bookmarkStart w:id="389" w:name="benefits-and-hazards"/>
    <w:p>
      <w:pPr>
        <w:pStyle w:val="Heading3"/>
      </w:pPr>
      <w:r>
        <w:t xml:space="preserve">16.4.3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09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09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09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09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09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09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09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097"/>
        </w:numPr>
      </w:pPr>
      <w:r>
        <w:rPr>
          <w:b/>
          <w:bCs/>
        </w:rPr>
        <w:t xml:space="preserve">Subtle bugs</w:t>
      </w:r>
      <w:r>
        <w:t xml:space="preserve">:</w:t>
      </w:r>
      <w:r>
        <w:t xml:space="preserve"> </w:t>
      </w:r>
      <w:r>
        <w:t xml:space="preserve">AI-generated code may contain logic errors that are not immediately obvious</w:t>
      </w:r>
    </w:p>
    <w:p>
      <w:pPr>
        <w:numPr>
          <w:ilvl w:val="0"/>
          <w:numId w:val="109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09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09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09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09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End w:id="389"/>
    <w:bookmarkStart w:id="393" w:name="X4df097a63b2e25878cfbc7228b7eb578be2e8c9"/>
    <w:p>
      <w:pPr>
        <w:pStyle w:val="Heading3"/>
      </w:pPr>
      <w:r>
        <w:t xml:space="preserve">16.4.4 Best Practices for Safe and Successful Use</w:t>
      </w:r>
    </w:p>
    <w:p>
      <w:pPr>
        <w:pStyle w:val="FirstParagraph"/>
      </w:pPr>
      <w:r>
        <w:t xml:space="preserve">To work with coding agents safely and successfully:</w:t>
      </w:r>
    </w:p>
    <w:p>
      <w:pPr>
        <w:numPr>
          <w:ilvl w:val="0"/>
          <w:numId w:val="109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91" name="Picture"/>
                  <a:graphic>
                    <a:graphicData uri="http://schemas.openxmlformats.org/drawingml/2006/picture">
                      <pic:pic>
                        <pic:nvPicPr>
                          <pic:cNvPr descr="/opt/quarto/share/formats/docx/warning.png" id="392" name="Picture"/>
                          <pic:cNvPicPr>
                            <a:picLocks noChangeArrowheads="1" noChangeAspect="1"/>
                          </pic:cNvPicPr>
                        </pic:nvPicPr>
                        <pic:blipFill>
                          <a:blip r:embed="rId3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099"/>
              </w:numPr>
            </w:pPr>
            <w:r>
              <w:t xml:space="preserve">Access secrets and credentials</w:t>
            </w:r>
          </w:p>
          <w:p>
            <w:pPr>
              <w:pStyle w:val="Compact"/>
              <w:numPr>
                <w:ilvl w:val="0"/>
                <w:numId w:val="1099"/>
              </w:numPr>
            </w:pPr>
            <w:r>
              <w:t xml:space="preserve">Deploy code to production</w:t>
            </w:r>
          </w:p>
          <w:p>
            <w:pPr>
              <w:pStyle w:val="Compact"/>
              <w:numPr>
                <w:ilvl w:val="0"/>
                <w:numId w:val="109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93"/>
    <w:bookmarkStart w:id="398" w:name="firewall-and-network-configuration"/>
    <w:p>
      <w:pPr>
        <w:pStyle w:val="Heading3"/>
      </w:pPr>
      <w:r>
        <w:t xml:space="preserve">16.4.5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95" w:name="built-in-agent-firewall"/>
    <w:p>
      <w:pPr>
        <w:pStyle w:val="Heading4"/>
      </w:pPr>
      <w:r>
        <w:t xml:space="preserve">16.4.5.1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00"/>
        </w:numPr>
      </w:pPr>
      <w:r>
        <w:t xml:space="preserve">Data exfiltration</w:t>
      </w:r>
    </w:p>
    <w:p>
      <w:pPr>
        <w:pStyle w:val="Compact"/>
        <w:numPr>
          <w:ilvl w:val="0"/>
          <w:numId w:val="1100"/>
        </w:numPr>
      </w:pPr>
      <w:r>
        <w:t xml:space="preserve">Accidental leaks of sensitive information</w:t>
      </w:r>
    </w:p>
    <w:p>
      <w:pPr>
        <w:pStyle w:val="Compact"/>
        <w:numPr>
          <w:ilvl w:val="0"/>
          <w:numId w:val="1100"/>
        </w:numPr>
      </w:pPr>
      <w:r>
        <w:t xml:space="preserve">Execution of malicious instructions</w:t>
      </w:r>
    </w:p>
    <w:p>
      <w:pPr>
        <w:pStyle w:val="FirstParagraph"/>
      </w:pPr>
      <w:r>
        <w:t xml:space="preserve">By default, the agent’s firewall allows access to:</w:t>
      </w:r>
    </w:p>
    <w:p>
      <w:pPr>
        <w:pStyle w:val="Compact"/>
        <w:numPr>
          <w:ilvl w:val="0"/>
          <w:numId w:val="1101"/>
        </w:numPr>
      </w:pPr>
      <w:r>
        <w:t xml:space="preserve">Common OS package repositories (Debian, Ubuntu, Red Hat, etc.)</w:t>
      </w:r>
    </w:p>
    <w:p>
      <w:pPr>
        <w:pStyle w:val="Compact"/>
        <w:numPr>
          <w:ilvl w:val="0"/>
          <w:numId w:val="1101"/>
        </w:numPr>
      </w:pPr>
      <w:r>
        <w:t xml:space="preserve">Popular container registries (Docker Hub, Azure Container Registry, AWS ECR, etc.)</w:t>
      </w:r>
    </w:p>
    <w:p>
      <w:pPr>
        <w:pStyle w:val="Compact"/>
        <w:numPr>
          <w:ilvl w:val="0"/>
          <w:numId w:val="1101"/>
        </w:numPr>
      </w:pPr>
      <w:r>
        <w:t xml:space="preserve">Language-specific package registries (npm, PyPI, Maven, RubyGems, etc.)</w:t>
      </w:r>
    </w:p>
    <w:p>
      <w:pPr>
        <w:pStyle w:val="Compact"/>
        <w:numPr>
          <w:ilvl w:val="0"/>
          <w:numId w:val="110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94">
        <w:r>
          <w:rPr>
            <w:rStyle w:val="Hyperlink"/>
          </w:rPr>
          <w:t xml:space="preserve">Copilot allowlist reference</w:t>
        </w:r>
      </w:hyperlink>
      <w:r>
        <w:t xml:space="preserve">.</w:t>
      </w:r>
    </w:p>
    <w:bookmarkEnd w:id="395"/>
    <w:bookmarkStart w:id="397" w:name="customizing-agent-firewall-settings"/>
    <w:p>
      <w:pPr>
        <w:pStyle w:val="Heading4"/>
      </w:pPr>
      <w:r>
        <w:t xml:space="preserve">16.4.5.2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2"/>
        </w:numPr>
      </w:pPr>
      <w:r>
        <w:t xml:space="preserve">Add custom hosts to the allowlist (for internal dependencies or additional registries)</w:t>
      </w:r>
    </w:p>
    <w:p>
      <w:pPr>
        <w:pStyle w:val="Compact"/>
        <w:numPr>
          <w:ilvl w:val="0"/>
          <w:numId w:val="1102"/>
        </w:numPr>
      </w:pPr>
      <w:r>
        <w:t xml:space="preserve">Opt out of the default recommended allowlist for stricter security</w:t>
      </w:r>
    </w:p>
    <w:p>
      <w:pPr>
        <w:pStyle w:val="Compact"/>
        <w:numPr>
          <w:ilvl w:val="0"/>
          <w:numId w:val="110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96">
        <w:r>
          <w:rPr>
            <w:rStyle w:val="Hyperlink"/>
          </w:rPr>
          <w:t xml:space="preserve">Customizing or disabling the firewall for GitHub Copilot coding agent</w:t>
        </w:r>
      </w:hyperlink>
      <w:r>
        <w:t xml:space="preserve">.</w:t>
      </w:r>
    </w:p>
    <w:bookmarkEnd w:id="397"/>
    <w:bookmarkEnd w:id="398"/>
    <w:bookmarkStart w:id="402" w:name="when-to-use-a-coding-agent"/>
    <w:p>
      <w:pPr>
        <w:pStyle w:val="Heading3"/>
      </w:pPr>
      <w:r>
        <w:t xml:space="preserve">16.4.6 When to use a coding agent</w:t>
      </w:r>
    </w:p>
    <w:p>
      <w:pPr>
        <w:pStyle w:val="FirstParagraph"/>
      </w:pPr>
      <w:r>
        <w:t xml:space="preserve">Coding agent sessions are currently</w:t>
      </w:r>
      <w:r>
        <w:rPr>
          <w:rStyle w:val="FootnoteReference"/>
        </w:rPr>
        <w:footnoteReference w:id="399"/>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00">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01">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02"/>
    <w:bookmarkStart w:id="403" w:name="editing-with-.docx-files"/>
    <w:p>
      <w:pPr>
        <w:pStyle w:val="Heading3"/>
      </w:pPr>
      <w:r>
        <w:t xml:space="preserve">16.4.7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3"/>
        </w:numPr>
      </w:pPr>
      <w:r>
        <w:t xml:space="preserve">Lab members can export Quarto content to Word format for review</w:t>
      </w:r>
    </w:p>
    <w:p>
      <w:pPr>
        <w:pStyle w:val="Compact"/>
        <w:numPr>
          <w:ilvl w:val="0"/>
          <w:numId w:val="1103"/>
        </w:numPr>
      </w:pPr>
      <w:r>
        <w:t xml:space="preserve">Reviewers can make edits, add tracked changes, and insert comments in Word</w:t>
      </w:r>
    </w:p>
    <w:p>
      <w:pPr>
        <w:pStyle w:val="Compact"/>
        <w:numPr>
          <w:ilvl w:val="0"/>
          <w:numId w:val="110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03"/>
    <w:bookmarkEnd w:id="404"/>
    <w:bookmarkStart w:id="428" w:name="copilot-instructions-for-this-repository"/>
    <w:p>
      <w:pPr>
        <w:pStyle w:val="Heading2"/>
      </w:pPr>
      <w:r>
        <w:t xml:space="preserve">16.5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05"/>
        </w:numPr>
      </w:pPr>
      <w:r>
        <w:t xml:space="preserve">Markdown and Quarto formatting rules (e.g., blank lines before lists, line breaks in prose)</w:t>
      </w:r>
    </w:p>
    <w:p>
      <w:pPr>
        <w:pStyle w:val="Compact"/>
        <w:numPr>
          <w:ilvl w:val="0"/>
          <w:numId w:val="110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05"/>
        </w:numPr>
      </w:pPr>
      <w:r>
        <w:t xml:space="preserve">File organization patterns (e.g., using Quarto includes for modular content)</w:t>
      </w:r>
    </w:p>
    <w:p>
      <w:pPr>
        <w:pStyle w:val="Compact"/>
        <w:numPr>
          <w:ilvl w:val="0"/>
          <w:numId w:val="1105"/>
        </w:numPr>
      </w:pPr>
      <w:r>
        <w:t xml:space="preserve">How to work with DOCX files for hybrid editing workflows</w:t>
      </w:r>
    </w:p>
    <w:p>
      <w:pPr>
        <w:pStyle w:val="Compact"/>
        <w:numPr>
          <w:ilvl w:val="0"/>
          <w:numId w:val="110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Unfortunately, we can’t render the</w:t>
      </w:r>
      <w:r>
        <w:t xml:space="preserve"> </w:t>
      </w:r>
      <w:r>
        <w:rPr>
          <w:rStyle w:val="VerbatimChar"/>
        </w:rPr>
        <w:t xml:space="preserve">copilot-instructions.md</w:t>
      </w:r>
      <w:r>
        <w:t xml:space="preserve"> </w:t>
      </w:r>
      <w:r>
        <w:t xml:space="preserve">file</w:t>
      </w:r>
      <w:r>
        <w:t xml:space="preserve"> </w:t>
      </w:r>
      <w:r>
        <w:t xml:space="preserve">as part of this lab manual,</w:t>
      </w:r>
      <w:r>
        <w:t xml:space="preserve"> </w:t>
      </w:r>
      <w:r>
        <w:t xml:space="preserve">because it includes dummy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5" name="Picture"/>
                  <a:graphic>
                    <a:graphicData uri="http://schemas.openxmlformats.org/drawingml/2006/picture">
                      <pic:pic>
                        <pic:nvPicPr>
                          <pic:cNvPr descr="/opt/quarto/share/formats/docx/note.png" id="40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bookmarkStart w:id="427" w:name="X2a0a2bea1b2d0c4fea50c3597cf9bbff5fb826e"/>
          <w:p>
            <w:pPr>
              <w:pStyle w:val="Heading1"/>
            </w:pPr>
            <w:r>
              <w:t xml:space="preserve">17. Copilot Instructions for UCD-SeRG Lab Manual</w:t>
            </w:r>
          </w:p>
          <w:p>
            <w:pPr>
              <w:pStyle w:val="FirstParagraph"/>
            </w:pPr>
            <w:r>
              <w:t xml:space="preserve">This file contains guidelines for GitHub Copilot and other AI assistants when working with the lab manual.</w:t>
            </w:r>
          </w:p>
          <w:bookmarkStart w:id="413" w:name="markdown-and-quarto-formatting-1"/>
          <w:p>
            <w:pPr>
              <w:pStyle w:val="Heading2"/>
            </w:pPr>
            <w:r>
              <w:t xml:space="preserve">17.1 Markdown and Quarto Formatting</w:t>
            </w:r>
          </w:p>
          <w:bookmarkStart w:id="407" w:name="talking-about-code"/>
          <w:p>
            <w:pPr>
              <w:pStyle w:val="Heading3"/>
            </w:pPr>
            <w:r>
              <w:t xml:space="preserve">17.1.1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p>
          <w:bookmarkEnd w:id="407"/>
          <w:bookmarkStart w:id="408" w:name="blank-lines-before-lists"/>
          <w:p>
            <w:pPr>
              <w:pStyle w:val="Heading3"/>
            </w:pPr>
            <w:r>
              <w:t xml:space="preserve">17.1.2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06"/>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06"/>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6"/>
              </w:numPr>
            </w:pPr>
            <w:r>
              <w:t xml:space="preserve">Lists in all .qmd files throughout the repository</w:t>
            </w:r>
          </w:p>
          <w:bookmarkEnd w:id="408"/>
          <w:bookmarkStart w:id="409" w:name="line-breaks-in-plain-text"/>
          <w:p>
            <w:pPr>
              <w:pStyle w:val="Heading3"/>
            </w:pPr>
            <w:r>
              <w:t xml:space="preserve">17.1.3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07"/>
              </w:numPr>
            </w:pPr>
            <w:r>
              <w:t xml:space="preserve">Improves readability of source .qmd files</w:t>
            </w:r>
          </w:p>
          <w:p>
            <w:pPr>
              <w:pStyle w:val="Compact"/>
              <w:numPr>
                <w:ilvl w:val="0"/>
                <w:numId w:val="1107"/>
              </w:numPr>
            </w:pPr>
            <w:r>
              <w:t xml:space="preserve">Makes git diffs clearer and easier to review</w:t>
            </w:r>
          </w:p>
          <w:p>
            <w:pPr>
              <w:pStyle w:val="Compact"/>
              <w:numPr>
                <w:ilvl w:val="0"/>
                <w:numId w:val="1107"/>
              </w:numPr>
            </w:pPr>
            <w:r>
              <w:t xml:space="preserve">Helps identify specific changes in version control</w:t>
            </w:r>
          </w:p>
          <w:p>
            <w:pPr>
              <w:pStyle w:val="Compact"/>
              <w:numPr>
                <w:ilvl w:val="0"/>
                <w:numId w:val="1107"/>
              </w:numPr>
            </w:pPr>
            <w:r>
              <w:t xml:space="preserve">Prevents horizontal scrolling when editing</w:t>
            </w:r>
          </w:p>
          <w:p>
            <w:pPr>
              <w:pStyle w:val="Compact"/>
              <w:numPr>
                <w:ilvl w:val="0"/>
                <w:numId w:val="1107"/>
              </w:numPr>
            </w:pPr>
            <w:r>
              <w:t xml:space="preserve">Follows semantic line breaks best practice</w:t>
            </w:r>
          </w:p>
          <w:p>
            <w:pPr>
              <w:pStyle w:val="FirstParagraph"/>
            </w:pPr>
            <w:r>
              <w:rPr>
                <w:b/>
                <w:bCs/>
              </w:rPr>
              <w:t xml:space="preserve">Guidelines:</w:t>
            </w:r>
          </w:p>
          <w:p>
            <w:pPr>
              <w:pStyle w:val="Compact"/>
              <w:numPr>
                <w:ilvl w:val="0"/>
                <w:numId w:val="1108"/>
              </w:numPr>
            </w:pPr>
            <w:r>
              <w:t xml:space="preserve">Break after complete sentences (at periods)</w:t>
            </w:r>
          </w:p>
          <w:p>
            <w:pPr>
              <w:pStyle w:val="Compact"/>
              <w:numPr>
                <w:ilvl w:val="0"/>
                <w:numId w:val="1108"/>
              </w:numPr>
            </w:pPr>
            <w:r>
              <w:t xml:space="preserve">Break after long phrases or clauses (at commas or conjunctions)</w:t>
            </w:r>
          </w:p>
          <w:p>
            <w:pPr>
              <w:pStyle w:val="Compact"/>
              <w:numPr>
                <w:ilvl w:val="0"/>
                <w:numId w:val="1108"/>
              </w:numPr>
            </w:pPr>
            <w:r>
              <w:t xml:space="preserve">Break after approximately 60-80 characters when appropriate</w:t>
            </w:r>
          </w:p>
          <w:p>
            <w:pPr>
              <w:pStyle w:val="Compact"/>
              <w:numPr>
                <w:ilvl w:val="0"/>
                <w:numId w:val="1108"/>
              </w:numPr>
            </w:pPr>
            <w:r>
              <w:t xml:space="preserve">Keep related short phrases together on one line</w:t>
            </w:r>
          </w:p>
          <w:p>
            <w:pPr>
              <w:pStyle w:val="Compact"/>
              <w:numPr>
                <w:ilvl w:val="0"/>
                <w:numId w:val="1108"/>
              </w:numPr>
            </w:pPr>
            <w:r>
              <w:t xml:space="preserve">Don’t break in the middle of inline code, links, or formatting</w:t>
            </w:r>
          </w:p>
          <w:bookmarkEnd w:id="409"/>
          <w:bookmarkStart w:id="410" w:name="why-this-matters"/>
          <w:p>
            <w:pPr>
              <w:pStyle w:val="Heading3"/>
            </w:pPr>
            <w:r>
              <w:t xml:space="preserve">17.1.4 Why This Matters</w:t>
            </w:r>
          </w:p>
          <w:p>
            <w:pPr>
              <w:pStyle w:val="Compact"/>
              <w:numPr>
                <w:ilvl w:val="0"/>
                <w:numId w:val="1109"/>
              </w:numPr>
            </w:pPr>
            <w:r>
              <w:t xml:space="preserve">Ensures consistent markdown rendering across different platforms</w:t>
            </w:r>
          </w:p>
          <w:p>
            <w:pPr>
              <w:pStyle w:val="Compact"/>
              <w:numPr>
                <w:ilvl w:val="0"/>
                <w:numId w:val="1109"/>
              </w:numPr>
            </w:pPr>
            <w:r>
              <w:t xml:space="preserve">Improves readability in both source and rendered forms</w:t>
            </w:r>
          </w:p>
          <w:p>
            <w:pPr>
              <w:pStyle w:val="Compact"/>
              <w:numPr>
                <w:ilvl w:val="0"/>
                <w:numId w:val="1109"/>
              </w:numPr>
            </w:pPr>
            <w:r>
              <w:t xml:space="preserve">Prevents rendering issues in Quarto books</w:t>
            </w:r>
          </w:p>
          <w:p>
            <w:pPr>
              <w:pStyle w:val="Compact"/>
              <w:numPr>
                <w:ilvl w:val="0"/>
                <w:numId w:val="1109"/>
              </w:numPr>
            </w:pPr>
            <w:r>
              <w:t xml:space="preserve">Follows markdown best practices</w:t>
            </w:r>
          </w:p>
          <w:bookmarkEnd w:id="410"/>
          <w:bookmarkStart w:id="412" w:name="cross-references-for-figures-and-tables"/>
          <w:p>
            <w:pPr>
              <w:pStyle w:val="Heading3"/>
            </w:pPr>
            <w:r>
              <w:t xml:space="preserve">17.1.5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411">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10"/>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10"/>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10"/>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0"/>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10"/>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10"/>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10"/>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10"/>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10"/>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10"/>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11"/>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1"/>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1"/>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1"/>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2"/>
              </w:numPr>
            </w:pPr>
            <w:r>
              <w:t xml:space="preserve">Automatic numbering of figures, tables, and equations</w:t>
            </w:r>
          </w:p>
          <w:p>
            <w:pPr>
              <w:pStyle w:val="Compact"/>
              <w:numPr>
                <w:ilvl w:val="0"/>
                <w:numId w:val="1112"/>
              </w:numPr>
            </w:pPr>
            <w:r>
              <w:t xml:space="preserve">Automatic updates when content is reordered</w:t>
            </w:r>
          </w:p>
          <w:p>
            <w:pPr>
              <w:pStyle w:val="Compact"/>
              <w:numPr>
                <w:ilvl w:val="0"/>
                <w:numId w:val="1112"/>
              </w:numPr>
            </w:pPr>
            <w:r>
              <w:t xml:space="preserve">Clickable cross-references in HTML and PDF output</w:t>
            </w:r>
          </w:p>
          <w:p>
            <w:pPr>
              <w:pStyle w:val="Compact"/>
              <w:numPr>
                <w:ilvl w:val="0"/>
                <w:numId w:val="1112"/>
              </w:numPr>
            </w:pPr>
            <w:r>
              <w:t xml:space="preserve">Consistent formatting across all output formats</w:t>
            </w:r>
          </w:p>
          <w:p>
            <w:pPr>
              <w:pStyle w:val="Compact"/>
              <w:numPr>
                <w:ilvl w:val="0"/>
                <w:numId w:val="1112"/>
              </w:numPr>
            </w:pPr>
            <w:r>
              <w:t xml:space="preserve">Better accessibility for screen readers</w:t>
            </w:r>
          </w:p>
          <w:bookmarkEnd w:id="412"/>
          <w:bookmarkEnd w:id="413"/>
          <w:bookmarkStart w:id="414" w:name="r-code-style"/>
          <w:p>
            <w:pPr>
              <w:pStyle w:val="Heading2"/>
            </w:pPr>
            <w:r>
              <w:t xml:space="preserve">17.2 R Code Style</w:t>
            </w:r>
          </w:p>
          <w:p>
            <w:pPr>
              <w:pStyle w:val="Compact"/>
              <w:numPr>
                <w:ilvl w:val="0"/>
                <w:numId w:val="1113"/>
              </w:numPr>
            </w:pPr>
            <w:r>
              <w:t xml:space="preserve">Follow the tidyverse style guide: https://style.tidyverse.org</w:t>
            </w:r>
          </w:p>
          <w:p>
            <w:pPr>
              <w:pStyle w:val="Compact"/>
              <w:numPr>
                <w:ilvl w:val="0"/>
                <w:numId w:val="1113"/>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3"/>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13"/>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13"/>
              </w:numPr>
            </w:pPr>
            <w:r>
              <w:t xml:space="preserve">All R projects should use R package structure</w:t>
            </w:r>
          </w:p>
          <w:bookmarkEnd w:id="414"/>
          <w:bookmarkStart w:id="424" w:name="file-organization"/>
          <w:p>
            <w:pPr>
              <w:pStyle w:val="Heading2"/>
            </w:pPr>
            <w:r>
              <w:t xml:space="preserve">17.3 File Organization</w:t>
            </w:r>
          </w:p>
          <w:bookmarkStart w:id="423" w:name="Xdf52e4adf7289fe2a1248ec509e40d9e4ca6068"/>
          <w:p>
            <w:pPr>
              <w:pStyle w:val="Heading3"/>
            </w:pPr>
            <w:r>
              <w:t xml:space="preserve">17.3.1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15" w:name="why-use-includes"/>
          <w:p>
            <w:pPr>
              <w:pStyle w:val="Heading4"/>
            </w:pPr>
            <w:r>
              <w:t xml:space="preserve">17.3.1.1 Why Use Includes?</w:t>
            </w:r>
          </w:p>
          <w:p>
            <w:pPr>
              <w:numPr>
                <w:ilvl w:val="0"/>
                <w:numId w:val="1114"/>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14"/>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14"/>
              </w:numPr>
            </w:pPr>
            <w:r>
              <w:rPr>
                <w:b/>
                <w:bCs/>
              </w:rPr>
              <w:t xml:space="preserve">Modular Maintenance</w:t>
            </w:r>
            <w:r>
              <w:t xml:space="preserve">: Each section lives in its own file, making it easier to:</w:t>
            </w:r>
          </w:p>
          <w:p>
            <w:pPr>
              <w:pStyle w:val="Compact"/>
              <w:numPr>
                <w:ilvl w:val="1"/>
                <w:numId w:val="1115"/>
              </w:numPr>
            </w:pPr>
            <w:r>
              <w:t xml:space="preserve">Find and edit specific content</w:t>
            </w:r>
          </w:p>
          <w:p>
            <w:pPr>
              <w:pStyle w:val="Compact"/>
              <w:numPr>
                <w:ilvl w:val="1"/>
                <w:numId w:val="1115"/>
              </w:numPr>
            </w:pPr>
            <w:r>
              <w:t xml:space="preserve">Reuse sections across chapters if needed</w:t>
            </w:r>
          </w:p>
          <w:p>
            <w:pPr>
              <w:pStyle w:val="Compact"/>
              <w:numPr>
                <w:ilvl w:val="1"/>
                <w:numId w:val="1115"/>
              </w:numPr>
            </w:pPr>
            <w:r>
              <w:t xml:space="preserve">Work on different sections simultaneously without merge conflicts</w:t>
            </w:r>
          </w:p>
          <w:p>
            <w:pPr>
              <w:pStyle w:val="Compact"/>
              <w:numPr>
                <w:ilvl w:val="1"/>
                <w:numId w:val="1115"/>
              </w:numPr>
            </w:pPr>
            <w:r>
              <w:t xml:space="preserve">Test and preview individual sections</w:t>
            </w:r>
          </w:p>
          <w:p>
            <w:pPr>
              <w:numPr>
                <w:ilvl w:val="0"/>
                <w:numId w:val="1114"/>
              </w:numPr>
            </w:pPr>
            <w:r>
              <w:rPr>
                <w:b/>
                <w:bCs/>
              </w:rPr>
              <w:t xml:space="preserve">Clear Structure</w:t>
            </w:r>
            <w:r>
              <w:t xml:space="preserve">: The main chapter file becomes a table of contents showing the organization at a glance.</w:t>
            </w:r>
          </w:p>
          <w:bookmarkEnd w:id="415"/>
          <w:bookmarkStart w:id="417" w:name="structure-pattern"/>
          <w:p>
            <w:pPr>
              <w:pStyle w:val="Heading4"/>
            </w:pPr>
            <w:r>
              <w:t xml:space="preserve">17.3.1.2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16"/>
              </w:numPr>
            </w:pPr>
            <w:r>
              <w:t xml:space="preserve">Contains the chapter title and introduction</w:t>
            </w:r>
          </w:p>
          <w:p>
            <w:pPr>
              <w:pStyle w:val="Compact"/>
              <w:numPr>
                <w:ilvl w:val="0"/>
                <w:numId w:val="1116"/>
              </w:numPr>
            </w:pPr>
            <w:r>
              <w:t xml:space="preserve">Contains section headings (##, ###, etc.)</w:t>
            </w:r>
          </w:p>
          <w:p>
            <w:pPr>
              <w:pStyle w:val="Compact"/>
              <w:numPr>
                <w:ilvl w:val="0"/>
                <w:numId w:val="1116"/>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416">
              <w:r>
                <w:rPr>
                  <w:rStyle w:val="Hyperlink"/>
                </w:rPr>
                <w:t xml:space="preserve">https://quarto.org/docs/authoring/includes.html</w:t>
              </w:r>
            </w:hyperlink>
            <w:r>
              <w:t xml:space="preserve"> </w:t>
            </w:r>
            <w:r>
              <w:t xml:space="preserve">for details)</w:t>
            </w:r>
          </w:p>
          <w:p>
            <w:pPr>
              <w:pStyle w:val="Compact"/>
              <w:numPr>
                <w:ilvl w:val="0"/>
                <w:numId w:val="1116"/>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17"/>
              </w:numPr>
            </w:pPr>
            <w:r>
              <w:t xml:space="preserve">Stored in a subdirectory matching the chapter name</w:t>
            </w:r>
          </w:p>
          <w:p>
            <w:pPr>
              <w:pStyle w:val="Compact"/>
              <w:numPr>
                <w:ilvl w:val="0"/>
                <w:numId w:val="1117"/>
              </w:numPr>
            </w:pPr>
            <w:r>
              <w:t xml:space="preserve">Contains only the content for that section (no heading)</w:t>
            </w:r>
          </w:p>
          <w:p>
            <w:pPr>
              <w:pStyle w:val="Compact"/>
              <w:numPr>
                <w:ilvl w:val="0"/>
                <w:numId w:val="1117"/>
              </w:numPr>
            </w:pPr>
            <w:r>
              <w:t xml:space="preserve">The heading stays in the main chapter file</w:t>
            </w:r>
          </w:p>
          <w:p>
            <w:pPr>
              <w:pStyle w:val="Compact"/>
              <w:numPr>
                <w:ilvl w:val="0"/>
                <w:numId w:val="1117"/>
              </w:numPr>
            </w:pPr>
            <w:r>
              <w:t xml:space="preserve">Named descriptively using kebab-case</w:t>
            </w:r>
          </w:p>
          <w:bookmarkEnd w:id="417"/>
          <w:bookmarkStart w:id="418" w:name="required-pattern"/>
          <w:p>
            <w:pPr>
              <w:pStyle w:val="Heading4"/>
            </w:pPr>
            <w:r>
              <w:t xml:space="preserve">17.3.1.3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18"/>
          <w:bookmarkStart w:id="419" w:name="file-naming-conventions"/>
          <w:p>
            <w:pPr>
              <w:pStyle w:val="Heading4"/>
            </w:pPr>
            <w:r>
              <w:t xml:space="preserve">17.3.1.4 File Naming Conventions</w:t>
            </w:r>
          </w:p>
          <w:p>
            <w:pPr>
              <w:pStyle w:val="Compact"/>
              <w:numPr>
                <w:ilvl w:val="0"/>
                <w:numId w:val="1118"/>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18"/>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18"/>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18"/>
              </w:numPr>
            </w:pPr>
            <w:r>
              <w:t xml:space="preserve">Use descriptive names that clearly indicate the content</w:t>
            </w:r>
          </w:p>
          <w:p>
            <w:pPr>
              <w:pStyle w:val="Compact"/>
              <w:numPr>
                <w:ilvl w:val="0"/>
                <w:numId w:val="1118"/>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19"/>
          <w:bookmarkStart w:id="420" w:name="git-history-benefits-example"/>
          <w:p>
            <w:pPr>
              <w:pStyle w:val="Heading4"/>
            </w:pPr>
            <w:r>
              <w:t xml:space="preserve">17.3.1.5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20"/>
          <w:bookmarkStart w:id="421" w:name="when-to-create-a-new-include-file"/>
          <w:p>
            <w:pPr>
              <w:pStyle w:val="Heading4"/>
            </w:pPr>
            <w:r>
              <w:t xml:space="preserve">17.3.1.6 When to Create a New Include File</w:t>
            </w:r>
          </w:p>
          <w:p>
            <w:pPr>
              <w:pStyle w:val="FirstParagraph"/>
            </w:pPr>
            <w:r>
              <w:t xml:space="preserve">Create a new include file when:</w:t>
            </w:r>
          </w:p>
          <w:p>
            <w:pPr>
              <w:pStyle w:val="Compact"/>
              <w:numPr>
                <w:ilvl w:val="0"/>
                <w:numId w:val="1119"/>
              </w:numPr>
            </w:pPr>
            <w:r>
              <w:t xml:space="preserve">Adding a new section to a chapter</w:t>
            </w:r>
          </w:p>
          <w:p>
            <w:pPr>
              <w:pStyle w:val="Compact"/>
              <w:numPr>
                <w:ilvl w:val="0"/>
                <w:numId w:val="1119"/>
              </w:numPr>
            </w:pPr>
            <w:r>
              <w:t xml:space="preserve">A section becomes long enough to benefit from being in its own file (&gt;20-30 lines)</w:t>
            </w:r>
          </w:p>
          <w:p>
            <w:pPr>
              <w:pStyle w:val="Compact"/>
              <w:numPr>
                <w:ilvl w:val="0"/>
                <w:numId w:val="1119"/>
              </w:numPr>
            </w:pPr>
            <w:r>
              <w:t xml:space="preserve">Content might be reused elsewhere</w:t>
            </w:r>
          </w:p>
          <w:p>
            <w:pPr>
              <w:pStyle w:val="Compact"/>
              <w:numPr>
                <w:ilvl w:val="0"/>
                <w:numId w:val="1119"/>
              </w:numPr>
            </w:pPr>
            <w:r>
              <w:t xml:space="preserve">You want to work on a section independently</w:t>
            </w:r>
          </w:p>
          <w:bookmarkEnd w:id="421"/>
          <w:bookmarkStart w:id="422" w:name="migration-strategy"/>
          <w:p>
            <w:pPr>
              <w:pStyle w:val="Heading4"/>
            </w:pPr>
            <w:r>
              <w:t xml:space="preserve">17.3.1.7 Migration Strategy</w:t>
            </w:r>
          </w:p>
          <w:p>
            <w:pPr>
              <w:pStyle w:val="FirstParagraph"/>
            </w:pPr>
            <w:r>
              <w:t xml:space="preserve">When working with chapters that don’t yet use includes:</w:t>
            </w:r>
          </w:p>
          <w:p>
            <w:pPr>
              <w:pStyle w:val="Compact"/>
              <w:numPr>
                <w:ilvl w:val="0"/>
                <w:numId w:val="1120"/>
              </w:numPr>
            </w:pPr>
            <w:r>
              <w:t xml:space="preserve">Create a subdirectory matching the chapter name</w:t>
            </w:r>
          </w:p>
          <w:p>
            <w:pPr>
              <w:pStyle w:val="Compact"/>
              <w:numPr>
                <w:ilvl w:val="0"/>
                <w:numId w:val="1120"/>
              </w:numPr>
            </w:pPr>
            <w:r>
              <w:t xml:space="preserve">Extract each section into its own include file</w:t>
            </w:r>
          </w:p>
          <w:p>
            <w:pPr>
              <w:pStyle w:val="Compact"/>
              <w:numPr>
                <w:ilvl w:val="0"/>
                <w:numId w:val="1120"/>
              </w:numPr>
            </w:pPr>
            <w:r>
              <w:t xml:space="preserve">Update the main chapter file to use includes</w:t>
            </w:r>
          </w:p>
          <w:p>
            <w:pPr>
              <w:pStyle w:val="Compact"/>
              <w:numPr>
                <w:ilvl w:val="0"/>
                <w:numId w:val="1120"/>
              </w:numPr>
            </w:pPr>
            <w:r>
              <w:t xml:space="preserve">Keep headings in the main file</w:t>
            </w:r>
          </w:p>
          <w:p>
            <w:pPr>
              <w:pStyle w:val="Compact"/>
              <w:numPr>
                <w:ilvl w:val="0"/>
                <w:numId w:val="1120"/>
              </w:numPr>
            </w:pPr>
            <w:r>
              <w:t xml:space="preserve">Ensure blank lines before include statements</w:t>
            </w:r>
          </w:p>
          <w:p>
            <w:pPr>
              <w:pStyle w:val="Compact"/>
              <w:numPr>
                <w:ilvl w:val="0"/>
                <w:numId w:val="1120"/>
              </w:numPr>
            </w:pPr>
            <w:r>
              <w:t xml:space="preserve">Test that rendering still works correctly</w:t>
            </w:r>
          </w:p>
          <w:bookmarkEnd w:id="422"/>
          <w:bookmarkEnd w:id="423"/>
          <w:bookmarkEnd w:id="424"/>
          <w:bookmarkStart w:id="425" w:name="working-with-docx-files"/>
          <w:p>
            <w:pPr>
              <w:pStyle w:val="Heading2"/>
            </w:pPr>
            <w:r>
              <w:t xml:space="preserve">17.4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21"/>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21"/>
              </w:numPr>
            </w:pPr>
            <w:r>
              <w:rPr>
                <w:b/>
                <w:bCs/>
              </w:rPr>
              <w:t xml:space="preserve">Review comments</w:t>
            </w:r>
            <w:r>
              <w:t xml:space="preserve">: Look for and address any comments in the DOCX file that may provide context or instructions for edits</w:t>
            </w:r>
          </w:p>
          <w:p>
            <w:pPr>
              <w:pStyle w:val="Compact"/>
              <w:numPr>
                <w:ilvl w:val="0"/>
                <w:numId w:val="1121"/>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21"/>
              </w:numPr>
            </w:pPr>
            <w:r>
              <w:rPr>
                <w:b/>
                <w:bCs/>
              </w:rPr>
              <w:t xml:space="preserve">Preserve formatting</w:t>
            </w:r>
            <w:r>
              <w:t xml:space="preserve">: Ensure that formatting, citations, and cross-references are properly converted to Quarto/markdown syntax</w:t>
            </w:r>
          </w:p>
          <w:p>
            <w:pPr>
              <w:pStyle w:val="Compact"/>
              <w:numPr>
                <w:ilvl w:val="0"/>
                <w:numId w:val="1121"/>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25"/>
          <w:bookmarkStart w:id="426" w:name="additional-guidelines"/>
          <w:p>
            <w:pPr>
              <w:pStyle w:val="Heading2"/>
            </w:pPr>
            <w:r>
              <w:t xml:space="preserve">17.5 Additional Guidelines</w:t>
            </w:r>
          </w:p>
          <w:p>
            <w:pPr>
              <w:pStyle w:val="Compact"/>
              <w:numPr>
                <w:ilvl w:val="0"/>
                <w:numId w:val="1122"/>
              </w:numPr>
            </w:pPr>
            <w:r>
              <w:t xml:space="preserve">Maintain consistency with existing code style</w:t>
            </w:r>
          </w:p>
          <w:p>
            <w:pPr>
              <w:pStyle w:val="Compact"/>
              <w:numPr>
                <w:ilvl w:val="0"/>
                <w:numId w:val="1122"/>
              </w:numPr>
            </w:pPr>
            <w:r>
              <w:t xml:space="preserve">Preserve all existing content when refactoring</w:t>
            </w:r>
          </w:p>
          <w:p>
            <w:pPr>
              <w:pStyle w:val="Compact"/>
              <w:numPr>
                <w:ilvl w:val="0"/>
                <w:numId w:val="1122"/>
              </w:numPr>
            </w:pPr>
            <w:r>
              <w:t xml:space="preserve">Add blank lines before all lists</w:t>
            </w:r>
          </w:p>
          <w:p>
            <w:pPr>
              <w:pStyle w:val="Compact"/>
              <w:numPr>
                <w:ilvl w:val="0"/>
                <w:numId w:val="1122"/>
              </w:numPr>
            </w:pPr>
            <w:r>
              <w:t xml:space="preserve">Follow the lab’s R package development workflow (as described throughout this repo)</w:t>
            </w:r>
          </w:p>
          <w:p/>
        </w:tc>
      </w:tr>
    </w:tbl>
    <w:bookmarkEnd w:id="426"/>
    <w:bookmarkEnd w:id="427"/>
    <w:bookmarkEnd w:id="428"/>
    <w:bookmarkStart w:id="433" w:name="further-readingviewing"/>
    <w:p>
      <w:pPr>
        <w:pStyle w:val="Heading2"/>
      </w:pPr>
      <w:r>
        <w:t xml:space="preserve">17.6 Further reading/viewing</w:t>
      </w:r>
    </w:p>
    <w:p>
      <w:pPr>
        <w:pStyle w:val="Compact"/>
        <w:numPr>
          <w:ilvl w:val="0"/>
          <w:numId w:val="1123"/>
        </w:numPr>
      </w:pPr>
      <w:r>
        <w:rPr>
          <w:i/>
          <w:iCs/>
        </w:rPr>
        <w:t xml:space="preserve">I Robot</w:t>
      </w:r>
      <w:r>
        <w:t xml:space="preserve"> </w:t>
      </w:r>
      <w:r>
        <w:t xml:space="preserve">(Asimov 1950)</w:t>
      </w:r>
    </w:p>
    <w:p>
      <w:pPr>
        <w:pStyle w:val="Compact"/>
        <w:numPr>
          <w:ilvl w:val="0"/>
          <w:numId w:val="1123"/>
        </w:numPr>
      </w:pPr>
      <w:r>
        <w:rPr>
          <w:i/>
          <w:iCs/>
        </w:rPr>
        <w:t xml:space="preserve">Dune</w:t>
      </w:r>
      <w:r>
        <w:t xml:space="preserve"> </w:t>
      </w:r>
      <w:r>
        <w:t xml:space="preserve">(Herbert 1965)</w:t>
      </w:r>
    </w:p>
    <w:p>
      <w:pPr>
        <w:pStyle w:val="Compact"/>
        <w:numPr>
          <w:ilvl w:val="0"/>
          <w:numId w:val="1123"/>
        </w:numPr>
      </w:pPr>
      <w:r>
        <w:t xml:space="preserve">“2001: A Space Odyssey”</w:t>
      </w:r>
      <w:r>
        <w:t xml:space="preserve"> </w:t>
      </w:r>
      <w:r>
        <w:t xml:space="preserve">(1968)</w:t>
      </w:r>
    </w:p>
    <w:p>
      <w:pPr>
        <w:pStyle w:val="Compact"/>
        <w:numPr>
          <w:ilvl w:val="0"/>
          <w:numId w:val="1123"/>
        </w:numPr>
      </w:pPr>
      <w:r>
        <w:t xml:space="preserve">“The Terminator”</w:t>
      </w:r>
      <w:r>
        <w:t xml:space="preserve"> </w:t>
      </w:r>
      <w:r>
        <w:t xml:space="preserve">(1984)</w:t>
      </w:r>
    </w:p>
    <w:p>
      <w:pPr>
        <w:pStyle w:val="Compact"/>
        <w:numPr>
          <w:ilvl w:val="0"/>
          <w:numId w:val="1123"/>
        </w:numPr>
      </w:pPr>
      <w:r>
        <w:t xml:space="preserve">“The Matrix”</w:t>
      </w:r>
      <w:r>
        <w:t xml:space="preserve"> </w:t>
      </w:r>
      <w:r>
        <w:t xml:space="preserve">(1999)</w:t>
      </w:r>
    </w:p>
    <w:p>
      <w:pPr>
        <w:pStyle w:val="Compact"/>
        <w:numPr>
          <w:ilvl w:val="0"/>
          <w:numId w:val="1123"/>
        </w:numPr>
      </w:pPr>
      <w:r>
        <w:t xml:space="preserve">“Blade Runner”</w:t>
      </w:r>
      <w:r>
        <w:t xml:space="preserve"> </w:t>
      </w:r>
      <w:r>
        <w:t xml:space="preserve">(1982)</w:t>
      </w:r>
    </w:p>
    <w:p>
      <w:pPr>
        <w:pStyle w:val="Compact"/>
        <w:numPr>
          <w:ilvl w:val="0"/>
          <w:numId w:val="1123"/>
        </w:numPr>
      </w:pPr>
      <w:r>
        <w:t xml:space="preserve">“WarGames”</w:t>
      </w:r>
      <w:r>
        <w:t xml:space="preserve"> </w:t>
      </w:r>
      <w:r>
        <w:t xml:space="preserve">(1983)</w:t>
      </w:r>
    </w:p>
    <w:p>
      <w:pPr>
        <w:pStyle w:val="Compact"/>
        <w:numPr>
          <w:ilvl w:val="0"/>
          <w:numId w:val="1123"/>
        </w:numPr>
      </w:pPr>
      <w:r>
        <w:rPr>
          <w:i/>
          <w:iCs/>
        </w:rPr>
        <w:t xml:space="preserve">Ender’s Game</w:t>
      </w:r>
      <w:r>
        <w:t xml:space="preserve"> </w:t>
      </w:r>
      <w:r>
        <w:t xml:space="preserve">(Card 1985)</w:t>
      </w:r>
    </w:p>
    <w:p>
      <w:pPr>
        <w:pStyle w:val="Compact"/>
        <w:numPr>
          <w:ilvl w:val="0"/>
          <w:numId w:val="1123"/>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30" name="Picture"/>
            <a:graphic>
              <a:graphicData uri="http://schemas.openxmlformats.org/drawingml/2006/picture">
                <pic:pic>
                  <pic:nvPicPr>
                    <pic:cNvPr descr="assets/images/matrix-agents.png" id="431" name="Picture"/>
                    <pic:cNvPicPr>
                      <a:picLocks noChangeArrowheads="1" noChangeAspect="1"/>
                    </pic:cNvPicPr>
                  </pic:nvPicPr>
                  <pic:blipFill>
                    <a:blip r:embed="rId42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32">
        <w:r>
          <w:rPr>
            <w:rStyle w:val="Hyperlink"/>
          </w:rPr>
          <w:t xml:space="preserve">Agents</w:t>
        </w:r>
      </w:hyperlink>
    </w:p>
    <w:bookmarkEnd w:id="433"/>
    <w:bookmarkEnd w:id="434"/>
    <w:bookmarkStart w:id="447" w:name="checklists"/>
    <w:p>
      <w:pPr>
        <w:pStyle w:val="Heading1"/>
      </w:pPr>
      <w:r>
        <w:t xml:space="preserve">18. Checklists</w:t>
      </w:r>
    </w:p>
    <w:p>
      <w:pPr>
        <w:pStyle w:val="FirstParagraph"/>
      </w:pPr>
      <w:r>
        <w:t xml:space="preserve">Adapted by UCD-SeRG team from</w:t>
      </w:r>
      <w:r>
        <w:t xml:space="preserve"> </w:t>
      </w:r>
      <w:hyperlink r:id="rId435">
        <w:r>
          <w:rPr>
            <w:rStyle w:val="Hyperlink"/>
          </w:rPr>
          <w:t xml:space="preserve">original by Jade Benjamin-Chung</w:t>
        </w:r>
      </w:hyperlink>
    </w:p>
    <w:bookmarkStart w:id="436" w:name="pre-analysis-plan-checklist"/>
    <w:p>
      <w:pPr>
        <w:pStyle w:val="Heading2"/>
      </w:pPr>
      <w:r>
        <w:t xml:space="preserve">18.1 Pre-analysis plan checklist</w:t>
      </w:r>
    </w:p>
    <w:p>
      <w:pPr>
        <w:pStyle w:val="Compact"/>
        <w:numPr>
          <w:ilvl w:val="0"/>
          <w:numId w:val="1124"/>
        </w:numPr>
      </w:pPr>
      <w:r>
        <w:t xml:space="preserve">Brief background on the study (a condensed version of the introduction section of the paper)</w:t>
      </w:r>
    </w:p>
    <w:p>
      <w:pPr>
        <w:pStyle w:val="Compact"/>
        <w:numPr>
          <w:ilvl w:val="0"/>
          <w:numId w:val="1124"/>
        </w:numPr>
      </w:pPr>
      <w:r>
        <w:t xml:space="preserve">Hypotheses / objectives</w:t>
      </w:r>
    </w:p>
    <w:p>
      <w:pPr>
        <w:pStyle w:val="Compact"/>
        <w:numPr>
          <w:ilvl w:val="0"/>
          <w:numId w:val="1124"/>
        </w:numPr>
      </w:pPr>
      <w:r>
        <w:t xml:space="preserve">Study design</w:t>
      </w:r>
    </w:p>
    <w:p>
      <w:pPr>
        <w:pStyle w:val="Compact"/>
        <w:numPr>
          <w:ilvl w:val="0"/>
          <w:numId w:val="1124"/>
        </w:numPr>
      </w:pPr>
      <w:r>
        <w:t xml:space="preserve">Description of data</w:t>
      </w:r>
    </w:p>
    <w:p>
      <w:pPr>
        <w:pStyle w:val="Compact"/>
        <w:numPr>
          <w:ilvl w:val="0"/>
          <w:numId w:val="1124"/>
        </w:numPr>
      </w:pPr>
      <w:r>
        <w:t xml:space="preserve">Definition of outcomes</w:t>
      </w:r>
    </w:p>
    <w:p>
      <w:pPr>
        <w:pStyle w:val="Compact"/>
        <w:numPr>
          <w:ilvl w:val="0"/>
          <w:numId w:val="1124"/>
        </w:numPr>
      </w:pPr>
      <w:r>
        <w:t xml:space="preserve">Definition of interventions / exposures</w:t>
      </w:r>
    </w:p>
    <w:p>
      <w:pPr>
        <w:pStyle w:val="Compact"/>
        <w:numPr>
          <w:ilvl w:val="0"/>
          <w:numId w:val="1124"/>
        </w:numPr>
      </w:pPr>
      <w:r>
        <w:t xml:space="preserve">Definition of covariates</w:t>
      </w:r>
    </w:p>
    <w:p>
      <w:pPr>
        <w:pStyle w:val="Compact"/>
        <w:numPr>
          <w:ilvl w:val="0"/>
          <w:numId w:val="1124"/>
        </w:numPr>
      </w:pPr>
      <w:r>
        <w:t xml:space="preserve">Statistical power calculation</w:t>
      </w:r>
    </w:p>
    <w:p>
      <w:pPr>
        <w:pStyle w:val="Compact"/>
        <w:numPr>
          <w:ilvl w:val="0"/>
          <w:numId w:val="1124"/>
        </w:numPr>
      </w:pPr>
      <w:r>
        <w:t xml:space="preserve">Statistical model description</w:t>
      </w:r>
    </w:p>
    <w:p>
      <w:pPr>
        <w:pStyle w:val="Compact"/>
        <w:numPr>
          <w:ilvl w:val="0"/>
          <w:numId w:val="1124"/>
        </w:numPr>
      </w:pPr>
      <w:r>
        <w:t xml:space="preserve">Covariate selection / screening</w:t>
      </w:r>
    </w:p>
    <w:p>
      <w:pPr>
        <w:pStyle w:val="Compact"/>
        <w:numPr>
          <w:ilvl w:val="0"/>
          <w:numId w:val="1124"/>
        </w:numPr>
      </w:pPr>
      <w:r>
        <w:t xml:space="preserve">Standard error estimation method</w:t>
      </w:r>
    </w:p>
    <w:p>
      <w:pPr>
        <w:pStyle w:val="Compact"/>
        <w:numPr>
          <w:ilvl w:val="0"/>
          <w:numId w:val="1124"/>
        </w:numPr>
      </w:pPr>
      <w:r>
        <w:t xml:space="preserve">Missing data analysis</w:t>
      </w:r>
    </w:p>
    <w:p>
      <w:pPr>
        <w:pStyle w:val="Compact"/>
        <w:numPr>
          <w:ilvl w:val="0"/>
          <w:numId w:val="1124"/>
        </w:numPr>
      </w:pPr>
      <w:r>
        <w:t xml:space="preserve">Assessment of effect modification / subgroup analyses</w:t>
      </w:r>
    </w:p>
    <w:p>
      <w:pPr>
        <w:pStyle w:val="Compact"/>
        <w:numPr>
          <w:ilvl w:val="0"/>
          <w:numId w:val="1124"/>
        </w:numPr>
      </w:pPr>
      <w:r>
        <w:t xml:space="preserve">Sensitivity analyses</w:t>
      </w:r>
    </w:p>
    <w:p>
      <w:pPr>
        <w:pStyle w:val="Compact"/>
        <w:numPr>
          <w:ilvl w:val="0"/>
          <w:numId w:val="1124"/>
        </w:numPr>
      </w:pPr>
      <w:r>
        <w:t xml:space="preserve">Negative control analyses</w:t>
      </w:r>
    </w:p>
    <w:bookmarkEnd w:id="436"/>
    <w:bookmarkStart w:id="438" w:name="code-checklist"/>
    <w:p>
      <w:pPr>
        <w:pStyle w:val="Heading2"/>
      </w:pPr>
      <w:r>
        <w:t xml:space="preserve">18.2 Code checklist</w:t>
      </w:r>
    </w:p>
    <w:p>
      <w:pPr>
        <w:pStyle w:val="Compact"/>
        <w:numPr>
          <w:ilvl w:val="0"/>
          <w:numId w:val="1125"/>
        </w:numPr>
      </w:pPr>
      <w:r>
        <w:t xml:space="preserve">Does the script run without errors?</w:t>
      </w:r>
    </w:p>
    <w:p>
      <w:pPr>
        <w:pStyle w:val="Compact"/>
        <w:numPr>
          <w:ilvl w:val="0"/>
          <w:numId w:val="1125"/>
        </w:numPr>
      </w:pPr>
      <w:r>
        <w:t xml:space="preserve">Is code self-contained within repo and/or associated Box folder?</w:t>
      </w:r>
    </w:p>
    <w:p>
      <w:pPr>
        <w:pStyle w:val="Compact"/>
        <w:numPr>
          <w:ilvl w:val="0"/>
          <w:numId w:val="1125"/>
        </w:numPr>
      </w:pPr>
      <w:r>
        <w:t xml:space="preserve">Is all commented out code / remarks removed?</w:t>
      </w:r>
    </w:p>
    <w:p>
      <w:pPr>
        <w:pStyle w:val="Compact"/>
        <w:numPr>
          <w:ilvl w:val="0"/>
          <w:numId w:val="1125"/>
        </w:numPr>
      </w:pPr>
      <w:r>
        <w:t xml:space="preserve">Does the header accurately describe the process completed in the script?</w:t>
      </w:r>
    </w:p>
    <w:p>
      <w:pPr>
        <w:pStyle w:val="Compact"/>
        <w:numPr>
          <w:ilvl w:val="0"/>
          <w:numId w:val="1125"/>
        </w:numPr>
      </w:pPr>
      <w:r>
        <w:t xml:space="preserve">Is the script pushed to its github repository?</w:t>
      </w:r>
    </w:p>
    <w:p>
      <w:pPr>
        <w:pStyle w:val="Compact"/>
        <w:numPr>
          <w:ilvl w:val="0"/>
          <w:numId w:val="1125"/>
        </w:numPr>
      </w:pPr>
      <w:r>
        <w:t xml:space="preserve">Does the code adhere to the</w:t>
      </w:r>
      <w:r>
        <w:t xml:space="preserve"> </w:t>
      </w:r>
      <w:hyperlink r:id="rId437">
        <w:r>
          <w:rPr>
            <w:rStyle w:val="Hyperlink"/>
          </w:rPr>
          <w:t xml:space="preserve">coding style guide</w:t>
        </w:r>
      </w:hyperlink>
      <w:r>
        <w:t xml:space="preserve">?</w:t>
      </w:r>
    </w:p>
    <w:p>
      <w:pPr>
        <w:pStyle w:val="Compact"/>
        <w:numPr>
          <w:ilvl w:val="0"/>
          <w:numId w:val="1125"/>
        </w:numPr>
      </w:pPr>
      <w:r>
        <w:t xml:space="preserve">Are all warnings ignorable? Should any warnings be intentionally suppressed or addressed?</w:t>
      </w:r>
    </w:p>
    <w:bookmarkEnd w:id="438"/>
    <w:bookmarkStart w:id="442" w:name="manuscript-checklist"/>
    <w:p>
      <w:pPr>
        <w:pStyle w:val="Heading2"/>
      </w:pPr>
      <w:r>
        <w:t xml:space="preserve">18.3 Manuscript checklist</w:t>
      </w:r>
    </w:p>
    <w:p>
      <w:pPr>
        <w:pStyle w:val="FirstParagraph"/>
      </w:pPr>
      <w:r>
        <w:rPr>
          <w:i/>
          <w:iCs/>
        </w:rPr>
        <w:t xml:space="preserve">This is adapted in part from</w:t>
      </w:r>
      <w:r>
        <w:rPr>
          <w:i/>
          <w:iCs/>
        </w:rPr>
        <w:t xml:space="preserve"> </w:t>
      </w:r>
      <w:hyperlink r:id="rId439">
        <w:r>
          <w:rPr>
            <w:rStyle w:val="Hyperlink"/>
            <w:i/>
            <w:iCs/>
          </w:rPr>
          <w:t xml:space="preserve">this article</w:t>
        </w:r>
      </w:hyperlink>
      <w:r>
        <w:rPr>
          <w:i/>
          <w:iCs/>
        </w:rPr>
        <w:t xml:space="preserve">.</w:t>
      </w:r>
    </w:p>
    <w:p>
      <w:pPr>
        <w:pStyle w:val="Compact"/>
        <w:numPr>
          <w:ilvl w:val="0"/>
          <w:numId w:val="1126"/>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26"/>
        </w:numPr>
      </w:pPr>
      <w:r>
        <w:t xml:space="preserve">Are the study results within the manuscript replicable (i.e., if you rerun the code in the study’s repository, the tables and figures will be exactly replicated?)</w:t>
      </w:r>
    </w:p>
    <w:p>
      <w:pPr>
        <w:pStyle w:val="Compact"/>
        <w:numPr>
          <w:ilvl w:val="0"/>
          <w:numId w:val="1126"/>
        </w:numPr>
      </w:pPr>
      <w:r>
        <w:t xml:space="preserve">Is a target journal selected?</w:t>
      </w:r>
    </w:p>
    <w:p>
      <w:pPr>
        <w:pStyle w:val="Compact"/>
        <w:numPr>
          <w:ilvl w:val="0"/>
          <w:numId w:val="1126"/>
        </w:numPr>
      </w:pPr>
      <w:r>
        <w:t xml:space="preserve">Is the title declarative, in other words, does it state the object/findings rather than suggest them?</w:t>
      </w:r>
    </w:p>
    <w:p>
      <w:pPr>
        <w:pStyle w:val="Compact"/>
        <w:numPr>
          <w:ilvl w:val="0"/>
          <w:numId w:val="1126"/>
        </w:numPr>
      </w:pPr>
      <w:r>
        <w:t xml:space="preserve">Is the word count of the manuscript close to the target journal’s allowance?</w:t>
      </w:r>
    </w:p>
    <w:p>
      <w:pPr>
        <w:pStyle w:val="Compact"/>
        <w:numPr>
          <w:ilvl w:val="0"/>
          <w:numId w:val="1126"/>
        </w:numPr>
      </w:pPr>
      <w:r>
        <w:t xml:space="preserve">Does the manuscript adhere to the formatting guide of the target journal?</w:t>
      </w:r>
    </w:p>
    <w:p>
      <w:pPr>
        <w:pStyle w:val="Compact"/>
        <w:numPr>
          <w:ilvl w:val="0"/>
          <w:numId w:val="1126"/>
        </w:numPr>
      </w:pPr>
      <w:r>
        <w:t xml:space="preserve">Does the manuscript use a consistent voice (passive or active – usually active is preferred … pun intended)?</w:t>
      </w:r>
    </w:p>
    <w:p>
      <w:pPr>
        <w:pStyle w:val="Compact"/>
        <w:numPr>
          <w:ilvl w:val="0"/>
          <w:numId w:val="1126"/>
        </w:numPr>
      </w:pPr>
      <w:r>
        <w:t xml:space="preserve">Is each figure and table (including supplementary material) referenced in the main text?</w:t>
      </w:r>
    </w:p>
    <w:p>
      <w:pPr>
        <w:pStyle w:val="Compact"/>
        <w:numPr>
          <w:ilvl w:val="0"/>
          <w:numId w:val="1126"/>
        </w:numPr>
      </w:pPr>
      <w:r>
        <w:t xml:space="preserve">Is there a caption for each figure and table (including supplementary material)?</w:t>
      </w:r>
    </w:p>
    <w:p>
      <w:pPr>
        <w:pStyle w:val="Compact"/>
        <w:numPr>
          <w:ilvl w:val="0"/>
          <w:numId w:val="1126"/>
        </w:numPr>
      </w:pPr>
      <w:r>
        <w:t xml:space="preserve">Are tables/figures and supplementary material numbered in accordance with their appearance in the main text?</w:t>
      </w:r>
    </w:p>
    <w:p>
      <w:pPr>
        <w:pStyle w:val="Compact"/>
        <w:numPr>
          <w:ilvl w:val="0"/>
          <w:numId w:val="1126"/>
        </w:numPr>
      </w:pPr>
      <w:r>
        <w:t xml:space="preserve">Does the text use past tense if it is reporting research findings or future tense if it is a study protocol?</w:t>
      </w:r>
    </w:p>
    <w:p>
      <w:pPr>
        <w:pStyle w:val="Compact"/>
        <w:numPr>
          <w:ilvl w:val="0"/>
          <w:numId w:val="112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26"/>
        </w:numPr>
      </w:pPr>
      <w:r>
        <w:t xml:space="preserve">Does the text use minimal abbreviations, and are all abbreviations defined at first use?</w:t>
      </w:r>
    </w:p>
    <w:p>
      <w:pPr>
        <w:pStyle w:val="Compact"/>
        <w:numPr>
          <w:ilvl w:val="0"/>
          <w:numId w:val="112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2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2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40">
        <w:r>
          <w:rPr>
            <w:rStyle w:val="Hyperlink"/>
          </w:rPr>
          <w:t xml:space="preserve">here</w:t>
        </w:r>
      </w:hyperlink>
      <w:r>
        <w:t xml:space="preserve">)</w:t>
      </w:r>
    </w:p>
    <w:p>
      <w:pPr>
        <w:pStyle w:val="Compact"/>
        <w:numPr>
          <w:ilvl w:val="0"/>
          <w:numId w:val="1126"/>
        </w:numPr>
      </w:pPr>
      <w:r>
        <w:t xml:space="preserve">Have you drafted author contributions? Do they follow the</w:t>
      </w:r>
      <w:r>
        <w:t xml:space="preserve"> </w:t>
      </w:r>
      <w:hyperlink r:id="rId441">
        <w:r>
          <w:rPr>
            <w:rStyle w:val="Hyperlink"/>
          </w:rPr>
          <w:t xml:space="preserve">CRediT Taxonomy</w:t>
        </w:r>
      </w:hyperlink>
      <w:r>
        <w:t xml:space="preserve"> </w:t>
      </w:r>
      <w:r>
        <w:t xml:space="preserve">for author contributions?</w:t>
      </w:r>
    </w:p>
    <w:bookmarkEnd w:id="442"/>
    <w:bookmarkStart w:id="446" w:name="figure-checklist"/>
    <w:p>
      <w:pPr>
        <w:pStyle w:val="Heading2"/>
      </w:pPr>
      <w:r>
        <w:t xml:space="preserve">18.4 Figure checklist</w:t>
      </w:r>
    </w:p>
    <w:p>
      <w:pPr>
        <w:pStyle w:val="Compact"/>
        <w:numPr>
          <w:ilvl w:val="0"/>
          <w:numId w:val="1127"/>
        </w:numPr>
      </w:pPr>
      <w:r>
        <w:t xml:space="preserve">Are the x-axis and y-axis labeled?</w:t>
      </w:r>
    </w:p>
    <w:p>
      <w:pPr>
        <w:pStyle w:val="Compact"/>
        <w:numPr>
          <w:ilvl w:val="0"/>
          <w:numId w:val="1127"/>
        </w:numPr>
      </w:pPr>
      <w:r>
        <w:t xml:space="preserve">If the figure includes panels, is each panel labeled?</w:t>
      </w:r>
    </w:p>
    <w:p>
      <w:pPr>
        <w:pStyle w:val="Compact"/>
        <w:numPr>
          <w:ilvl w:val="0"/>
          <w:numId w:val="1127"/>
        </w:numPr>
      </w:pPr>
      <w:r>
        <w:t xml:space="preserve">Are there sufficient numerical / text labels and breaks on the x-axis and y-axis?</w:t>
      </w:r>
    </w:p>
    <w:p>
      <w:pPr>
        <w:pStyle w:val="Compact"/>
        <w:numPr>
          <w:ilvl w:val="0"/>
          <w:numId w:val="1127"/>
        </w:numPr>
      </w:pPr>
      <w:r>
        <w:t xml:space="preserve">Is the font size appropriate (i.e., large enough to read, not so large that it distracts from the data presented in the figure?)</w:t>
      </w:r>
    </w:p>
    <w:p>
      <w:pPr>
        <w:pStyle w:val="Compact"/>
        <w:numPr>
          <w:ilvl w:val="0"/>
          <w:numId w:val="1127"/>
        </w:numPr>
      </w:pPr>
      <w:r>
        <w:t xml:space="preserve">Are the colors used colorblind friendly? See a colorblind-friendly palette</w:t>
      </w:r>
      <w:r>
        <w:t xml:space="preserve"> </w:t>
      </w:r>
      <w:hyperlink r:id="rId443">
        <w:r>
          <w:rPr>
            <w:rStyle w:val="Hyperlink"/>
          </w:rPr>
          <w:t xml:space="preserve">here</w:t>
        </w:r>
      </w:hyperlink>
      <w:r>
        <w:t xml:space="preserve">, a neat palette generator with colorblind options</w:t>
      </w:r>
      <w:r>
        <w:t xml:space="preserve"> </w:t>
      </w:r>
      <w:hyperlink r:id="rId444">
        <w:r>
          <w:rPr>
            <w:rStyle w:val="Hyperlink"/>
          </w:rPr>
          <w:t xml:space="preserve">here</w:t>
        </w:r>
      </w:hyperlink>
      <w:r>
        <w:t xml:space="preserve">, and an article on why this matters</w:t>
      </w:r>
      <w:r>
        <w:t xml:space="preserve"> </w:t>
      </w:r>
      <w:hyperlink r:id="rId445">
        <w:r>
          <w:rPr>
            <w:rStyle w:val="Hyperlink"/>
          </w:rPr>
          <w:t xml:space="preserve">here</w:t>
        </w:r>
      </w:hyperlink>
    </w:p>
    <w:p>
      <w:pPr>
        <w:pStyle w:val="Compact"/>
        <w:numPr>
          <w:ilvl w:val="0"/>
          <w:numId w:val="1127"/>
        </w:numPr>
      </w:pPr>
      <w:r>
        <w:t xml:space="preserve">Are colors/shapes/line types defined in a legend?</w:t>
      </w:r>
    </w:p>
    <w:p>
      <w:pPr>
        <w:pStyle w:val="Compact"/>
        <w:numPr>
          <w:ilvl w:val="0"/>
          <w:numId w:val="1127"/>
        </w:numPr>
      </w:pPr>
      <w:r>
        <w:t xml:space="preserve">Are the legends and other labels easy to understand with minimal abbreviations?</w:t>
      </w:r>
    </w:p>
    <w:p>
      <w:pPr>
        <w:pStyle w:val="Compact"/>
        <w:numPr>
          <w:ilvl w:val="0"/>
          <w:numId w:val="1127"/>
        </w:numPr>
      </w:pPr>
      <w:r>
        <w:t xml:space="preserve">If there is overplotting, is transparency used to show overlapping data?</w:t>
      </w:r>
    </w:p>
    <w:p>
      <w:pPr>
        <w:pStyle w:val="Compact"/>
        <w:numPr>
          <w:ilvl w:val="0"/>
          <w:numId w:val="1127"/>
        </w:numPr>
      </w:pPr>
      <w:r>
        <w:t xml:space="preserve">Are 95% confidence intervals or other measures of precision shown, if applicable?</w:t>
      </w:r>
    </w:p>
    <w:bookmarkEnd w:id="446"/>
    <w:bookmarkEnd w:id="447"/>
    <w:bookmarkStart w:id="484" w:name="resources"/>
    <w:p>
      <w:pPr>
        <w:pStyle w:val="Heading1"/>
      </w:pPr>
      <w:r>
        <w:t xml:space="preserve">19. Resources</w:t>
      </w:r>
    </w:p>
    <w:p>
      <w:pPr>
        <w:pStyle w:val="FirstParagraph"/>
      </w:pPr>
      <w:r>
        <w:t xml:space="preserve">Adapted by UCD-SeRG team from</w:t>
      </w:r>
      <w:r>
        <w:t xml:space="preserve"> </w:t>
      </w:r>
      <w:hyperlink r:id="rId448">
        <w:r>
          <w:rPr>
            <w:rStyle w:val="Hyperlink"/>
          </w:rPr>
          <w:t xml:space="preserve">original by Jade Benjamin-Chung and Kunal Mishra</w:t>
        </w:r>
      </w:hyperlink>
    </w:p>
    <w:bookmarkStart w:id="459" w:name="resources-for-r"/>
    <w:p>
      <w:pPr>
        <w:pStyle w:val="Heading2"/>
      </w:pPr>
      <w:r>
        <w:t xml:space="preserve">19.1 Resources for R</w:t>
      </w:r>
    </w:p>
    <w:bookmarkStart w:id="450" w:name="books-and-comprehensive-guides"/>
    <w:p>
      <w:pPr>
        <w:pStyle w:val="Heading3"/>
      </w:pPr>
      <w:r>
        <w:t xml:space="preserve">19.1.1 Books and Comprehensive Guides</w:t>
      </w:r>
    </w:p>
    <w:p>
      <w:pPr>
        <w:pStyle w:val="Compact"/>
        <w:numPr>
          <w:ilvl w:val="0"/>
          <w:numId w:val="1128"/>
        </w:numPr>
      </w:pPr>
      <w:hyperlink r:id="rId189">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28"/>
        </w:numPr>
      </w:pPr>
      <w:hyperlink r:id="rId182">
        <w:r>
          <w:rPr>
            <w:rStyle w:val="Hyperlink"/>
          </w:rPr>
          <w:t xml:space="preserve">R Packages</w:t>
        </w:r>
      </w:hyperlink>
      <w:r>
        <w:t xml:space="preserve"> </w:t>
      </w:r>
      <w:r>
        <w:t xml:space="preserve">by Hadley Wickham and Jenny Bryan - complete guide to R package development</w:t>
      </w:r>
    </w:p>
    <w:p>
      <w:pPr>
        <w:pStyle w:val="Compact"/>
        <w:numPr>
          <w:ilvl w:val="0"/>
          <w:numId w:val="1128"/>
        </w:numPr>
      </w:pPr>
      <w:hyperlink r:id="rId190">
        <w:r>
          <w:rPr>
            <w:rStyle w:val="Hyperlink"/>
          </w:rPr>
          <w:t xml:space="preserve">Advanced R</w:t>
        </w:r>
      </w:hyperlink>
      <w:r>
        <w:t xml:space="preserve"> </w:t>
      </w:r>
      <w:r>
        <w:t xml:space="preserve">by Hadley Wickham - deep dive into R programming and internals</w:t>
      </w:r>
    </w:p>
    <w:p>
      <w:pPr>
        <w:pStyle w:val="Compact"/>
        <w:numPr>
          <w:ilvl w:val="0"/>
          <w:numId w:val="1128"/>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28"/>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28"/>
        </w:numPr>
      </w:pPr>
      <w:hyperlink r:id="rId195">
        <w:r>
          <w:rPr>
            <w:rStyle w:val="Hyperlink"/>
          </w:rPr>
          <w:t xml:space="preserve">Happy Git and GitHub for the useR</w:t>
        </w:r>
      </w:hyperlink>
      <w:r>
        <w:t xml:space="preserve"> </w:t>
      </w:r>
      <w:r>
        <w:t xml:space="preserve">by Jenny Bryan - guide to using Git and GitHub with R</w:t>
      </w:r>
    </w:p>
    <w:p>
      <w:pPr>
        <w:pStyle w:val="Compact"/>
        <w:numPr>
          <w:ilvl w:val="0"/>
          <w:numId w:val="1128"/>
        </w:numPr>
      </w:pPr>
      <w:hyperlink r:id="rId449">
        <w:r>
          <w:rPr>
            <w:rStyle w:val="Hyperlink"/>
          </w:rPr>
          <w:t xml:space="preserve">Jade’s R-for-epi course</w:t>
        </w:r>
      </w:hyperlink>
    </w:p>
    <w:bookmarkEnd w:id="450"/>
    <w:bookmarkStart w:id="455" w:name="cheat-sheets"/>
    <w:p>
      <w:pPr>
        <w:pStyle w:val="Heading3"/>
      </w:pPr>
      <w:r>
        <w:t xml:space="preserve">19.1.2 Cheat Sheets</w:t>
      </w:r>
    </w:p>
    <w:p>
      <w:pPr>
        <w:pStyle w:val="Compact"/>
        <w:numPr>
          <w:ilvl w:val="0"/>
          <w:numId w:val="1129"/>
        </w:numPr>
      </w:pPr>
      <w:hyperlink r:id="rId451">
        <w:r>
          <w:rPr>
            <w:rStyle w:val="Hyperlink"/>
          </w:rPr>
          <w:t xml:space="preserve">dplyr and tidyr cheat sheet</w:t>
        </w:r>
      </w:hyperlink>
    </w:p>
    <w:p>
      <w:pPr>
        <w:pStyle w:val="Compact"/>
        <w:numPr>
          <w:ilvl w:val="0"/>
          <w:numId w:val="1129"/>
        </w:numPr>
      </w:pPr>
      <w:hyperlink r:id="rId452">
        <w:r>
          <w:rPr>
            <w:rStyle w:val="Hyperlink"/>
          </w:rPr>
          <w:t xml:space="preserve">ggplot cheat sheet</w:t>
        </w:r>
      </w:hyperlink>
    </w:p>
    <w:p>
      <w:pPr>
        <w:pStyle w:val="Compact"/>
        <w:numPr>
          <w:ilvl w:val="0"/>
          <w:numId w:val="1129"/>
        </w:numPr>
      </w:pPr>
      <w:hyperlink r:id="rId453">
        <w:r>
          <w:rPr>
            <w:rStyle w:val="Hyperlink"/>
          </w:rPr>
          <w:t xml:space="preserve">data table cheat sheet</w:t>
        </w:r>
      </w:hyperlink>
    </w:p>
    <w:p>
      <w:pPr>
        <w:pStyle w:val="Compact"/>
        <w:numPr>
          <w:ilvl w:val="0"/>
          <w:numId w:val="1129"/>
        </w:numPr>
      </w:pPr>
      <w:hyperlink r:id="rId454">
        <w:r>
          <w:rPr>
            <w:rStyle w:val="Hyperlink"/>
          </w:rPr>
          <w:t xml:space="preserve">RMarkdown cheat sheet</w:t>
        </w:r>
      </w:hyperlink>
    </w:p>
    <w:bookmarkEnd w:id="455"/>
    <w:bookmarkStart w:id="457" w:name="style-and-best-practices"/>
    <w:p>
      <w:pPr>
        <w:pStyle w:val="Heading3"/>
      </w:pPr>
      <w:r>
        <w:t xml:space="preserve">19.1.3 Style and Best Practices</w:t>
      </w:r>
    </w:p>
    <w:p>
      <w:pPr>
        <w:pStyle w:val="Compact"/>
        <w:numPr>
          <w:ilvl w:val="0"/>
          <w:numId w:val="1130"/>
        </w:numPr>
      </w:pPr>
      <w:hyperlink r:id="rId456">
        <w:r>
          <w:rPr>
            <w:rStyle w:val="Hyperlink"/>
          </w:rPr>
          <w:t xml:space="preserve">Hadley Wickham’s R Style Guide</w:t>
        </w:r>
      </w:hyperlink>
    </w:p>
    <w:bookmarkEnd w:id="457"/>
    <w:bookmarkStart w:id="458" w:name="tidy-evaluation-resources"/>
    <w:p>
      <w:pPr>
        <w:pStyle w:val="Heading3"/>
      </w:pPr>
      <w:r>
        <w:t xml:space="preserve">19.1.4 Tidy Evaluation Resources</w:t>
      </w:r>
    </w:p>
    <w:p>
      <w:pPr>
        <w:pStyle w:val="Compact"/>
        <w:numPr>
          <w:ilvl w:val="0"/>
          <w:numId w:val="1131"/>
        </w:numPr>
      </w:pPr>
      <w:hyperlink r:id="rId155">
        <w:r>
          <w:rPr>
            <w:rStyle w:val="Hyperlink"/>
          </w:rPr>
          <w:t xml:space="preserve">Tidy Eval in 5 Minutes</w:t>
        </w:r>
      </w:hyperlink>
      <w:r>
        <w:t xml:space="preserve"> </w:t>
      </w:r>
      <w:r>
        <w:t xml:space="preserve">(video)</w:t>
      </w:r>
    </w:p>
    <w:p>
      <w:pPr>
        <w:pStyle w:val="Compact"/>
        <w:numPr>
          <w:ilvl w:val="0"/>
          <w:numId w:val="1131"/>
        </w:numPr>
      </w:pPr>
      <w:hyperlink r:id="rId156">
        <w:r>
          <w:rPr>
            <w:rStyle w:val="Hyperlink"/>
          </w:rPr>
          <w:t xml:space="preserve">Tidy Evaluation</w:t>
        </w:r>
      </w:hyperlink>
      <w:r>
        <w:t xml:space="preserve"> </w:t>
      </w:r>
      <w:r>
        <w:t xml:space="preserve">(e-book)</w:t>
      </w:r>
    </w:p>
    <w:p>
      <w:pPr>
        <w:pStyle w:val="Compact"/>
        <w:numPr>
          <w:ilvl w:val="0"/>
          <w:numId w:val="1131"/>
        </w:numPr>
      </w:pPr>
      <w:hyperlink r:id="rId157">
        <w:r>
          <w:rPr>
            <w:rStyle w:val="Hyperlink"/>
          </w:rPr>
          <w:t xml:space="preserve">Data Frame Columns as Arguments to Dplyr Functions</w:t>
        </w:r>
      </w:hyperlink>
      <w:r>
        <w:t xml:space="preserve"> </w:t>
      </w:r>
      <w:r>
        <w:t xml:space="preserve">(blog)</w:t>
      </w:r>
    </w:p>
    <w:p>
      <w:pPr>
        <w:pStyle w:val="Compact"/>
        <w:numPr>
          <w:ilvl w:val="0"/>
          <w:numId w:val="1131"/>
        </w:numPr>
      </w:pPr>
      <w:hyperlink r:id="rId158">
        <w:r>
          <w:rPr>
            <w:rStyle w:val="Hyperlink"/>
          </w:rPr>
          <w:t xml:space="preserve">Standard Evaluation for *_join</w:t>
        </w:r>
      </w:hyperlink>
      <w:r>
        <w:t xml:space="preserve"> </w:t>
      </w:r>
      <w:r>
        <w:t xml:space="preserve">(stackoverflow)</w:t>
      </w:r>
    </w:p>
    <w:p>
      <w:pPr>
        <w:pStyle w:val="Compact"/>
        <w:numPr>
          <w:ilvl w:val="0"/>
          <w:numId w:val="1131"/>
        </w:numPr>
      </w:pPr>
      <w:hyperlink r:id="rId159">
        <w:r>
          <w:rPr>
            <w:rStyle w:val="Hyperlink"/>
          </w:rPr>
          <w:t xml:space="preserve">Programming with dplyr</w:t>
        </w:r>
      </w:hyperlink>
      <w:r>
        <w:t xml:space="preserve"> </w:t>
      </w:r>
      <w:r>
        <w:t xml:space="preserve">(package vignette)</w:t>
      </w:r>
    </w:p>
    <w:bookmarkEnd w:id="458"/>
    <w:bookmarkEnd w:id="459"/>
    <w:bookmarkStart w:id="462" w:name="resources-for-git-github"/>
    <w:p>
      <w:pPr>
        <w:pStyle w:val="Heading2"/>
      </w:pPr>
      <w:r>
        <w:t xml:space="preserve">19.2 Resources for Git &amp; Github</w:t>
      </w:r>
    </w:p>
    <w:p>
      <w:pPr>
        <w:pStyle w:val="Compact"/>
        <w:numPr>
          <w:ilvl w:val="0"/>
          <w:numId w:val="1132"/>
        </w:numPr>
      </w:pPr>
      <w:hyperlink r:id="rId195">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32"/>
        </w:numPr>
      </w:pPr>
      <w:hyperlink r:id="rId460">
        <w:r>
          <w:rPr>
            <w:rStyle w:val="Hyperlink"/>
          </w:rPr>
          <w:t xml:space="preserve">Data Camp introduction to Git</w:t>
        </w:r>
      </w:hyperlink>
    </w:p>
    <w:p>
      <w:pPr>
        <w:pStyle w:val="Compact"/>
        <w:numPr>
          <w:ilvl w:val="0"/>
          <w:numId w:val="1132"/>
        </w:numPr>
      </w:pPr>
      <w:hyperlink r:id="rId461">
        <w:r>
          <w:rPr>
            <w:rStyle w:val="Hyperlink"/>
          </w:rPr>
          <w:t xml:space="preserve">Introduction to Github</w:t>
        </w:r>
      </w:hyperlink>
    </w:p>
    <w:bookmarkEnd w:id="462"/>
    <w:bookmarkStart w:id="464" w:name="scientific-figures"/>
    <w:p>
      <w:pPr>
        <w:pStyle w:val="Heading2"/>
      </w:pPr>
      <w:r>
        <w:t xml:space="preserve">19.3 Scientific figures</w:t>
      </w:r>
    </w:p>
    <w:p>
      <w:pPr>
        <w:pStyle w:val="Compact"/>
        <w:numPr>
          <w:ilvl w:val="0"/>
          <w:numId w:val="1133"/>
        </w:numPr>
      </w:pPr>
      <w:hyperlink r:id="rId463">
        <w:r>
          <w:rPr>
            <w:rStyle w:val="Hyperlink"/>
          </w:rPr>
          <w:t xml:space="preserve">Ten Simple Rules for Better Figures</w:t>
        </w:r>
      </w:hyperlink>
    </w:p>
    <w:bookmarkEnd w:id="464"/>
    <w:bookmarkStart w:id="469" w:name="writing"/>
    <w:p>
      <w:pPr>
        <w:pStyle w:val="Heading2"/>
      </w:pPr>
      <w:r>
        <w:t xml:space="preserve">19.4 Writing</w:t>
      </w:r>
    </w:p>
    <w:p>
      <w:pPr>
        <w:pStyle w:val="Compact"/>
        <w:numPr>
          <w:ilvl w:val="0"/>
          <w:numId w:val="1134"/>
        </w:numPr>
      </w:pPr>
      <w:hyperlink r:id="rId465">
        <w:r>
          <w:rPr>
            <w:rStyle w:val="Hyperlink"/>
          </w:rPr>
          <w:t xml:space="preserve">Tips on how to write a great science paper</w:t>
        </w:r>
      </w:hyperlink>
    </w:p>
    <w:p>
      <w:pPr>
        <w:pStyle w:val="Compact"/>
        <w:numPr>
          <w:ilvl w:val="0"/>
          <w:numId w:val="1134"/>
        </w:numPr>
      </w:pPr>
      <w:hyperlink r:id="rId31">
        <w:r>
          <w:rPr>
            <w:rStyle w:val="Hyperlink"/>
          </w:rPr>
          <w:t xml:space="preserve">ICMJE Definition of authorship</w:t>
        </w:r>
      </w:hyperlink>
    </w:p>
    <w:p>
      <w:pPr>
        <w:pStyle w:val="Compact"/>
        <w:numPr>
          <w:ilvl w:val="0"/>
          <w:numId w:val="1134"/>
        </w:numPr>
      </w:pPr>
      <w:hyperlink r:id="rId466">
        <w:r>
          <w:rPr>
            <w:rStyle w:val="Hyperlink"/>
          </w:rPr>
          <w:t xml:space="preserve">Nature article on elements of style for scientific writing</w:t>
        </w:r>
      </w:hyperlink>
    </w:p>
    <w:p>
      <w:pPr>
        <w:pStyle w:val="Compact"/>
        <w:numPr>
          <w:ilvl w:val="0"/>
          <w:numId w:val="1134"/>
        </w:numPr>
      </w:pPr>
      <w:hyperlink r:id="rId467">
        <w:r>
          <w:rPr>
            <w:rStyle w:val="Hyperlink"/>
          </w:rPr>
          <w:t xml:space="preserve">The Pathway to Publishing: A Guide to Quantitative Writing in the Health Sciences</w:t>
        </w:r>
      </w:hyperlink>
    </w:p>
    <w:p>
      <w:pPr>
        <w:pStyle w:val="Compact"/>
        <w:numPr>
          <w:ilvl w:val="0"/>
          <w:numId w:val="1134"/>
        </w:numPr>
      </w:pPr>
      <w:hyperlink r:id="rId468">
        <w:r>
          <w:rPr>
            <w:rStyle w:val="Hyperlink"/>
          </w:rPr>
          <w:t xml:space="preserve">Secret, actionable writing tips</w:t>
        </w:r>
      </w:hyperlink>
    </w:p>
    <w:bookmarkEnd w:id="469"/>
    <w:bookmarkStart w:id="474" w:name="presentations"/>
    <w:p>
      <w:pPr>
        <w:pStyle w:val="Heading2"/>
      </w:pPr>
      <w:r>
        <w:t xml:space="preserve">19.5 Presentations</w:t>
      </w:r>
    </w:p>
    <w:p>
      <w:pPr>
        <w:pStyle w:val="Compact"/>
        <w:numPr>
          <w:ilvl w:val="0"/>
          <w:numId w:val="1135"/>
        </w:numPr>
      </w:pPr>
      <w:hyperlink r:id="rId470">
        <w:r>
          <w:rPr>
            <w:rStyle w:val="Hyperlink"/>
          </w:rPr>
          <w:t xml:space="preserve">How to tell a compelling story in scientific presentations</w:t>
        </w:r>
      </w:hyperlink>
    </w:p>
    <w:p>
      <w:pPr>
        <w:pStyle w:val="Compact"/>
        <w:numPr>
          <w:ilvl w:val="0"/>
          <w:numId w:val="1135"/>
        </w:numPr>
      </w:pPr>
      <w:hyperlink r:id="rId471">
        <w:r>
          <w:rPr>
            <w:rStyle w:val="Hyperlink"/>
          </w:rPr>
          <w:t xml:space="preserve">How to give a killer narratively-driven scientific talk</w:t>
        </w:r>
      </w:hyperlink>
    </w:p>
    <w:p>
      <w:pPr>
        <w:pStyle w:val="Compact"/>
        <w:numPr>
          <w:ilvl w:val="0"/>
          <w:numId w:val="1135"/>
        </w:numPr>
      </w:pPr>
      <w:hyperlink r:id="rId472">
        <w:r>
          <w:rPr>
            <w:rStyle w:val="Hyperlink"/>
          </w:rPr>
          <w:t xml:space="preserve">How to make a better poster</w:t>
        </w:r>
      </w:hyperlink>
    </w:p>
    <w:p>
      <w:pPr>
        <w:pStyle w:val="Compact"/>
        <w:numPr>
          <w:ilvl w:val="0"/>
          <w:numId w:val="1135"/>
        </w:numPr>
      </w:pPr>
      <w:hyperlink r:id="rId473">
        <w:r>
          <w:rPr>
            <w:rStyle w:val="Hyperlink"/>
          </w:rPr>
          <w:t xml:space="preserve">How to make an even better poster</w:t>
        </w:r>
      </w:hyperlink>
    </w:p>
    <w:bookmarkEnd w:id="474"/>
    <w:bookmarkStart w:id="476" w:name="professional-advice"/>
    <w:p>
      <w:pPr>
        <w:pStyle w:val="Heading2"/>
      </w:pPr>
      <w:r>
        <w:t xml:space="preserve">19.6 Professional advice</w:t>
      </w:r>
    </w:p>
    <w:p>
      <w:pPr>
        <w:pStyle w:val="Compact"/>
        <w:numPr>
          <w:ilvl w:val="0"/>
          <w:numId w:val="1136"/>
        </w:numPr>
      </w:pPr>
      <w:hyperlink r:id="rId475">
        <w:r>
          <w:rPr>
            <w:rStyle w:val="Hyperlink"/>
          </w:rPr>
          <w:t xml:space="preserve">Professional advice, especially for your first job</w:t>
        </w:r>
      </w:hyperlink>
    </w:p>
    <w:bookmarkEnd w:id="476"/>
    <w:bookmarkStart w:id="479" w:name="funding"/>
    <w:p>
      <w:pPr>
        <w:pStyle w:val="Heading2"/>
      </w:pPr>
      <w:r>
        <w:t xml:space="preserve">19.7 Funding</w:t>
      </w:r>
    </w:p>
    <w:p>
      <w:pPr>
        <w:pStyle w:val="Compact"/>
        <w:numPr>
          <w:ilvl w:val="0"/>
          <w:numId w:val="1137"/>
        </w:numPr>
      </w:pPr>
      <w:hyperlink r:id="rId477">
        <w:r>
          <w:rPr>
            <w:rStyle w:val="Hyperlink"/>
          </w:rPr>
          <w:t xml:space="preserve">Building Your Funding Train</w:t>
        </w:r>
      </w:hyperlink>
    </w:p>
    <w:p>
      <w:pPr>
        <w:pStyle w:val="Compact"/>
        <w:numPr>
          <w:ilvl w:val="0"/>
          <w:numId w:val="1137"/>
        </w:numPr>
      </w:pPr>
      <w:hyperlink r:id="rId478">
        <w:r>
          <w:rPr>
            <w:rStyle w:val="Hyperlink"/>
          </w:rPr>
          <w:t xml:space="preserve">NIH Grant Writing Resources</w:t>
        </w:r>
      </w:hyperlink>
    </w:p>
    <w:bookmarkEnd w:id="479"/>
    <w:bookmarkStart w:id="483" w:name="ethics-and-global-health-research"/>
    <w:p>
      <w:pPr>
        <w:pStyle w:val="Heading2"/>
      </w:pPr>
      <w:r>
        <w:t xml:space="preserve">19.8 Ethics and global health research</w:t>
      </w:r>
    </w:p>
    <w:p>
      <w:pPr>
        <w:pStyle w:val="Compact"/>
        <w:numPr>
          <w:ilvl w:val="0"/>
          <w:numId w:val="1138"/>
        </w:numPr>
      </w:pPr>
      <w:hyperlink r:id="rId480">
        <w:r>
          <w:rPr>
            <w:rStyle w:val="Hyperlink"/>
          </w:rPr>
          <w:t xml:space="preserve">Global Code of Conduct For Research in Resource-Poor Settings</w:t>
        </w:r>
      </w:hyperlink>
    </w:p>
    <w:p>
      <w:pPr>
        <w:pStyle w:val="Compact"/>
        <w:numPr>
          <w:ilvl w:val="0"/>
          <w:numId w:val="1138"/>
        </w:numPr>
      </w:pPr>
      <w:hyperlink r:id="rId481">
        <w:r>
          <w:rPr>
            <w:rStyle w:val="Hyperlink"/>
          </w:rPr>
          <w:t xml:space="preserve">Who is a global health expert? Advice for aspiring global health experts</w:t>
        </w:r>
      </w:hyperlink>
    </w:p>
    <w:p>
      <w:pPr>
        <w:pStyle w:val="Compact"/>
        <w:numPr>
          <w:ilvl w:val="0"/>
          <w:numId w:val="1138"/>
        </w:numPr>
      </w:pPr>
      <w:hyperlink r:id="rId482">
        <w:r>
          <w:rPr>
            <w:rStyle w:val="Hyperlink"/>
          </w:rPr>
          <w:t xml:space="preserve">Transforming Global Health Partnerships</w:t>
        </w:r>
      </w:hyperlink>
    </w:p>
    <w:bookmarkEnd w:id="483"/>
    <w:bookmarkEnd w:id="484"/>
    <w:bookmarkStart w:id="505" w:name="references"/>
    <w:p>
      <w:pPr>
        <w:pStyle w:val="Heading1"/>
      </w:pPr>
      <w:r>
        <w:t xml:space="preserve">References</w:t>
      </w:r>
    </w:p>
    <w:bookmarkStart w:id="504" w:name="refs"/>
    <w:bookmarkStart w:id="486" w:name="ref-space_odyssey"/>
    <w:p>
      <w:pPr>
        <w:pStyle w:val="Bibliography"/>
      </w:pPr>
      <w:r>
        <w:t xml:space="preserve">“2001: A Space Odyssey.”</w:t>
      </w:r>
      <w:r>
        <w:t xml:space="preserve"> </w:t>
      </w:r>
      <w:r>
        <w:t xml:space="preserve">1968. Film.</w:t>
      </w:r>
      <w:r>
        <w:t xml:space="preserve"> </w:t>
      </w:r>
      <w:hyperlink r:id="rId485">
        <w:r>
          <w:rPr>
            <w:rStyle w:val="Hyperlink"/>
          </w:rPr>
          <w:t xml:space="preserve">https://en.wikipedia.org/wiki/2001:_A_Space_Odyssey_(film)</w:t>
        </w:r>
      </w:hyperlink>
      <w:r>
        <w:t xml:space="preserve">.</w:t>
      </w:r>
    </w:p>
    <w:bookmarkEnd w:id="486"/>
    <w:bookmarkStart w:id="488"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487">
        <w:r>
          <w:rPr>
            <w:rStyle w:val="Hyperlink"/>
          </w:rPr>
          <w:t xml:space="preserve">https://search.library.ucdavis.edu/permalink/01UCD_INST/9fle3i/alma990000226350403126</w:t>
        </w:r>
      </w:hyperlink>
      <w:r>
        <w:t xml:space="preserve">.</w:t>
      </w:r>
    </w:p>
    <w:bookmarkEnd w:id="488"/>
    <w:bookmarkStart w:id="490" w:name="ref-blade_runner"/>
    <w:p>
      <w:pPr>
        <w:pStyle w:val="Bibliography"/>
      </w:pPr>
      <w:r>
        <w:t xml:space="preserve">“Blade Runner.”</w:t>
      </w:r>
      <w:r>
        <w:t xml:space="preserve"> </w:t>
      </w:r>
      <w:r>
        <w:t xml:space="preserve">1982. Film.</w:t>
      </w:r>
      <w:r>
        <w:t xml:space="preserve"> </w:t>
      </w:r>
      <w:hyperlink r:id="rId489">
        <w:r>
          <w:rPr>
            <w:rStyle w:val="Hyperlink"/>
          </w:rPr>
          <w:t xml:space="preserve">https://en.wikipedia.org/wiki/Blade_Runner</w:t>
        </w:r>
      </w:hyperlink>
      <w:r>
        <w:t xml:space="preserve">.</w:t>
      </w:r>
    </w:p>
    <w:bookmarkEnd w:id="490"/>
    <w:bookmarkStart w:id="49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491">
        <w:r>
          <w:rPr>
            <w:rStyle w:val="Hyperlink"/>
          </w:rPr>
          <w:t xml:space="preserve">https://en.wikipedia.org/wiki/Ender%27s_Game</w:t>
        </w:r>
      </w:hyperlink>
      <w:r>
        <w:t xml:space="preserve">.</w:t>
      </w:r>
    </w:p>
    <w:bookmarkEnd w:id="492"/>
    <w:bookmarkStart w:id="49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493">
        <w:r>
          <w:rPr>
            <w:rStyle w:val="Hyperlink"/>
          </w:rPr>
          <w:t xml:space="preserve">https://www.youtube.com/watch?v=B1BdQcJ2ZYY</w:t>
        </w:r>
      </w:hyperlink>
      <w:r>
        <w:t xml:space="preserve">.</w:t>
      </w:r>
    </w:p>
    <w:bookmarkEnd w:id="494"/>
    <w:bookmarkStart w:id="496" w:name="ref-butlerian_jihad"/>
    <w:p>
      <w:pPr>
        <w:pStyle w:val="Bibliography"/>
      </w:pPr>
      <w:r>
        <w:t xml:space="preserve">Herbert, Frank. 1965.</w:t>
      </w:r>
      <w:r>
        <w:t xml:space="preserve"> </w:t>
      </w:r>
      <w:r>
        <w:t xml:space="preserve">“Dune.”</w:t>
      </w:r>
      <w:r>
        <w:t xml:space="preserve"> </w:t>
      </w:r>
      <w:r>
        <w:t xml:space="preserve">Novel.</w:t>
      </w:r>
      <w:r>
        <w:t xml:space="preserve"> </w:t>
      </w:r>
      <w:hyperlink r:id="rId495">
        <w:r>
          <w:rPr>
            <w:rStyle w:val="Hyperlink"/>
          </w:rPr>
          <w:t xml:space="preserve">https://en.wikipedia.org/wiki/Dune_(franchise)#Butlerian_Jihad</w:t>
        </w:r>
      </w:hyperlink>
      <w:r>
        <w:t xml:space="preserve">.</w:t>
      </w:r>
    </w:p>
    <w:bookmarkEnd w:id="496"/>
    <w:bookmarkStart w:id="498" w:name="ref-matrix"/>
    <w:p>
      <w:pPr>
        <w:pStyle w:val="Bibliography"/>
      </w:pPr>
      <w:r>
        <w:t xml:space="preserve">“The Matrix.”</w:t>
      </w:r>
      <w:r>
        <w:t xml:space="preserve"> </w:t>
      </w:r>
      <w:r>
        <w:t xml:space="preserve">1999. Film.</w:t>
      </w:r>
      <w:r>
        <w:t xml:space="preserve"> </w:t>
      </w:r>
      <w:hyperlink r:id="rId497">
        <w:r>
          <w:rPr>
            <w:rStyle w:val="Hyperlink"/>
          </w:rPr>
          <w:t xml:space="preserve">https://en.wikipedia.org/wiki/The_Matrix</w:t>
        </w:r>
      </w:hyperlink>
      <w:r>
        <w:t xml:space="preserve">.</w:t>
      </w:r>
    </w:p>
    <w:bookmarkEnd w:id="498"/>
    <w:bookmarkStart w:id="500" w:name="ref-terminator"/>
    <w:p>
      <w:pPr>
        <w:pStyle w:val="Bibliography"/>
      </w:pPr>
      <w:r>
        <w:t xml:space="preserve">“The Terminator.”</w:t>
      </w:r>
      <w:r>
        <w:t xml:space="preserve"> </w:t>
      </w:r>
      <w:r>
        <w:t xml:space="preserve">1984. Film.</w:t>
      </w:r>
      <w:r>
        <w:t xml:space="preserve"> </w:t>
      </w:r>
      <w:hyperlink r:id="rId499">
        <w:r>
          <w:rPr>
            <w:rStyle w:val="Hyperlink"/>
          </w:rPr>
          <w:t xml:space="preserve">https://en.wikipedia.org/wiki/The_Terminator</w:t>
        </w:r>
      </w:hyperlink>
      <w:r>
        <w:t xml:space="preserve">.</w:t>
      </w:r>
    </w:p>
    <w:bookmarkEnd w:id="500"/>
    <w:bookmarkStart w:id="502" w:name="ref-wargames"/>
    <w:p>
      <w:pPr>
        <w:pStyle w:val="Bibliography"/>
      </w:pPr>
      <w:r>
        <w:t xml:space="preserve">“WarGames.”</w:t>
      </w:r>
      <w:r>
        <w:t xml:space="preserve"> </w:t>
      </w:r>
      <w:r>
        <w:t xml:space="preserve">1983. Film.</w:t>
      </w:r>
      <w:r>
        <w:t xml:space="preserve"> </w:t>
      </w:r>
      <w:hyperlink r:id="rId501">
        <w:r>
          <w:rPr>
            <w:rStyle w:val="Hyperlink"/>
          </w:rPr>
          <w:t xml:space="preserve">https://en.wikipedia.org/wiki/WarGames</w:t>
        </w:r>
      </w:hyperlink>
      <w:r>
        <w:t xml:space="preserve">.</w:t>
      </w:r>
    </w:p>
    <w:bookmarkEnd w:id="502"/>
    <w:bookmarkStart w:id="50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7">
        <w:r>
          <w:rPr>
            <w:rStyle w:val="Hyperlink"/>
          </w:rPr>
          <w:t xml:space="preserve">https://roxygen2.r-lib.org/</w:t>
        </w:r>
      </w:hyperlink>
      <w:r>
        <w:t xml:space="preserve">.</w:t>
      </w:r>
    </w:p>
    <w:bookmarkEnd w:id="503"/>
    <w:bookmarkEnd w:id="504"/>
    <w:bookmarkEnd w:id="5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9">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8" Type="http://schemas.openxmlformats.org/officeDocument/2006/relationships/image" Target="media/rId118.png"/><Relationship Id="rId227" Type="http://schemas.openxmlformats.org/officeDocument/2006/relationships/image" Target="media/rId227.png"/><Relationship Id="rId390" Type="http://schemas.openxmlformats.org/officeDocument/2006/relationships/image" Target="media/rId390.png"/><Relationship Id="rId254" Type="http://schemas.openxmlformats.org/officeDocument/2006/relationships/image" Target="media/rId254.png"/><Relationship Id="rId287" Type="http://schemas.openxmlformats.org/officeDocument/2006/relationships/image" Target="media/rId287.jpg"/><Relationship Id="rId293" Type="http://schemas.openxmlformats.org/officeDocument/2006/relationships/image" Target="media/rId293.png"/><Relationship Id="rId429" Type="http://schemas.openxmlformats.org/officeDocument/2006/relationships/image" Target="media/rId429.png"/><Relationship Id="rId46" Type="http://schemas.openxmlformats.org/officeDocument/2006/relationships/hyperlink" Target="" TargetMode="External"/><Relationship Id="rId353"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456"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3" Type="http://schemas.openxmlformats.org/officeDocument/2006/relationships/hyperlink" Target="http://r-pkgs.had.co.nz/style.html" TargetMode="External"/><Relationship Id="rId224" Type="http://schemas.openxmlformats.org/officeDocument/2006/relationships/hyperlink" Target="http://styler.r-lib.org/articles/customizing_styler.html" TargetMode="External"/><Relationship Id="rId443"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0" Type="http://schemas.openxmlformats.org/officeDocument/2006/relationships/hyperlink" Target="https://adv-r.hadley.nz/" TargetMode="External"/><Relationship Id="rId162" Type="http://schemas.openxmlformats.org/officeDocument/2006/relationships/hyperlink" Target="https://blog.rstudio.com/2016/03/29/feather/" TargetMode="External"/><Relationship Id="rId12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2" Type="http://schemas.openxmlformats.org/officeDocument/2006/relationships/hyperlink" Target="https://cran.r-project.org/web/packages/lintr/readme/README.html#available-linters" TargetMode="External"/><Relationship Id="rId236" Type="http://schemas.openxmlformats.org/officeDocument/2006/relationships/hyperlink" Target="https://cran.r-project.org/web/packages/lintr/readme/README.html#project-configuration" TargetMode="External"/><Relationship Id="rId332" Type="http://schemas.openxmlformats.org/officeDocument/2006/relationships/hyperlink" Target="https://datadryad.org/" TargetMode="External"/><Relationship Id="rId183" Type="http://schemas.openxmlformats.org/officeDocument/2006/relationships/hyperlink" Target="https://design.tidyverse.org/" TargetMode="External"/><Relationship Id="rId268" Type="http://schemas.openxmlformats.org/officeDocument/2006/relationships/hyperlink" Target="https://desktop.github.com/" TargetMode="External"/><Relationship Id="rId185" Type="http://schemas.openxmlformats.org/officeDocument/2006/relationships/hyperlink" Target="https://devtools.r-lib.org/" TargetMode="External"/><Relationship Id="rId386" Type="http://schemas.openxmlformats.org/officeDocument/2006/relationships/hyperlink" Target="https://docs.github.com/en/copilot/how-tos/use-copilot-agents/coding-agent" TargetMode="External"/><Relationship Id="rId401" Type="http://schemas.openxmlformats.org/officeDocument/2006/relationships/hyperlink" Target="https://docs.github.com/en/copilot/how-tos/use-copilot-agents/coding-agent/customize-the-agent-environment#preinstalling-tools-or-dependencies-in-copilots-environment" TargetMode="External"/><Relationship Id="rId396" Type="http://schemas.openxmlformats.org/officeDocument/2006/relationships/hyperlink" Target="https://docs.github.com/en/copilot/how-tos/use-copilot-agents/coding-agent/customize-the-agent-firewall" TargetMode="External"/><Relationship Id="rId394" Type="http://schemas.openxmlformats.org/officeDocument/2006/relationships/hyperlink" Target="https://docs.github.com/en/copilot/reference/copilot-allowlist-reference" TargetMode="External"/><Relationship Id="rId327" Type="http://schemas.openxmlformats.org/officeDocument/2006/relationships/hyperlink" Target="https://docs.github.com/en/enterprise/2.13/user/articles/creating-releases" TargetMode="External"/><Relationship Id="rId475" Type="http://schemas.openxmlformats.org/officeDocument/2006/relationships/hyperlink" Target="https://docs.google.com/document/d/1ckgRCcr7FFPyymyMA6Y_-cB_vftOyrrxT28c6gRg0PI/edit" TargetMode="External"/><Relationship Id="rId159" Type="http://schemas.openxmlformats.org/officeDocument/2006/relationships/hyperlink" Target="https://dplyr.tidyverse.org/articles/programming.html" TargetMode="External"/><Relationship Id="rId485" Type="http://schemas.openxmlformats.org/officeDocument/2006/relationships/hyperlink" Target="https://en.wikipedia.org/wiki/2001:_A_Space_Odyssey_(film)" TargetMode="External"/><Relationship Id="rId372" Type="http://schemas.openxmlformats.org/officeDocument/2006/relationships/hyperlink" Target="https://en.wikipedia.org/wiki/AI-assisted_software_development" TargetMode="External"/><Relationship Id="rId377" Type="http://schemas.openxmlformats.org/officeDocument/2006/relationships/hyperlink" Target="https://en.wikipedia.org/wiki/AI_agent" TargetMode="External"/><Relationship Id="rId432" Type="http://schemas.openxmlformats.org/officeDocument/2006/relationships/hyperlink" Target="https://en.wikipedia.org/wiki/Agent_(The_Matrix)" TargetMode="External"/><Relationship Id="rId489" Type="http://schemas.openxmlformats.org/officeDocument/2006/relationships/hyperlink" Target="https://en.wikipedia.org/wiki/Blade_Runner" TargetMode="External"/><Relationship Id="rId495" Type="http://schemas.openxmlformats.org/officeDocument/2006/relationships/hyperlink" Target="https://en.wikipedia.org/wiki/Dune_(franchise)#Butlerian_Jihad" TargetMode="External"/><Relationship Id="rId491" Type="http://schemas.openxmlformats.org/officeDocument/2006/relationships/hyperlink" Target="https://en.wikipedia.org/wiki/Ender%27s_Game" TargetMode="External"/><Relationship Id="rId497" Type="http://schemas.openxmlformats.org/officeDocument/2006/relationships/hyperlink" Target="https://en.wikipedia.org/wiki/The_Matrix" TargetMode="External"/><Relationship Id="rId499" Type="http://schemas.openxmlformats.org/officeDocument/2006/relationships/hyperlink" Target="https://en.wikipedia.org/wiki/The_Terminator" TargetMode="External"/><Relationship Id="rId501" Type="http://schemas.openxmlformats.org/officeDocument/2006/relationships/hyperlink" Target="https://en.wikipedia.org/wiki/WarGames" TargetMode="External"/><Relationship Id="rId193" Type="http://schemas.openxmlformats.org/officeDocument/2006/relationships/hyperlink" Target="https://engineering-shiny.org/" TargetMode="External"/><Relationship Id="rId381" Type="http://schemas.openxmlformats.org/officeDocument/2006/relationships/hyperlink" Target="https://github.com/UCD-SERG/lab-manual/issues/42" TargetMode="External"/><Relationship Id="rId382" Type="http://schemas.openxmlformats.org/officeDocument/2006/relationships/hyperlink" Target="https://github.com/UCD-SERG/lab-manual/pull/50" TargetMode="External"/><Relationship Id="rId376" Type="http://schemas.openxmlformats.org/officeDocument/2006/relationships/hyperlink" Target="https://github.com/features/copilot/agents" TargetMode="External"/><Relationship Id="rId400" Type="http://schemas.openxmlformats.org/officeDocument/2006/relationships/hyperlink" Target="https://github.com/features/copilot/plans" TargetMode="External"/><Relationship Id="rId282" Type="http://schemas.openxmlformats.org/officeDocument/2006/relationships/hyperlink" Target="https://github.com/github/gitignore/blob/master/R.gitignore" TargetMode="External"/><Relationship Id="rId23" Type="http://schemas.openxmlformats.org/officeDocument/2006/relationships/hyperlink" Target="https://github.com/jadebc/lab-manual" TargetMode="External"/><Relationship Id="rId139" Type="http://schemas.openxmlformats.org/officeDocument/2006/relationships/hyperlink" Target="https://github.com/jennybc/here_here" TargetMode="External"/><Relationship Id="rId149" Type="http://schemas.openxmlformats.org/officeDocument/2006/relationships/hyperlink" Target="https://github.com/karthik/rdrop2" TargetMode="External"/><Relationship Id="rId129" Type="http://schemas.openxmlformats.org/officeDocument/2006/relationships/hyperlink" Target="https://github.com/kmishra9/Flu-Absenteeism/blob/master/Master's%20Thesis%20-%20Spatial%20Epidemiology%20of%20Influenza/1b%20-%20Map-Management.R" TargetMode="External"/><Relationship Id="rId202" Type="http://schemas.openxmlformats.org/officeDocument/2006/relationships/hyperlink" Target="https://github.com/kmishra9/Flu-Absenteeism/blob/master/Master's%20Thesis%20-%20Spatial%20Epidemiology%20of%20Influenza/2a%20-%20Statistical-Inputs.R" TargetMode="External"/><Relationship Id="rId147" Type="http://schemas.openxmlformats.org/officeDocument/2006/relationships/hyperlink" Target="https://github.com/r-box/boxr" TargetMode="External"/><Relationship Id="rId477" Type="http://schemas.openxmlformats.org/officeDocument/2006/relationships/hyperlink" Target="https://grantwriting.stanford.edu/funding-train/#ep" TargetMode="External"/><Relationship Id="rId195" Type="http://schemas.openxmlformats.org/officeDocument/2006/relationships/hyperlink" Target="https://happygitwithr.com/" TargetMode="External"/><Relationship Id="rId279" Type="http://schemas.openxmlformats.org/officeDocument/2006/relationships/hyperlink" Target="https://happygitwithr.com/repeated-amend.html" TargetMode="External"/><Relationship Id="rId272" Type="http://schemas.openxmlformats.org/officeDocument/2006/relationships/hyperlink" Target="https://help.github.com/en/github/collaborating-with-issues-and-pull-requests/creating-a-pull-request#creating-the-pull-request" TargetMode="External"/><Relationship Id="rId352" Type="http://schemas.openxmlformats.org/officeDocument/2006/relationships/hyperlink" Target="https://hpc.ucdavis.edu/" TargetMode="External"/><Relationship Id="rId247" Type="http://schemas.openxmlformats.org/officeDocument/2006/relationships/hyperlink" Target="https://jadebc.github.io/lab-manual/big-data.html" TargetMode="External"/><Relationship Id="rId435" Type="http://schemas.openxmlformats.org/officeDocument/2006/relationships/hyperlink" Target="https://jadebc.github.io/lab-manual/checklists.html" TargetMode="External"/><Relationship Id="rId315"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199"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3" Type="http://schemas.openxmlformats.org/officeDocument/2006/relationships/hyperlink" Target="https://jadebc.github.io/lab-manual/data-masking.html" TargetMode="External"/><Relationship Id="rId264"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09" Type="http://schemas.openxmlformats.org/officeDocument/2006/relationships/hyperlink" Target="https://jadebc.github.io/lab-manual/reproducible-environments.html" TargetMode="External"/><Relationship Id="rId448" Type="http://schemas.openxmlformats.org/officeDocument/2006/relationships/hyperlink" Target="https://jadebc.github.io/lab-manual/resources.html" TargetMode="External"/><Relationship Id="rId351" Type="http://schemas.openxmlformats.org/officeDocument/2006/relationships/hyperlink" Target="https://jadebc.github.io/lab-manual/slurm.html" TargetMode="External"/><Relationship Id="rId286" Type="http://schemas.openxmlformats.org/officeDocument/2006/relationships/hyperlink" Target="https://jadebc.github.io/lab-manual/unix.html" TargetMode="External"/><Relationship Id="rId440" Type="http://schemas.openxmlformats.org/officeDocument/2006/relationships/hyperlink" Target="https://journals.lww.com/epidem/Fulltext/2001/05000/The_Value_of_P.2.aspx" TargetMode="External"/><Relationship Id="rId481" Type="http://schemas.openxmlformats.org/officeDocument/2006/relationships/hyperlink" Target="https://journals.plos.org/globalpublichealth/article?id=10.1371/journal.pgph.0002269" TargetMode="External"/><Relationship Id="rId463" Type="http://schemas.openxmlformats.org/officeDocument/2006/relationships/hyperlink" Target="https://journals.plos.org/ploscompbiol/article?id=10.1371/journal.pcbi.1003833" TargetMode="External"/><Relationship Id="rId441"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61" Type="http://schemas.openxmlformats.org/officeDocument/2006/relationships/hyperlink" Target="https://lab.github.com/githubtraining/introduction-to-github" TargetMode="External"/><Relationship Id="rId467" Type="http://schemas.openxmlformats.org/officeDocument/2006/relationships/hyperlink" Target="https://link.springer.com/book/10.1007/978-3-030-98175-4" TargetMode="External"/><Relationship Id="rId482" Type="http://schemas.openxmlformats.org/officeDocument/2006/relationships/hyperlink" Target="https://link.springer.com/book/9783031537929" TargetMode="External"/><Relationship Id="rId192" Type="http://schemas.openxmlformats.org/officeDocument/2006/relationships/hyperlink" Target="https://mastering-shiny.org/" TargetMode="External"/><Relationship Id="rId444" Type="http://schemas.openxmlformats.org/officeDocument/2006/relationships/hyperlink" Target="https://medialab.github.io/iwanthue/?utm_source=Nature+Briefing&amp;utm_campaign=2c68711076-briefing-dy-20211006&amp;utm_medium=email&amp;utm_term=0_c9dfd39373-2c68711076-44335685" TargetMode="External"/><Relationship Id="rId304" Type="http://schemas.openxmlformats.org/officeDocument/2006/relationships/hyperlink" Target="https://medium.com/@jeongwhanchoi/install-tmux-on-osx-and-basics-commands-for-beginners-be22520fd95e" TargetMode="External"/><Relationship Id="rId473" Type="http://schemas.openxmlformats.org/officeDocument/2006/relationships/hyperlink" Target="https://mitcommlab.mit.edu/be/2023/09/27/toward-an-evenbetterposter-improving-the-betterposter-template/" TargetMode="External"/><Relationship Id="rId331" Type="http://schemas.openxmlformats.org/officeDocument/2006/relationships/hyperlink" Target="https://osf.io" TargetMode="External"/><Relationship Id="rId53" Type="http://schemas.openxmlformats.org/officeDocument/2006/relationships/hyperlink" Target="https://osf.io/tgbxr/" TargetMode="External"/><Relationship Id="rId186" Type="http://schemas.openxmlformats.org/officeDocument/2006/relationships/hyperlink" Target="https://pkgdown.r-lib.org/" TargetMode="External"/><Relationship Id="rId348" Type="http://schemas.openxmlformats.org/officeDocument/2006/relationships/hyperlink" Target="https://plos.org/resource/how-to-store-and-manage-your-data/#data-management-plan" TargetMode="External"/><Relationship Id="rId342" Type="http://schemas.openxmlformats.org/officeDocument/2006/relationships/hyperlink" Target="https://proctor-ucsf.github.io/dcc-handbook/datawrangling.html#documenting-datasets" TargetMode="External"/><Relationship Id="rId411" Type="http://schemas.openxmlformats.org/officeDocument/2006/relationships/hyperlink" Target="https://quarto.org/docs/authoring/cross-references.html" TargetMode="External"/><Relationship Id="rId416" Type="http://schemas.openxmlformats.org/officeDocument/2006/relationships/hyperlink" Target="https://quarto.org/docs/authoring/includes.html" TargetMode="External"/><Relationship Id="rId146" Type="http://schemas.openxmlformats.org/officeDocument/2006/relationships/hyperlink" Target="https://r-box.github.io/boxr/articles/boxr-app-interactive.html#create" TargetMode="External"/><Relationship Id="rId182" Type="http://schemas.openxmlformats.org/officeDocument/2006/relationships/hyperlink" Target="https://r-pkgs.org/" TargetMode="External"/><Relationship Id="rId153" Type="http://schemas.openxmlformats.org/officeDocument/2006/relationships/hyperlink" Target="https://r4ds.had.co.nz/" TargetMode="External"/><Relationship Id="rId189"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43" Type="http://schemas.openxmlformats.org/officeDocument/2006/relationships/hyperlink" Target="https://researchdata.princeton.edu/research-lifecycle-guide/whats-doi-and-what-should-i-know-about-citing-datasets" TargetMode="External"/><Relationship Id="rId117" Type="http://schemas.openxmlformats.org/officeDocument/2006/relationships/hyperlink" Target="https://roxygen2.r-lib.org/" TargetMode="External"/><Relationship Id="rId152" Type="http://schemas.openxmlformats.org/officeDocument/2006/relationships/hyperlink" Target="https://rviews.rstudio.com/2017/06/08/what-is-the-tidyverse/" TargetMode="External"/><Relationship Id="rId453" Type="http://schemas.openxmlformats.org/officeDocument/2006/relationships/hyperlink" Target="https://s3.amazonaws.com/assets.datacamp.com/blog_assets/datatable_Cheat_Sheet_R.pdf" TargetMode="External"/><Relationship Id="rId487" Type="http://schemas.openxmlformats.org/officeDocument/2006/relationships/hyperlink" Target="https://search.library.ucdavis.edu/permalink/01UCD_INST/9fle3i/alma990000226350403126" TargetMode="External"/><Relationship Id="rId266" Type="http://schemas.openxmlformats.org/officeDocument/2006/relationships/hyperlink" Target="https://sethrobertson.github.io/GitFixUm/fixup.html" TargetMode="External"/><Relationship Id="rId369" Type="http://schemas.openxmlformats.org/officeDocument/2006/relationships/hyperlink" Target="https://slurm.schedmd.com/sbatch.html" TargetMode="External"/><Relationship Id="rId265" Type="http://schemas.openxmlformats.org/officeDocument/2006/relationships/hyperlink" Target="https://sp19.datastructur.es/materials/guides/using-git#b-local-repositories-narrative-introduction" TargetMode="External"/><Relationship Id="rId270" Type="http://schemas.openxmlformats.org/officeDocument/2006/relationships/hyperlink" Target="https://sp19.datastructur.es/materials/guides/using-git#e-git-branching-advanced-git-optional" TargetMode="External"/><Relationship Id="rId132" Type="http://schemas.openxmlformats.org/officeDocument/2006/relationships/hyperlink" Target="https://spin.atomicobject.com/2017/11/01/good-variable-names/" TargetMode="External"/><Relationship Id="rId248" Type="http://schemas.openxmlformats.org/officeDocument/2006/relationships/hyperlink" Target="https://stackoverflow.com/questions/21435339/data-table-vs-dplyr-can-one-do-something-well-the-other-cant-or-does-poorly/27840349#27840349" TargetMode="External"/><Relationship Id="rId158" Type="http://schemas.openxmlformats.org/officeDocument/2006/relationships/hyperlink" Target="https://stackoverflow.com/questions/28125816/r-standard-evaluation-for-join-dplyr" TargetMode="External"/><Relationship Id="rId244" Type="http://schemas.openxmlformats.org/officeDocument/2006/relationships/hyperlink" Target="https://style.tidyverse.org/" TargetMode="External"/><Relationship Id="rId127" Type="http://schemas.openxmlformats.org/officeDocument/2006/relationships/hyperlink" Target="https://support.rstudio.com/hc/en-us/articles/200484568-Code-Folding-and-Sections" TargetMode="External"/><Relationship Id="rId154" Type="http://schemas.openxmlformats.org/officeDocument/2006/relationships/hyperlink" Target="https://tavareshugo.github.io/data_carpentry_extras/base-r_tidyverse_equivalents/base-r_tidyverse_equivalents.html#reshaping_data" TargetMode="External"/><Relationship Id="rId187" Type="http://schemas.openxmlformats.org/officeDocument/2006/relationships/hyperlink" Target="https://testthat.r-lib.org/" TargetMode="External"/><Relationship Id="rId156" Type="http://schemas.openxmlformats.org/officeDocument/2006/relationships/hyperlink" Target="https://tidyeval.tidyverse.org/index.html" TargetMode="External"/><Relationship Id="rId449" Type="http://schemas.openxmlformats.org/officeDocument/2006/relationships/hyperlink" Target="https://ucb-epi-r.github.io" TargetMode="External"/><Relationship Id="rId317" Type="http://schemas.openxmlformats.org/officeDocument/2006/relationships/hyperlink" Target="https://ucd-serg.github.io/lab-manual/coding-practices.html#file-headers" TargetMode="External"/><Relationship Id="rId320" Type="http://schemas.openxmlformats.org/officeDocument/2006/relationships/hyperlink" Target="https://ucd-serg.github.io/lab-manual/coding-practices.html#function-documentation" TargetMode="External"/><Relationship Id="rId437" Type="http://schemas.openxmlformats.org/officeDocument/2006/relationships/hyperlink" Target="https://ucd-serg.github.io/lab-manual/coding-style.html" TargetMode="External"/><Relationship Id="rId323"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3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4" Type="http://schemas.openxmlformats.org/officeDocument/2006/relationships/hyperlink" Target="https://usethis.r-lib.org/" TargetMode="External"/><Relationship Id="rId157" Type="http://schemas.openxmlformats.org/officeDocument/2006/relationships/hyperlink" Target="https://www.brodrigues.co/blog/2016-07-18-data-frame-columns-as-arguments-to-dplyr-functions/" TargetMode="External"/><Relationship Id="rId366" Type="http://schemas.openxmlformats.org/officeDocument/2006/relationships/hyperlink" Target="https://www.chriswrites.com/how-to-change-file-permissions-using-the-terminal/" TargetMode="External"/><Relationship Id="rId460"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80" Type="http://schemas.openxmlformats.org/officeDocument/2006/relationships/hyperlink" Target="https://www.globalcodeofconduct.org/wp-content/uploads/2018/05/Global-Code-of-Conduct-Brochure.pdf" TargetMode="External"/><Relationship Id="rId300"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439" Type="http://schemas.openxmlformats.org/officeDocument/2006/relationships/hyperlink" Target="https://www.nature.com/articles/d41586-019-01431-z" TargetMode="External"/><Relationship Id="rId465" Type="http://schemas.openxmlformats.org/officeDocument/2006/relationships/hyperlink" Target="https://www.nature.com/articles/d41586-019-02918-5" TargetMode="External"/><Relationship Id="rId445" Type="http://schemas.openxmlformats.org/officeDocument/2006/relationships/hyperlink" Target="https://www.nature.com/articles/d41586-021-02696-z" TargetMode="External"/><Relationship Id="rId470" Type="http://schemas.openxmlformats.org/officeDocument/2006/relationships/hyperlink" Target="https://www.nature.com/articles/d41586-021-03603-2" TargetMode="External"/><Relationship Id="rId466" Type="http://schemas.openxmlformats.org/officeDocument/2006/relationships/hyperlink" Target="https://www.nature.com/articles/nphys724" TargetMode="External"/><Relationship Id="rId478" Type="http://schemas.openxmlformats.org/officeDocument/2006/relationships/hyperlink" Target="https://www.niaid.nih.gov/grants-contracts/write-grant-application" TargetMode="External"/><Relationship Id="rId218" Type="http://schemas.openxmlformats.org/officeDocument/2006/relationships/hyperlink" Target="https://www.r-bloggers.com/align-assign-rstudio-addin-to-align-assignment-operators/" TargetMode="External"/><Relationship Id="rId161" Type="http://schemas.openxmlformats.org/officeDocument/2006/relationships/hyperlink" Target="https://www.rdocumentation.org/packages/feather/versions/0.3.3" TargetMode="External"/><Relationship Id="rId231" Type="http://schemas.openxmlformats.org/officeDocument/2006/relationships/hyperlink" Target="https://www.rdocumentation.org/packages/lintr/versions/1.0.3" TargetMode="External"/><Relationship Id="rId221" Type="http://schemas.openxmlformats.org/officeDocument/2006/relationships/hyperlink" Target="https://www.rdocumentation.org/packages/styler/versions/1.1.0/topics/style_dir" TargetMode="External"/><Relationship Id="rId451" Type="http://schemas.openxmlformats.org/officeDocument/2006/relationships/hyperlink" Target="https://www.rstudio.com/wp-content/uploads/2015/02/data-wrangling-cheatsheet.pdf" TargetMode="External"/><Relationship Id="rId454" Type="http://schemas.openxmlformats.org/officeDocument/2006/relationships/hyperlink" Target="https://www.rstudio.com/wp-content/uploads/2015/02/rmarkdown-cheatsheet.pdf" TargetMode="External"/><Relationship Id="rId452" Type="http://schemas.openxmlformats.org/officeDocument/2006/relationships/hyperlink" Target="https://www.rstudio.com/wp-content/uploads/2015/03/ggplot2-cheatsheet.pdf" TargetMode="External"/><Relationship Id="rId471" Type="http://schemas.openxmlformats.org/officeDocument/2006/relationships/hyperlink" Target="https://www.sciencedirect.com/science/article/pii/S1471491423000928" TargetMode="External"/><Relationship Id="rId220" Type="http://schemas.openxmlformats.org/officeDocument/2006/relationships/hyperlink" Target="https://www.tidyverse.org/articles/2017/12/styler-1.0.0/" TargetMode="External"/><Relationship Id="rId283" Type="http://schemas.openxmlformats.org/officeDocument/2006/relationships/hyperlink" Target="https://www.tidyverse.org/articles/2017/12/workflow-vs-script/" TargetMode="External"/><Relationship Id="rId472" Type="http://schemas.openxmlformats.org/officeDocument/2006/relationships/hyperlink" Target="https://www.youtube.com/watch?v=1RwJbhkCA58&amp;t=1171s" TargetMode="External"/><Relationship Id="rId493" Type="http://schemas.openxmlformats.org/officeDocument/2006/relationships/hyperlink" Target="https://www.youtube.com/watch?v=B1BdQcJ2ZYY" TargetMode="External"/><Relationship Id="rId56" Type="http://schemas.openxmlformats.org/officeDocument/2006/relationships/hyperlink" Target="https://www.youtube.com/watch?v=WoYkY9MkbRE" TargetMode="External"/><Relationship Id="rId155" Type="http://schemas.openxmlformats.org/officeDocument/2006/relationships/hyperlink" Target="https://www.youtube.com/watch?v=nERXS3ssntw" TargetMode="External"/><Relationship Id="rId468"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 TargetMode="External"/><Relationship Id="rId353"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456"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3" Type="http://schemas.openxmlformats.org/officeDocument/2006/relationships/hyperlink" Target="http://r-pkgs.had.co.nz/style.html" TargetMode="External"/><Relationship Id="rId224" Type="http://schemas.openxmlformats.org/officeDocument/2006/relationships/hyperlink" Target="http://styler.r-lib.org/articles/customizing_styler.html" TargetMode="External"/><Relationship Id="rId443"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0" Type="http://schemas.openxmlformats.org/officeDocument/2006/relationships/hyperlink" Target="https://adv-r.hadley.nz/" TargetMode="External"/><Relationship Id="rId162" Type="http://schemas.openxmlformats.org/officeDocument/2006/relationships/hyperlink" Target="https://blog.rstudio.com/2016/03/29/feather/" TargetMode="External"/><Relationship Id="rId12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2" Type="http://schemas.openxmlformats.org/officeDocument/2006/relationships/hyperlink" Target="https://cran.r-project.org/web/packages/lintr/readme/README.html#available-linters" TargetMode="External"/><Relationship Id="rId236" Type="http://schemas.openxmlformats.org/officeDocument/2006/relationships/hyperlink" Target="https://cran.r-project.org/web/packages/lintr/readme/README.html#project-configuration" TargetMode="External"/><Relationship Id="rId332" Type="http://schemas.openxmlformats.org/officeDocument/2006/relationships/hyperlink" Target="https://datadryad.org/" TargetMode="External"/><Relationship Id="rId183" Type="http://schemas.openxmlformats.org/officeDocument/2006/relationships/hyperlink" Target="https://design.tidyverse.org/" TargetMode="External"/><Relationship Id="rId268" Type="http://schemas.openxmlformats.org/officeDocument/2006/relationships/hyperlink" Target="https://desktop.github.com/" TargetMode="External"/><Relationship Id="rId185" Type="http://schemas.openxmlformats.org/officeDocument/2006/relationships/hyperlink" Target="https://devtools.r-lib.org/" TargetMode="External"/><Relationship Id="rId386" Type="http://schemas.openxmlformats.org/officeDocument/2006/relationships/hyperlink" Target="https://docs.github.com/en/copilot/how-tos/use-copilot-agents/coding-agent" TargetMode="External"/><Relationship Id="rId401" Type="http://schemas.openxmlformats.org/officeDocument/2006/relationships/hyperlink" Target="https://docs.github.com/en/copilot/how-tos/use-copilot-agents/coding-agent/customize-the-agent-environment#preinstalling-tools-or-dependencies-in-copilots-environment" TargetMode="External"/><Relationship Id="rId396" Type="http://schemas.openxmlformats.org/officeDocument/2006/relationships/hyperlink" Target="https://docs.github.com/en/copilot/how-tos/use-copilot-agents/coding-agent/customize-the-agent-firewall" TargetMode="External"/><Relationship Id="rId394" Type="http://schemas.openxmlformats.org/officeDocument/2006/relationships/hyperlink" Target="https://docs.github.com/en/copilot/reference/copilot-allowlist-reference" TargetMode="External"/><Relationship Id="rId327" Type="http://schemas.openxmlformats.org/officeDocument/2006/relationships/hyperlink" Target="https://docs.github.com/en/enterprise/2.13/user/articles/creating-releases" TargetMode="External"/><Relationship Id="rId475" Type="http://schemas.openxmlformats.org/officeDocument/2006/relationships/hyperlink" Target="https://docs.google.com/document/d/1ckgRCcr7FFPyymyMA6Y_-cB_vftOyrrxT28c6gRg0PI/edit" TargetMode="External"/><Relationship Id="rId159" Type="http://schemas.openxmlformats.org/officeDocument/2006/relationships/hyperlink" Target="https://dplyr.tidyverse.org/articles/programming.html" TargetMode="External"/><Relationship Id="rId485" Type="http://schemas.openxmlformats.org/officeDocument/2006/relationships/hyperlink" Target="https://en.wikipedia.org/wiki/2001:_A_Space_Odyssey_(film)" TargetMode="External"/><Relationship Id="rId372" Type="http://schemas.openxmlformats.org/officeDocument/2006/relationships/hyperlink" Target="https://en.wikipedia.org/wiki/AI-assisted_software_development" TargetMode="External"/><Relationship Id="rId377" Type="http://schemas.openxmlformats.org/officeDocument/2006/relationships/hyperlink" Target="https://en.wikipedia.org/wiki/AI_agent" TargetMode="External"/><Relationship Id="rId432" Type="http://schemas.openxmlformats.org/officeDocument/2006/relationships/hyperlink" Target="https://en.wikipedia.org/wiki/Agent_(The_Matrix)" TargetMode="External"/><Relationship Id="rId489" Type="http://schemas.openxmlformats.org/officeDocument/2006/relationships/hyperlink" Target="https://en.wikipedia.org/wiki/Blade_Runner" TargetMode="External"/><Relationship Id="rId495" Type="http://schemas.openxmlformats.org/officeDocument/2006/relationships/hyperlink" Target="https://en.wikipedia.org/wiki/Dune_(franchise)#Butlerian_Jihad" TargetMode="External"/><Relationship Id="rId491" Type="http://schemas.openxmlformats.org/officeDocument/2006/relationships/hyperlink" Target="https://en.wikipedia.org/wiki/Ender%27s_Game" TargetMode="External"/><Relationship Id="rId497" Type="http://schemas.openxmlformats.org/officeDocument/2006/relationships/hyperlink" Target="https://en.wikipedia.org/wiki/The_Matrix" TargetMode="External"/><Relationship Id="rId499" Type="http://schemas.openxmlformats.org/officeDocument/2006/relationships/hyperlink" Target="https://en.wikipedia.org/wiki/The_Terminator" TargetMode="External"/><Relationship Id="rId501" Type="http://schemas.openxmlformats.org/officeDocument/2006/relationships/hyperlink" Target="https://en.wikipedia.org/wiki/WarGames" TargetMode="External"/><Relationship Id="rId193" Type="http://schemas.openxmlformats.org/officeDocument/2006/relationships/hyperlink" Target="https://engineering-shiny.org/" TargetMode="External"/><Relationship Id="rId381" Type="http://schemas.openxmlformats.org/officeDocument/2006/relationships/hyperlink" Target="https://github.com/UCD-SERG/lab-manual/issues/42" TargetMode="External"/><Relationship Id="rId382" Type="http://schemas.openxmlformats.org/officeDocument/2006/relationships/hyperlink" Target="https://github.com/UCD-SERG/lab-manual/pull/50" TargetMode="External"/><Relationship Id="rId376" Type="http://schemas.openxmlformats.org/officeDocument/2006/relationships/hyperlink" Target="https://github.com/features/copilot/agents" TargetMode="External"/><Relationship Id="rId400" Type="http://schemas.openxmlformats.org/officeDocument/2006/relationships/hyperlink" Target="https://github.com/features/copilot/plans" TargetMode="External"/><Relationship Id="rId282" Type="http://schemas.openxmlformats.org/officeDocument/2006/relationships/hyperlink" Target="https://github.com/github/gitignore/blob/master/R.gitignore" TargetMode="External"/><Relationship Id="rId23" Type="http://schemas.openxmlformats.org/officeDocument/2006/relationships/hyperlink" Target="https://github.com/jadebc/lab-manual" TargetMode="External"/><Relationship Id="rId139" Type="http://schemas.openxmlformats.org/officeDocument/2006/relationships/hyperlink" Target="https://github.com/jennybc/here_here" TargetMode="External"/><Relationship Id="rId149" Type="http://schemas.openxmlformats.org/officeDocument/2006/relationships/hyperlink" Target="https://github.com/karthik/rdrop2" TargetMode="External"/><Relationship Id="rId129" Type="http://schemas.openxmlformats.org/officeDocument/2006/relationships/hyperlink" Target="https://github.com/kmishra9/Flu-Absenteeism/blob/master/Master's%20Thesis%20-%20Spatial%20Epidemiology%20of%20Influenza/1b%20-%20Map-Management.R" TargetMode="External"/><Relationship Id="rId202" Type="http://schemas.openxmlformats.org/officeDocument/2006/relationships/hyperlink" Target="https://github.com/kmishra9/Flu-Absenteeism/blob/master/Master's%20Thesis%20-%20Spatial%20Epidemiology%20of%20Influenza/2a%20-%20Statistical-Inputs.R" TargetMode="External"/><Relationship Id="rId147" Type="http://schemas.openxmlformats.org/officeDocument/2006/relationships/hyperlink" Target="https://github.com/r-box/boxr" TargetMode="External"/><Relationship Id="rId477" Type="http://schemas.openxmlformats.org/officeDocument/2006/relationships/hyperlink" Target="https://grantwriting.stanford.edu/funding-train/#ep" TargetMode="External"/><Relationship Id="rId195" Type="http://schemas.openxmlformats.org/officeDocument/2006/relationships/hyperlink" Target="https://happygitwithr.com/" TargetMode="External"/><Relationship Id="rId279" Type="http://schemas.openxmlformats.org/officeDocument/2006/relationships/hyperlink" Target="https://happygitwithr.com/repeated-amend.html" TargetMode="External"/><Relationship Id="rId272" Type="http://schemas.openxmlformats.org/officeDocument/2006/relationships/hyperlink" Target="https://help.github.com/en/github/collaborating-with-issues-and-pull-requests/creating-a-pull-request#creating-the-pull-request" TargetMode="External"/><Relationship Id="rId352" Type="http://schemas.openxmlformats.org/officeDocument/2006/relationships/hyperlink" Target="https://hpc.ucdavis.edu/" TargetMode="External"/><Relationship Id="rId247" Type="http://schemas.openxmlformats.org/officeDocument/2006/relationships/hyperlink" Target="https://jadebc.github.io/lab-manual/big-data.html" TargetMode="External"/><Relationship Id="rId435" Type="http://schemas.openxmlformats.org/officeDocument/2006/relationships/hyperlink" Target="https://jadebc.github.io/lab-manual/checklists.html" TargetMode="External"/><Relationship Id="rId315"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199"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3" Type="http://schemas.openxmlformats.org/officeDocument/2006/relationships/hyperlink" Target="https://jadebc.github.io/lab-manual/data-masking.html" TargetMode="External"/><Relationship Id="rId264"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09" Type="http://schemas.openxmlformats.org/officeDocument/2006/relationships/hyperlink" Target="https://jadebc.github.io/lab-manual/reproducible-environments.html" TargetMode="External"/><Relationship Id="rId448" Type="http://schemas.openxmlformats.org/officeDocument/2006/relationships/hyperlink" Target="https://jadebc.github.io/lab-manual/resources.html" TargetMode="External"/><Relationship Id="rId351" Type="http://schemas.openxmlformats.org/officeDocument/2006/relationships/hyperlink" Target="https://jadebc.github.io/lab-manual/slurm.html" TargetMode="External"/><Relationship Id="rId286" Type="http://schemas.openxmlformats.org/officeDocument/2006/relationships/hyperlink" Target="https://jadebc.github.io/lab-manual/unix.html" TargetMode="External"/><Relationship Id="rId440" Type="http://schemas.openxmlformats.org/officeDocument/2006/relationships/hyperlink" Target="https://journals.lww.com/epidem/Fulltext/2001/05000/The_Value_of_P.2.aspx" TargetMode="External"/><Relationship Id="rId481" Type="http://schemas.openxmlformats.org/officeDocument/2006/relationships/hyperlink" Target="https://journals.plos.org/globalpublichealth/article?id=10.1371/journal.pgph.0002269" TargetMode="External"/><Relationship Id="rId463" Type="http://schemas.openxmlformats.org/officeDocument/2006/relationships/hyperlink" Target="https://journals.plos.org/ploscompbiol/article?id=10.1371/journal.pcbi.1003833" TargetMode="External"/><Relationship Id="rId441"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61" Type="http://schemas.openxmlformats.org/officeDocument/2006/relationships/hyperlink" Target="https://lab.github.com/githubtraining/introduction-to-github" TargetMode="External"/><Relationship Id="rId467" Type="http://schemas.openxmlformats.org/officeDocument/2006/relationships/hyperlink" Target="https://link.springer.com/book/10.1007/978-3-030-98175-4" TargetMode="External"/><Relationship Id="rId482" Type="http://schemas.openxmlformats.org/officeDocument/2006/relationships/hyperlink" Target="https://link.springer.com/book/9783031537929" TargetMode="External"/><Relationship Id="rId192" Type="http://schemas.openxmlformats.org/officeDocument/2006/relationships/hyperlink" Target="https://mastering-shiny.org/" TargetMode="External"/><Relationship Id="rId444" Type="http://schemas.openxmlformats.org/officeDocument/2006/relationships/hyperlink" Target="https://medialab.github.io/iwanthue/?utm_source=Nature+Briefing&amp;utm_campaign=2c68711076-briefing-dy-20211006&amp;utm_medium=email&amp;utm_term=0_c9dfd39373-2c68711076-44335685" TargetMode="External"/><Relationship Id="rId304" Type="http://schemas.openxmlformats.org/officeDocument/2006/relationships/hyperlink" Target="https://medium.com/@jeongwhanchoi/install-tmux-on-osx-and-basics-commands-for-beginners-be22520fd95e" TargetMode="External"/><Relationship Id="rId473" Type="http://schemas.openxmlformats.org/officeDocument/2006/relationships/hyperlink" Target="https://mitcommlab.mit.edu/be/2023/09/27/toward-an-evenbetterposter-improving-the-betterposter-template/" TargetMode="External"/><Relationship Id="rId331" Type="http://schemas.openxmlformats.org/officeDocument/2006/relationships/hyperlink" Target="https://osf.io" TargetMode="External"/><Relationship Id="rId53" Type="http://schemas.openxmlformats.org/officeDocument/2006/relationships/hyperlink" Target="https://osf.io/tgbxr/" TargetMode="External"/><Relationship Id="rId186" Type="http://schemas.openxmlformats.org/officeDocument/2006/relationships/hyperlink" Target="https://pkgdown.r-lib.org/" TargetMode="External"/><Relationship Id="rId348" Type="http://schemas.openxmlformats.org/officeDocument/2006/relationships/hyperlink" Target="https://plos.org/resource/how-to-store-and-manage-your-data/#data-management-plan" TargetMode="External"/><Relationship Id="rId342" Type="http://schemas.openxmlformats.org/officeDocument/2006/relationships/hyperlink" Target="https://proctor-ucsf.github.io/dcc-handbook/datawrangling.html#documenting-datasets" TargetMode="External"/><Relationship Id="rId411" Type="http://schemas.openxmlformats.org/officeDocument/2006/relationships/hyperlink" Target="https://quarto.org/docs/authoring/cross-references.html" TargetMode="External"/><Relationship Id="rId416" Type="http://schemas.openxmlformats.org/officeDocument/2006/relationships/hyperlink" Target="https://quarto.org/docs/authoring/includes.html" TargetMode="External"/><Relationship Id="rId146" Type="http://schemas.openxmlformats.org/officeDocument/2006/relationships/hyperlink" Target="https://r-box.github.io/boxr/articles/boxr-app-interactive.html#create" TargetMode="External"/><Relationship Id="rId182" Type="http://schemas.openxmlformats.org/officeDocument/2006/relationships/hyperlink" Target="https://r-pkgs.org/" TargetMode="External"/><Relationship Id="rId153" Type="http://schemas.openxmlformats.org/officeDocument/2006/relationships/hyperlink" Target="https://r4ds.had.co.nz/" TargetMode="External"/><Relationship Id="rId189"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43" Type="http://schemas.openxmlformats.org/officeDocument/2006/relationships/hyperlink" Target="https://researchdata.princeton.edu/research-lifecycle-guide/whats-doi-and-what-should-i-know-about-citing-datasets" TargetMode="External"/><Relationship Id="rId117" Type="http://schemas.openxmlformats.org/officeDocument/2006/relationships/hyperlink" Target="https://roxygen2.r-lib.org/" TargetMode="External"/><Relationship Id="rId152" Type="http://schemas.openxmlformats.org/officeDocument/2006/relationships/hyperlink" Target="https://rviews.rstudio.com/2017/06/08/what-is-the-tidyverse/" TargetMode="External"/><Relationship Id="rId453" Type="http://schemas.openxmlformats.org/officeDocument/2006/relationships/hyperlink" Target="https://s3.amazonaws.com/assets.datacamp.com/blog_assets/datatable_Cheat_Sheet_R.pdf" TargetMode="External"/><Relationship Id="rId487" Type="http://schemas.openxmlformats.org/officeDocument/2006/relationships/hyperlink" Target="https://search.library.ucdavis.edu/permalink/01UCD_INST/9fle3i/alma990000226350403126" TargetMode="External"/><Relationship Id="rId266" Type="http://schemas.openxmlformats.org/officeDocument/2006/relationships/hyperlink" Target="https://sethrobertson.github.io/GitFixUm/fixup.html" TargetMode="External"/><Relationship Id="rId369" Type="http://schemas.openxmlformats.org/officeDocument/2006/relationships/hyperlink" Target="https://slurm.schedmd.com/sbatch.html" TargetMode="External"/><Relationship Id="rId265" Type="http://schemas.openxmlformats.org/officeDocument/2006/relationships/hyperlink" Target="https://sp19.datastructur.es/materials/guides/using-git#b-local-repositories-narrative-introduction" TargetMode="External"/><Relationship Id="rId270" Type="http://schemas.openxmlformats.org/officeDocument/2006/relationships/hyperlink" Target="https://sp19.datastructur.es/materials/guides/using-git#e-git-branching-advanced-git-optional" TargetMode="External"/><Relationship Id="rId132" Type="http://schemas.openxmlformats.org/officeDocument/2006/relationships/hyperlink" Target="https://spin.atomicobject.com/2017/11/01/good-variable-names/" TargetMode="External"/><Relationship Id="rId248" Type="http://schemas.openxmlformats.org/officeDocument/2006/relationships/hyperlink" Target="https://stackoverflow.com/questions/21435339/data-table-vs-dplyr-can-one-do-something-well-the-other-cant-or-does-poorly/27840349#27840349" TargetMode="External"/><Relationship Id="rId158" Type="http://schemas.openxmlformats.org/officeDocument/2006/relationships/hyperlink" Target="https://stackoverflow.com/questions/28125816/r-standard-evaluation-for-join-dplyr" TargetMode="External"/><Relationship Id="rId244" Type="http://schemas.openxmlformats.org/officeDocument/2006/relationships/hyperlink" Target="https://style.tidyverse.org/" TargetMode="External"/><Relationship Id="rId127" Type="http://schemas.openxmlformats.org/officeDocument/2006/relationships/hyperlink" Target="https://support.rstudio.com/hc/en-us/articles/200484568-Code-Folding-and-Sections" TargetMode="External"/><Relationship Id="rId154" Type="http://schemas.openxmlformats.org/officeDocument/2006/relationships/hyperlink" Target="https://tavareshugo.github.io/data_carpentry_extras/base-r_tidyverse_equivalents/base-r_tidyverse_equivalents.html#reshaping_data" TargetMode="External"/><Relationship Id="rId187" Type="http://schemas.openxmlformats.org/officeDocument/2006/relationships/hyperlink" Target="https://testthat.r-lib.org/" TargetMode="External"/><Relationship Id="rId156" Type="http://schemas.openxmlformats.org/officeDocument/2006/relationships/hyperlink" Target="https://tidyeval.tidyverse.org/index.html" TargetMode="External"/><Relationship Id="rId449" Type="http://schemas.openxmlformats.org/officeDocument/2006/relationships/hyperlink" Target="https://ucb-epi-r.github.io" TargetMode="External"/><Relationship Id="rId317" Type="http://schemas.openxmlformats.org/officeDocument/2006/relationships/hyperlink" Target="https://ucd-serg.github.io/lab-manual/coding-practices.html#file-headers" TargetMode="External"/><Relationship Id="rId320" Type="http://schemas.openxmlformats.org/officeDocument/2006/relationships/hyperlink" Target="https://ucd-serg.github.io/lab-manual/coding-practices.html#function-documentation" TargetMode="External"/><Relationship Id="rId437" Type="http://schemas.openxmlformats.org/officeDocument/2006/relationships/hyperlink" Target="https://ucd-serg.github.io/lab-manual/coding-style.html" TargetMode="External"/><Relationship Id="rId323"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3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4" Type="http://schemas.openxmlformats.org/officeDocument/2006/relationships/hyperlink" Target="https://usethis.r-lib.org/" TargetMode="External"/><Relationship Id="rId157" Type="http://schemas.openxmlformats.org/officeDocument/2006/relationships/hyperlink" Target="https://www.brodrigues.co/blog/2016-07-18-data-frame-columns-as-arguments-to-dplyr-functions/" TargetMode="External"/><Relationship Id="rId366" Type="http://schemas.openxmlformats.org/officeDocument/2006/relationships/hyperlink" Target="https://www.chriswrites.com/how-to-change-file-permissions-using-the-terminal/" TargetMode="External"/><Relationship Id="rId460"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80" Type="http://schemas.openxmlformats.org/officeDocument/2006/relationships/hyperlink" Target="https://www.globalcodeofconduct.org/wp-content/uploads/2018/05/Global-Code-of-Conduct-Brochure.pdf" TargetMode="External"/><Relationship Id="rId300"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439" Type="http://schemas.openxmlformats.org/officeDocument/2006/relationships/hyperlink" Target="https://www.nature.com/articles/d41586-019-01431-z" TargetMode="External"/><Relationship Id="rId465" Type="http://schemas.openxmlformats.org/officeDocument/2006/relationships/hyperlink" Target="https://www.nature.com/articles/d41586-019-02918-5" TargetMode="External"/><Relationship Id="rId445" Type="http://schemas.openxmlformats.org/officeDocument/2006/relationships/hyperlink" Target="https://www.nature.com/articles/d41586-021-02696-z" TargetMode="External"/><Relationship Id="rId470" Type="http://schemas.openxmlformats.org/officeDocument/2006/relationships/hyperlink" Target="https://www.nature.com/articles/d41586-021-03603-2" TargetMode="External"/><Relationship Id="rId466" Type="http://schemas.openxmlformats.org/officeDocument/2006/relationships/hyperlink" Target="https://www.nature.com/articles/nphys724" TargetMode="External"/><Relationship Id="rId478" Type="http://schemas.openxmlformats.org/officeDocument/2006/relationships/hyperlink" Target="https://www.niaid.nih.gov/grants-contracts/write-grant-application" TargetMode="External"/><Relationship Id="rId218" Type="http://schemas.openxmlformats.org/officeDocument/2006/relationships/hyperlink" Target="https://www.r-bloggers.com/align-assign-rstudio-addin-to-align-assignment-operators/" TargetMode="External"/><Relationship Id="rId161" Type="http://schemas.openxmlformats.org/officeDocument/2006/relationships/hyperlink" Target="https://www.rdocumentation.org/packages/feather/versions/0.3.3" TargetMode="External"/><Relationship Id="rId231" Type="http://schemas.openxmlformats.org/officeDocument/2006/relationships/hyperlink" Target="https://www.rdocumentation.org/packages/lintr/versions/1.0.3" TargetMode="External"/><Relationship Id="rId221" Type="http://schemas.openxmlformats.org/officeDocument/2006/relationships/hyperlink" Target="https://www.rdocumentation.org/packages/styler/versions/1.1.0/topics/style_dir" TargetMode="External"/><Relationship Id="rId451" Type="http://schemas.openxmlformats.org/officeDocument/2006/relationships/hyperlink" Target="https://www.rstudio.com/wp-content/uploads/2015/02/data-wrangling-cheatsheet.pdf" TargetMode="External"/><Relationship Id="rId454" Type="http://schemas.openxmlformats.org/officeDocument/2006/relationships/hyperlink" Target="https://www.rstudio.com/wp-content/uploads/2015/02/rmarkdown-cheatsheet.pdf" TargetMode="External"/><Relationship Id="rId452" Type="http://schemas.openxmlformats.org/officeDocument/2006/relationships/hyperlink" Target="https://www.rstudio.com/wp-content/uploads/2015/03/ggplot2-cheatsheet.pdf" TargetMode="External"/><Relationship Id="rId471" Type="http://schemas.openxmlformats.org/officeDocument/2006/relationships/hyperlink" Target="https://www.sciencedirect.com/science/article/pii/S1471491423000928" TargetMode="External"/><Relationship Id="rId220" Type="http://schemas.openxmlformats.org/officeDocument/2006/relationships/hyperlink" Target="https://www.tidyverse.org/articles/2017/12/styler-1.0.0/" TargetMode="External"/><Relationship Id="rId283" Type="http://schemas.openxmlformats.org/officeDocument/2006/relationships/hyperlink" Target="https://www.tidyverse.org/articles/2017/12/workflow-vs-script/" TargetMode="External"/><Relationship Id="rId472" Type="http://schemas.openxmlformats.org/officeDocument/2006/relationships/hyperlink" Target="https://www.youtube.com/watch?v=1RwJbhkCA58&amp;t=1171s" TargetMode="External"/><Relationship Id="rId493" Type="http://schemas.openxmlformats.org/officeDocument/2006/relationships/hyperlink" Target="https://www.youtube.com/watch?v=B1BdQcJ2ZYY" TargetMode="External"/><Relationship Id="rId56" Type="http://schemas.openxmlformats.org/officeDocument/2006/relationships/hyperlink" Target="https://www.youtube.com/watch?v=WoYkY9MkbRE" TargetMode="External"/><Relationship Id="rId155" Type="http://schemas.openxmlformats.org/officeDocument/2006/relationships/hyperlink" Target="https://www.youtube.com/watch?v=nERXS3ssntw" TargetMode="External"/><Relationship Id="rId468"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2026-01-12T04:28:11Z</dcterms:created>
  <dcterms:modified xsi:type="dcterms:W3CDTF">2026-01-12T04:28:11Z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