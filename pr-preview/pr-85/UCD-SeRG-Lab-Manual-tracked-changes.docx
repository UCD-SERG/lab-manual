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frequently-used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ins w:id="1760" w:author="PR Preview" w:date="2024-01-01T00:00:00Z">
        <w:r>
          <w:rPr>
            <w:b/>
            <w:bCs/>
          </w:rPr>
          <w:t xml:space="preserve">DataLab Quarto Template</w:t>
        </w:r>
      </w:ins>
      <w:ins w:id="1760" w:author="PR Preview" w:date="2024-01-01T00:00:00Z">
        <w:r>
          <w:t xml:space="preserve"> </w:t>
        </w:r>
      </w:ins>
      <w:ins w:id="1760" w:author="PR Preview" w:date="2024-01-01T00:00:00Z">
        <w:r>
          <w:t xml:space="preserve">- Template from the UC Davis DataLab and Davis R Users Group:</w:t>
        </w:r>
      </w:ins>
    </w:p>
    <w:p>
      <w:pPr>
        <w:pStyle w:val="Compact"/>
        <w:numPr>
          <w:ilvl w:val="1"/>
          <w:numId w:val="1077"/>
        </w:numPr>
      </w:pPr>
      <w:ins w:id="1761" w:author="PR Preview" w:date="2024-01-01T00:00:00Z">
        <w:r>
          <w:t xml:space="preserve">Repository:</w:t>
        </w:r>
      </w:ins>
      <w:ins w:id="1761" w:author="PR Preview" w:date="2024-01-01T00:00:00Z">
        <w:r>
          <w:t xml:space="preserve"> </w:t>
        </w:r>
      </w:ins>
      <w:hyperlink r:id="rId268">
        <w:r>
          <w:rPr>
            <w:rStyle w:val="Hyperlink"/>
          </w:rPr>
          <w:t xml:space="preserve">https://github.com/d-rug/datalab_template_quarto</w:t>
        </w:r>
      </w:hyperlink>
    </w:p>
    <w:p>
      <w:pPr>
        <w:pStyle w:val="Compact"/>
        <w:numPr>
          <w:ilvl w:val="1"/>
          <w:numId w:val="1077"/>
        </w:numPr>
      </w:pPr>
      <w:ins w:id="1762" w:author="PR Preview" w:date="2024-01-01T00:00:00Z">
        <w:r>
          <w:t xml:space="preserve">Provides a starting point for DataLab workshop materials and tutorials</w:t>
        </w:r>
      </w:ins>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ins w:id="1898" w:author="PR Preview" w:date="2024-01-01T00:00:00Z">
        <w:r>
          <w:t xml:space="preserve"> </w:t>
        </w:r>
      </w:ins>
      <w:ins w:id="1898" w:author="PR Preview" w:date="2024-01-01T00:00:00Z">
        <w:r>
          <w:t xml:space="preserve">- template from the UC Davis DataLab and Davis R Users Group</w:t>
        </w:r>
      </w:ins>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Unfortunately, we can’t render the</w:t>
      </w:r>
      <w:r>
        <w:t xml:space="preserve"> </w:t>
      </w:r>
      <w:r>
        <w:rPr>
          <w:rStyle w:val="VerbatimChar"/>
        </w:rPr>
        <w:t xml:space="preserve">copilot-instructions.md</w:t>
      </w:r>
      <w:r>
        <w:t xml:space="preserve"> </w:t>
      </w:r>
      <w:r>
        <w:t xml:space="preserve">file</w:t>
      </w:r>
      <w:r>
        <w:t xml:space="preserve"> </w:t>
      </w:r>
      <w:r>
        <w:t xml:space="preserve">as part of this lab manual,</w:t>
      </w:r>
      <w:r>
        <w:t xml:space="preserve"> </w:t>
      </w:r>
      <w:r>
        <w:t xml:space="preserve">because it includes dummy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4" Type="http://schemas.openxmlformats.org/officeDocument/2006/relationships/image" Target="media/rId424.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18" Type="http://schemas.openxmlformats.org/officeDocument/2006/relationships/image" Target="media/rId418.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1" Type="http://schemas.openxmlformats.org/officeDocument/2006/relationships/hyperlink" Target="http://adv-r.had.co.nz/Style.html" TargetMode="External"/><Relationship Id="rId523" Type="http://schemas.openxmlformats.org/officeDocument/2006/relationships/hyperlink" Target="http://colorbrewer2.org/" TargetMode="External"/><Relationship Id="rId560"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7"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1" Type="http://schemas.openxmlformats.org/officeDocument/2006/relationships/hyperlink" Target="https://code-review.tidyverse.org/" TargetMode="External"/><Relationship Id="rId450"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4" Type="http://schemas.openxmlformats.org/officeDocument/2006/relationships/hyperlink" Target="https://datadryad.org/" TargetMode="External"/><Relationship Id="rId613" Type="http://schemas.openxmlformats.org/officeDocument/2006/relationships/hyperlink" Target="https://design.tidyverse.org/" TargetMode="External"/><Relationship Id="rId571"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5" Type="http://schemas.openxmlformats.org/officeDocument/2006/relationships/hyperlink" Target="https://docs.github.com/en/copilot/how-tos/use-copilot-agents/coding-agent/customize-the-agent-environment#preinstalling-tools-or-dependencies-in-copilots-environment" TargetMode="External"/><Relationship Id="rId430" Type="http://schemas.openxmlformats.org/officeDocument/2006/relationships/hyperlink" Target="https://docs.github.com/en/copilot/how-tos/use-copilot-agents/coding-agent/customize-the-agent-firewall" TargetMode="External"/><Relationship Id="rId428"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6" Type="http://schemas.openxmlformats.org/officeDocument/2006/relationships/hyperlink" Target="https://docs.google.com/document/d/1ckgRCcr7FFPyymyMA6Y_-cB_vftOyrrxT28c6gRg0PI/edit" TargetMode="External"/><Relationship Id="rId448" Type="http://schemas.openxmlformats.org/officeDocument/2006/relationships/hyperlink" Target="https://docs.ropensci.org/targets/" TargetMode="External"/><Relationship Id="rId579" Type="http://schemas.openxmlformats.org/officeDocument/2006/relationships/hyperlink" Target="https://doi.org/10.1038/467775a" TargetMode="External"/><Relationship Id="rId583" Type="http://schemas.openxmlformats.org/officeDocument/2006/relationships/hyperlink" Target="https://doi.org/10.1038/526182a" TargetMode="External"/><Relationship Id="rId595" Type="http://schemas.openxmlformats.org/officeDocument/2006/relationships/hyperlink" Target="https://doi.org/10.1038/d41586-019-00067-3" TargetMode="External"/><Relationship Id="rId547" Type="http://schemas.openxmlformats.org/officeDocument/2006/relationships/hyperlink" Target="https://doi.org/10.1038/d41586-019-01431-z" TargetMode="External"/><Relationship Id="rId591" Type="http://schemas.openxmlformats.org/officeDocument/2006/relationships/hyperlink" Target="https://doi.org/10.1038/d41586-019-02918-5" TargetMode="External"/><Relationship Id="rId603" Type="http://schemas.openxmlformats.org/officeDocument/2006/relationships/hyperlink" Target="https://doi.org/10.1038/d41586-021-03603-2" TargetMode="External"/><Relationship Id="rId558" Type="http://schemas.openxmlformats.org/officeDocument/2006/relationships/hyperlink" Target="https://doi.org/10.1038/s41467-020-19160-7" TargetMode="External"/><Relationship Id="rId581" Type="http://schemas.openxmlformats.org/officeDocument/2006/relationships/hyperlink" Target="https://doi.org/10.1038/s41562-016-0021" TargetMode="External"/><Relationship Id="rId589" Type="http://schemas.openxmlformats.org/officeDocument/2006/relationships/hyperlink" Target="https://doi.org/10.1371/journal.pcbi.1003833" TargetMode="External"/><Relationship Id="rId543"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1"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1" Type="http://schemas.openxmlformats.org/officeDocument/2006/relationships/hyperlink" Target="https://en.wikipedia.org/wiki/Agent_(The_Matrix)" TargetMode="External"/><Relationship Id="rId549" Type="http://schemas.openxmlformats.org/officeDocument/2006/relationships/hyperlink" Target="https://en.wikipedia.org/wiki/Battlestar_Galactica_(2004_TV_series)" TargetMode="External"/><Relationship Id="rId552" Type="http://schemas.openxmlformats.org/officeDocument/2006/relationships/hyperlink" Target="https://en.wikipedia.org/wiki/Blade_Runner" TargetMode="External"/><Relationship Id="rId556" Type="http://schemas.openxmlformats.org/officeDocument/2006/relationships/hyperlink" Target="https://en.wikipedia.org/wiki/Ender%27s_Game" TargetMode="External"/><Relationship Id="rId573" Type="http://schemas.openxmlformats.org/officeDocument/2006/relationships/hyperlink" Target="https://en.wikipedia.org/wiki/Organizations_of_the_Dune_universe#Thinking_machines" TargetMode="External"/><Relationship Id="rId597" Type="http://schemas.openxmlformats.org/officeDocument/2006/relationships/hyperlink" Target="https://en.wikipedia.org/wiki/Terminator_3:_Rise_of_the_Machines" TargetMode="External"/><Relationship Id="rId599"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5" Type="http://schemas.openxmlformats.org/officeDocument/2006/relationships/hyperlink" Target="https://en.wikipedia.org/wiki/WarGames" TargetMode="External"/><Relationship Id="rId567" Type="http://schemas.openxmlformats.org/officeDocument/2006/relationships/hyperlink" Target="https://engineering-shiny.org/" TargetMode="External"/><Relationship Id="rId446" Type="http://schemas.openxmlformats.org/officeDocument/2006/relationships/hyperlink" Target="https://forcats.tidyverse.org/" TargetMode="External"/><Relationship Id="rId440"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4"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8" Type="http://schemas.openxmlformats.org/officeDocument/2006/relationships/hyperlink" Target="https://grants.nih.gov" TargetMode="External"/><Relationship Id="rId527" Type="http://schemas.openxmlformats.org/officeDocument/2006/relationships/hyperlink" Target="https://grantwriting.stanford.edu/funding-train/" TargetMode="External"/><Relationship Id="rId508" Type="http://schemas.openxmlformats.org/officeDocument/2006/relationships/hyperlink" Target="https://grantwriting.stanford.edu/funding-train/#ep" TargetMode="External"/><Relationship Id="rId554"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5"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3"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3"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477" Type="http://schemas.openxmlformats.org/officeDocument/2006/relationships/hyperlink" Target="https://journals.lww.com/epidem/Fulltext/2001/05000/The_Value_of_P.2.aspx" TargetMode="External"/><Relationship Id="rId525" Type="http://schemas.openxmlformats.org/officeDocument/2006/relationships/hyperlink" Target="https://journals.plos.org/ploscompbiol/article?id=10.1371/journal.pcbi.1003833" TargetMode="External"/><Relationship Id="rId562"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6" Type="http://schemas.openxmlformats.org/officeDocument/2006/relationships/hyperlink" Target="https://lab.github.com/githubtraining/introduction-to-github" TargetMode="External"/><Relationship Id="rId499" Type="http://schemas.openxmlformats.org/officeDocument/2006/relationships/hyperlink" Target="https://link.springer.com/book/10.1007/978-3-030-98175-4" TargetMode="External"/><Relationship Id="rId512"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9" Type="http://schemas.openxmlformats.org/officeDocument/2006/relationships/hyperlink" Target="https://mastering-shiny.org/" TargetMode="External"/><Relationship Id="rId524" Type="http://schemas.openxmlformats.org/officeDocument/2006/relationships/hyperlink" Target="https://medialab.github.io/iwanthue/" TargetMode="External"/><Relationship Id="rId480"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4" Type="http://schemas.openxmlformats.org/officeDocument/2006/relationships/hyperlink" Target="https://mitcommlab.mit.edu/be/2023/09/27/toward-an-evenbetterposter-improving-the-betterposter-template/" TargetMode="External"/><Relationship Id="rId517" Type="http://schemas.openxmlformats.org/officeDocument/2006/relationships/hyperlink" Target="https://myidp.sciencecareers.org/" TargetMode="External"/><Relationship Id="rId585"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5"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3"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5" Type="http://schemas.openxmlformats.org/officeDocument/2006/relationships/hyperlink" Target="https://r-pkgs.org/" TargetMode="External"/><Relationship Id="rId61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9" Type="http://schemas.openxmlformats.org/officeDocument/2006/relationships/hyperlink" Target="https://rdatatable.gitlab.io/data.table/" TargetMode="External"/><Relationship Id="rId44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7"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8" Type="http://schemas.openxmlformats.org/officeDocument/2006/relationships/hyperlink" Target="https://s3.amazonaws.com/assets.datacamp.com/blog_assets/datatable_Cheat_Sheet_R.pdf" TargetMode="External"/><Relationship Id="rId545" Type="http://schemas.openxmlformats.org/officeDocument/2006/relationships/hyperlink" Target="https://search.library.ucdavis.edu/permalink/01UCD_INST/9fle3i/alma990000226350403126" TargetMode="External"/><Relationship Id="rId587" Type="http://schemas.openxmlformats.org/officeDocument/2006/relationships/hyperlink" Target="https://sethrobertson.github.io/GitFixUm/fixup.html" TargetMode="External"/><Relationship Id="rId593"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5" Type="http://schemas.openxmlformats.org/officeDocument/2006/relationships/hyperlink" Target="https://stringr.tidyverse.org/" TargetMode="External"/><Relationship Id="rId61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4"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1" Type="http://schemas.openxmlformats.org/officeDocument/2006/relationships/hyperlink" Target="https://tidyr.tidyverse.org/" TargetMode="External"/><Relationship Id="rId484"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5"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5"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495" Type="http://schemas.openxmlformats.org/officeDocument/2006/relationships/hyperlink" Target="https://www.datacamp.com/courses/introduction-to-git-for-data-science" TargetMode="External"/><Relationship Id="rId537" Type="http://schemas.openxmlformats.org/officeDocument/2006/relationships/hyperlink" Target="https://www.equator-network.org/" TargetMode="External"/><Relationship Id="rId511" Type="http://schemas.openxmlformats.org/officeDocument/2006/relationships/hyperlink" Target="https://www.globalcodeofconduct.org/wp-content/uploads/2018/05/Global-Code-of-Conduct-Brochure.pdf" TargetMode="External"/><Relationship Id="rId333" Type="http://schemas.openxmlformats.org/officeDocument/2006/relationships/hyperlink" Target="https://www.howtogeek.com/118594/how-to-edit-your-system-path-for-easy-command-line-access/" TargetMode="External"/><Relationship Id="rId534" Type="http://schemas.openxmlformats.org/officeDocument/2006/relationships/hyperlink" Target="https://www.medrxiv.org/" TargetMode="External"/><Relationship Id="rId520" Type="http://schemas.openxmlformats.org/officeDocument/2006/relationships/hyperlink" Target="https://www.nature.com/articles/d41586-021-03603-2" TargetMode="External"/><Relationship Id="rId509"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6" Type="http://schemas.openxmlformats.org/officeDocument/2006/relationships/hyperlink" Target="https://www.rstudio.com/wp-content/uploads/2015/02/data-wrangling-cheatsheet.pdf" TargetMode="External"/><Relationship Id="rId489" Type="http://schemas.openxmlformats.org/officeDocument/2006/relationships/hyperlink" Target="https://www.rstudio.com/wp-content/uploads/2015/02/rmarkdown-cheatsheet.pdf" TargetMode="External"/><Relationship Id="rId487" Type="http://schemas.openxmlformats.org/officeDocument/2006/relationships/hyperlink" Target="https://www.rstudio.com/wp-content/uploads/2015/03/ggplot2-cheatsheet.pdf" TargetMode="External"/><Relationship Id="rId502"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6" Type="http://schemas.openxmlformats.org/officeDocument/2006/relationships/hyperlink" Target="https://www.tidyverse.org/articles/2017/12/workflow-vs-script/" TargetMode="External"/><Relationship Id="rId518" Type="http://schemas.openxmlformats.org/officeDocument/2006/relationships/hyperlink" Target="https://www.training.nih.gov/career_resources" TargetMode="External"/><Relationship Id="rId521" Type="http://schemas.openxmlformats.org/officeDocument/2006/relationships/hyperlink" Target="https://www.youtube.com/watch?v=1RwJbhkCA58" TargetMode="External"/><Relationship Id="rId503" Type="http://schemas.openxmlformats.org/officeDocument/2006/relationships/hyperlink" Target="https://www.youtube.com/watch?v=1RwJbhkCA58&amp;t=1171s" TargetMode="External"/><Relationship Id="rId569"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0"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1" Type="http://schemas.openxmlformats.org/officeDocument/2006/relationships/hyperlink" Target="http://adv-r.had.co.nz/Style.html" TargetMode="External"/><Relationship Id="rId523" Type="http://schemas.openxmlformats.org/officeDocument/2006/relationships/hyperlink" Target="http://colorbrewer2.org/" TargetMode="External"/><Relationship Id="rId560" Type="http://schemas.openxmlformats.org/officeDocument/2006/relationships/hyperlink" Target="http://creativecommons.org/licenses/by-nc/4.0/" TargetMode="External"/><Relationship Id="rId221" Type="http://schemas.openxmlformats.org/officeDocument/2006/relationships/hyperlink" Target="http://r-pkgs.had.co.nz/style.html" TargetMode="External"/><Relationship Id="rId211" Type="http://schemas.openxmlformats.org/officeDocument/2006/relationships/hyperlink" Target="http://styler.r-lib.org/articles/customizing_styler.html" TargetMode="External"/><Relationship Id="rId479"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7" Type="http://schemas.openxmlformats.org/officeDocument/2006/relationships/hyperlink" Target="https://adv-r.hadley.nz/"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1" Type="http://schemas.openxmlformats.org/officeDocument/2006/relationships/hyperlink" Target="https://code-review.tidyverse.org/" TargetMode="External"/><Relationship Id="rId450"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4" Type="http://schemas.openxmlformats.org/officeDocument/2006/relationships/hyperlink" Target="https://datadryad.org/" TargetMode="External"/><Relationship Id="rId613" Type="http://schemas.openxmlformats.org/officeDocument/2006/relationships/hyperlink" Target="https://design.tidyverse.org/" TargetMode="External"/><Relationship Id="rId571"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5" Type="http://schemas.openxmlformats.org/officeDocument/2006/relationships/hyperlink" Target="https://docs.github.com/en/copilot/how-tos/use-copilot-agents/coding-agent/customize-the-agent-environment#preinstalling-tools-or-dependencies-in-copilots-environment" TargetMode="External"/><Relationship Id="rId430" Type="http://schemas.openxmlformats.org/officeDocument/2006/relationships/hyperlink" Target="https://docs.github.com/en/copilot/how-tos/use-copilot-agents/coding-agent/customize-the-agent-firewall" TargetMode="External"/><Relationship Id="rId428"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6" Type="http://schemas.openxmlformats.org/officeDocument/2006/relationships/hyperlink" Target="https://docs.google.com/document/d/1ckgRCcr7FFPyymyMA6Y_-cB_vftOyrrxT28c6gRg0PI/edit" TargetMode="External"/><Relationship Id="rId448" Type="http://schemas.openxmlformats.org/officeDocument/2006/relationships/hyperlink" Target="https://docs.ropensci.org/targets/" TargetMode="External"/><Relationship Id="rId579" Type="http://schemas.openxmlformats.org/officeDocument/2006/relationships/hyperlink" Target="https://doi.org/10.1038/467775a" TargetMode="External"/><Relationship Id="rId583" Type="http://schemas.openxmlformats.org/officeDocument/2006/relationships/hyperlink" Target="https://doi.org/10.1038/526182a" TargetMode="External"/><Relationship Id="rId595" Type="http://schemas.openxmlformats.org/officeDocument/2006/relationships/hyperlink" Target="https://doi.org/10.1038/d41586-019-00067-3" TargetMode="External"/><Relationship Id="rId547" Type="http://schemas.openxmlformats.org/officeDocument/2006/relationships/hyperlink" Target="https://doi.org/10.1038/d41586-019-01431-z" TargetMode="External"/><Relationship Id="rId591" Type="http://schemas.openxmlformats.org/officeDocument/2006/relationships/hyperlink" Target="https://doi.org/10.1038/d41586-019-02918-5" TargetMode="External"/><Relationship Id="rId603" Type="http://schemas.openxmlformats.org/officeDocument/2006/relationships/hyperlink" Target="https://doi.org/10.1038/d41586-021-03603-2" TargetMode="External"/><Relationship Id="rId558" Type="http://schemas.openxmlformats.org/officeDocument/2006/relationships/hyperlink" Target="https://doi.org/10.1038/s41467-020-19160-7" TargetMode="External"/><Relationship Id="rId581" Type="http://schemas.openxmlformats.org/officeDocument/2006/relationships/hyperlink" Target="https://doi.org/10.1038/s41562-016-0021" TargetMode="External"/><Relationship Id="rId589" Type="http://schemas.openxmlformats.org/officeDocument/2006/relationships/hyperlink" Target="https://doi.org/10.1371/journal.pcbi.1003833" TargetMode="External"/><Relationship Id="rId543"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51" Type="http://schemas.openxmlformats.org/officeDocument/2006/relationships/hyperlink" Target="https://dplyr.tidyverse.org/articles/programming.html" TargetMode="External"/><Relationship Id="rId541"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1" Type="http://schemas.openxmlformats.org/officeDocument/2006/relationships/hyperlink" Target="https://en.wikipedia.org/wiki/Agent_(The_Matrix)" TargetMode="External"/><Relationship Id="rId549" Type="http://schemas.openxmlformats.org/officeDocument/2006/relationships/hyperlink" Target="https://en.wikipedia.org/wiki/Battlestar_Galactica_(2004_TV_series)" TargetMode="External"/><Relationship Id="rId552" Type="http://schemas.openxmlformats.org/officeDocument/2006/relationships/hyperlink" Target="https://en.wikipedia.org/wiki/Blade_Runner" TargetMode="External"/><Relationship Id="rId556" Type="http://schemas.openxmlformats.org/officeDocument/2006/relationships/hyperlink" Target="https://en.wikipedia.org/wiki/Ender%27s_Game" TargetMode="External"/><Relationship Id="rId573" Type="http://schemas.openxmlformats.org/officeDocument/2006/relationships/hyperlink" Target="https://en.wikipedia.org/wiki/Organizations_of_the_Dune_universe#Thinking_machines" TargetMode="External"/><Relationship Id="rId597" Type="http://schemas.openxmlformats.org/officeDocument/2006/relationships/hyperlink" Target="https://en.wikipedia.org/wiki/Terminator_3:_Rise_of_the_Machines" TargetMode="External"/><Relationship Id="rId599"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5" Type="http://schemas.openxmlformats.org/officeDocument/2006/relationships/hyperlink" Target="https://en.wikipedia.org/wiki/WarGames" TargetMode="External"/><Relationship Id="rId567" Type="http://schemas.openxmlformats.org/officeDocument/2006/relationships/hyperlink" Target="https://engineering-shiny.org/" TargetMode="External"/><Relationship Id="rId446" Type="http://schemas.openxmlformats.org/officeDocument/2006/relationships/hyperlink" Target="https://forcats.tidyverse.org/" TargetMode="External"/><Relationship Id="rId440"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4"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528" Type="http://schemas.openxmlformats.org/officeDocument/2006/relationships/hyperlink" Target="https://grants.nih.gov" TargetMode="External"/><Relationship Id="rId527" Type="http://schemas.openxmlformats.org/officeDocument/2006/relationships/hyperlink" Target="https://grantwriting.stanford.edu/funding-train/" TargetMode="External"/><Relationship Id="rId508" Type="http://schemas.openxmlformats.org/officeDocument/2006/relationships/hyperlink" Target="https://grantwriting.stanford.edu/funding-train/#ep" TargetMode="External"/><Relationship Id="rId554"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5" Type="http://schemas.openxmlformats.org/officeDocument/2006/relationships/hyperlink" Target="https://jadebc.github.io/lab-manual/" TargetMode="External"/><Relationship Id="rId234" Type="http://schemas.openxmlformats.org/officeDocument/2006/relationships/hyperlink" Target="https://jadebc.github.io/lab-manual/big-data.html" TargetMode="External"/><Relationship Id="rId473"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3"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477" Type="http://schemas.openxmlformats.org/officeDocument/2006/relationships/hyperlink" Target="https://journals.lww.com/epidem/Fulltext/2001/05000/The_Value_of_P.2.aspx" TargetMode="External"/><Relationship Id="rId525" Type="http://schemas.openxmlformats.org/officeDocument/2006/relationships/hyperlink" Target="https://journals.plos.org/ploscompbiol/article?id=10.1371/journal.pcbi.1003833" TargetMode="External"/><Relationship Id="rId562" Type="http://schemas.openxmlformats.org/officeDocument/2006/relationships/hyperlink" Target="https://journals.plos.org/plosone/s/authorship" TargetMode="External"/><Relationship Id="rId39" Type="http://schemas.openxmlformats.org/officeDocument/2006/relationships/hyperlink" Target="https://kb.ucdavis.edu/?id=6485" TargetMode="External"/><Relationship Id="rId496" Type="http://schemas.openxmlformats.org/officeDocument/2006/relationships/hyperlink" Target="https://lab.github.com/githubtraining/introduction-to-github" TargetMode="External"/><Relationship Id="rId499" Type="http://schemas.openxmlformats.org/officeDocument/2006/relationships/hyperlink" Target="https://link.springer.com/book/10.1007/978-3-030-98175-4" TargetMode="External"/><Relationship Id="rId512"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09" Type="http://schemas.openxmlformats.org/officeDocument/2006/relationships/hyperlink" Target="https://mastering-shiny.org/" TargetMode="External"/><Relationship Id="rId524" Type="http://schemas.openxmlformats.org/officeDocument/2006/relationships/hyperlink" Target="https://medialab.github.io/iwanthue/" TargetMode="External"/><Relationship Id="rId480"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4" Type="http://schemas.openxmlformats.org/officeDocument/2006/relationships/hyperlink" Target="https://mitcommlab.mit.edu/be/2023/09/27/toward-an-evenbetterposter-improving-the-betterposter-template/" TargetMode="External"/><Relationship Id="rId517" Type="http://schemas.openxmlformats.org/officeDocument/2006/relationships/hyperlink" Target="https://myidp.sciencecareers.org/" TargetMode="External"/><Relationship Id="rId585"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5"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3"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5" Type="http://schemas.openxmlformats.org/officeDocument/2006/relationships/hyperlink" Target="https://r-pkgs.org/" TargetMode="External"/><Relationship Id="rId617"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49" Type="http://schemas.openxmlformats.org/officeDocument/2006/relationships/hyperlink" Target="https://rdatatable.gitlab.io/data.table/" TargetMode="External"/><Relationship Id="rId442"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whats-doi-and-what-should-i-know-about-citing-datasets" TargetMode="External"/><Relationship Id="rId110" Type="http://schemas.openxmlformats.org/officeDocument/2006/relationships/hyperlink" Target="https://roxygen2.r-lib.org/" TargetMode="External"/><Relationship Id="rId447"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88" Type="http://schemas.openxmlformats.org/officeDocument/2006/relationships/hyperlink" Target="https://s3.amazonaws.com/assets.datacamp.com/blog_assets/datatable_Cheat_Sheet_R.pdf" TargetMode="External"/><Relationship Id="rId545" Type="http://schemas.openxmlformats.org/officeDocument/2006/relationships/hyperlink" Target="https://search.library.ucdavis.edu/permalink/01UCD_INST/9fle3i/alma990000226350403126" TargetMode="External"/><Relationship Id="rId587" Type="http://schemas.openxmlformats.org/officeDocument/2006/relationships/hyperlink" Target="https://sethrobertson.github.io/GitFixUm/fixup.html" TargetMode="External"/><Relationship Id="rId593"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0" Type="http://schemas.openxmlformats.org/officeDocument/2006/relationships/hyperlink" Target="https://stackoverflow.com/questions/28125816/r-standard-evaluation-for-join-dplyr" TargetMode="External"/><Relationship Id="rId445" Type="http://schemas.openxmlformats.org/officeDocument/2006/relationships/hyperlink" Target="https://stringr.tidyverse.org/" TargetMode="External"/><Relationship Id="rId61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4" Type="http://schemas.openxmlformats.org/officeDocument/2006/relationships/hyperlink" Target="https://tibble.tidyverse.org/" TargetMode="External"/><Relationship Id="rId148" Type="http://schemas.openxmlformats.org/officeDocument/2006/relationships/hyperlink" Target="https://tidyeval.tidyverse.org/index.html" TargetMode="External"/><Relationship Id="rId441" Type="http://schemas.openxmlformats.org/officeDocument/2006/relationships/hyperlink" Target="https://tidyr.tidyverse.org/" TargetMode="External"/><Relationship Id="rId484"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5"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5" Type="http://schemas.openxmlformats.org/officeDocument/2006/relationships/hyperlink" Target="https://www.biorxiv.org/" TargetMode="External"/><Relationship Id="rId149"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495" Type="http://schemas.openxmlformats.org/officeDocument/2006/relationships/hyperlink" Target="https://www.datacamp.com/courses/introduction-to-git-for-data-science" TargetMode="External"/><Relationship Id="rId537" Type="http://schemas.openxmlformats.org/officeDocument/2006/relationships/hyperlink" Target="https://www.equator-network.org/" TargetMode="External"/><Relationship Id="rId511" Type="http://schemas.openxmlformats.org/officeDocument/2006/relationships/hyperlink" Target="https://www.globalcodeofconduct.org/wp-content/uploads/2018/05/Global-Code-of-Conduct-Brochure.pdf" TargetMode="External"/><Relationship Id="rId333" Type="http://schemas.openxmlformats.org/officeDocument/2006/relationships/hyperlink" Target="https://www.howtogeek.com/118594/how-to-edit-your-system-path-for-easy-command-line-access/" TargetMode="External"/><Relationship Id="rId534" Type="http://schemas.openxmlformats.org/officeDocument/2006/relationships/hyperlink" Target="https://www.medrxiv.org/" TargetMode="External"/><Relationship Id="rId520" Type="http://schemas.openxmlformats.org/officeDocument/2006/relationships/hyperlink" Target="https://www.nature.com/articles/d41586-021-03603-2" TargetMode="External"/><Relationship Id="rId509"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6" Type="http://schemas.openxmlformats.org/officeDocument/2006/relationships/hyperlink" Target="https://www.rstudio.com/wp-content/uploads/2015/02/data-wrangling-cheatsheet.pdf" TargetMode="External"/><Relationship Id="rId489" Type="http://schemas.openxmlformats.org/officeDocument/2006/relationships/hyperlink" Target="https://www.rstudio.com/wp-content/uploads/2015/02/rmarkdown-cheatsheet.pdf" TargetMode="External"/><Relationship Id="rId487" Type="http://schemas.openxmlformats.org/officeDocument/2006/relationships/hyperlink" Target="https://www.rstudio.com/wp-content/uploads/2015/03/ggplot2-cheatsheet.pdf" TargetMode="External"/><Relationship Id="rId502" Type="http://schemas.openxmlformats.org/officeDocument/2006/relationships/hyperlink" Target="https://www.sciencedirect.com/science/article/pii/S1471491423000928" TargetMode="External"/><Relationship Id="rId207" Type="http://schemas.openxmlformats.org/officeDocument/2006/relationships/hyperlink" Target="https://www.tidyverse.org/articles/2017/12/styler-1.0.0/" TargetMode="External"/><Relationship Id="rId316" Type="http://schemas.openxmlformats.org/officeDocument/2006/relationships/hyperlink" Target="https://www.tidyverse.org/articles/2017/12/workflow-vs-script/" TargetMode="External"/><Relationship Id="rId518" Type="http://schemas.openxmlformats.org/officeDocument/2006/relationships/hyperlink" Target="https://www.training.nih.gov/career_resources" TargetMode="External"/><Relationship Id="rId521" Type="http://schemas.openxmlformats.org/officeDocument/2006/relationships/hyperlink" Target="https://www.youtube.com/watch?v=1RwJbhkCA58" TargetMode="External"/><Relationship Id="rId503" Type="http://schemas.openxmlformats.org/officeDocument/2006/relationships/hyperlink" Target="https://www.youtube.com/watch?v=1RwJbhkCA58&amp;t=1171s" TargetMode="External"/><Relationship Id="rId569"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0"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2026-01-12T07:46:48Z</dcterms:created>
  <dcterms:modified xsi:type="dcterms:W3CDTF">2026-01-12T07:46:48Z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