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2026-01-27</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6"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ins w:id="41" w:author="PR Preview" w:date="2024-01-01T00:00:00Z">
        <w:r>
          <w:t xml:space="preserve">One benefit of the academic environment is its schedule flexibility and autonomy.</w:t>
        </w:r>
      </w:ins>
      <w:ins w:id="41" w:author="PR Preview" w:date="2024-01-01T00:00:00Z">
        <w:r>
          <w:t xml:space="preserve"> </w:t>
        </w:r>
      </w:ins>
      <w:ins w:id="41" w:author="PR Preview" w:date="2024-01-01T00:00:00Z">
        <w:r>
          <w:t xml:space="preserve">This means that lab members may choose to work in the early morning,</w:t>
        </w:r>
      </w:ins>
      <w:ins w:id="41" w:author="PR Preview" w:date="2024-01-01T00:00:00Z">
        <w:r>
          <w:t xml:space="preserve"> </w:t>
        </w:r>
      </w:ins>
      <w:ins w:id="41" w:author="PR Preview" w:date="2024-01-01T00:00:00Z">
        <w:r>
          <w:t xml:space="preserve">afternoon, evening, or weekends.</w:t>
        </w:r>
      </w:ins>
      <w:ins w:id="41" w:author="PR Preview" w:date="2024-01-01T00:00:00Z">
        <w:r>
          <w:t xml:space="preserve"> </w:t>
        </w:r>
      </w:ins>
      <w:ins w:id="41" w:author="PR Preview" w:date="2024-01-01T00:00:00Z">
        <w:r>
          <w:t xml:space="preserve">Lab members should manage their own notification schedules to ensure they can maintain healthy work-life boundaries.</w:t>
        </w:r>
      </w:ins>
      <w:ins w:id="41" w:author="PR Preview" w:date="2024-01-01T00:00:00Z">
        <w:r>
          <w:t xml:space="preserve"> </w:t>
        </w:r>
      </w:ins>
      <w:ins w:id="41" w:author="PR Preview" w:date="2024-01-01T00:00:00Z">
        <w:r>
          <w:t xml:space="preserve">We do not expect lab members to respond outside of normal business hours (unless there are special circumstances).</w:t>
        </w:r>
      </w:ins>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ins w:id="45" w:author="PR Preview" w:date="2024-01-01T00:00:00Z">
        <w:r>
          <w:t xml:space="preserve">Please make an effort to respond to messages that mention you (e.g.,</w:t>
        </w:r>
      </w:ins>
      <w:ins w:id="45" w:author="PR Preview" w:date="2024-01-01T00:00:00Z">
        <w:r>
          <w:t xml:space="preserve"> </w:t>
        </w:r>
      </w:ins>
      <w:ins w:id="45" w:author="PR Preview" w:date="2024-01-01T00:00:00Z">
        <w:r>
          <w:rPr>
            <w:rStyle w:val="VerbatimChar"/>
          </w:rPr>
          <w:t xml:space="preserve">@username</w:t>
        </w:r>
      </w:ins>
      <w:ins w:id="45" w:author="PR Preview" w:date="2024-01-01T00:00:00Z">
        <w:r>
          <w:t xml:space="preserve">) as quickly as possible and always within one work day.</w:t>
        </w:r>
      </w:ins>
      <w:ins w:id="45" w:author="PR Preview" w:date="2024-01-01T00:00:00Z">
        <w:r>
          <w:t xml:space="preserve"> </w:t>
        </w:r>
      </w:ins>
      <w:ins w:id="45" w:author="PR Preview" w:date="2024-01-01T00:00:00Z">
        <w:r>
          <w:t xml:space="preserve">If you are on vacation or sick leave, you are not expected to respond until the end of your first work day back</w:t>
        </w:r>
      </w:ins>
      <w:ins w:id="45" w:author="PR Preview" w:date="2024-01-01T00:00:00Z">
        <w:r>
          <w:t xml:space="preserve"> </w:t>
        </w:r>
      </w:ins>
      <w:ins w:id="45" w:author="PR Preview" w:date="2024-01-01T00:00:00Z">
        <w:r>
          <w:t xml:space="preserve">(or possibly longer, if you’ve been out for a while and have a backlog).</w:t>
        </w:r>
      </w:ins>
    </w:p>
    <w:p>
      <w:pPr>
        <w:pStyle w:val="Compact"/>
        <w:numPr>
          <w:ilvl w:val="0"/>
          <w:numId w:val="1004"/>
        </w:numPr>
      </w:pPr>
      <w:ins w:id="46" w:author="PR Preview" w:date="2024-01-01T00:00:00Z">
        <w:r>
          <w:t xml:space="preserve">If you are unusually busy (e.g., taking MCAT/GRE, taking many exams) or on vacation please alert the team in advance so we can expect you not to respond at all / as quickly as usual.</w:t>
        </w:r>
      </w:ins>
      <w:ins w:id="46" w:author="PR Preview" w:date="2024-01-01T00:00:00Z">
        <w:r>
          <w:t xml:space="preserve"> </w:t>
        </w:r>
      </w:ins>
      <w:ins w:id="46" w:author="PR Preview" w:date="2024-01-01T00:00:00Z">
        <w:r>
          <w:t xml:space="preserve">Please also set your status in Teams (e.g., it could say</w:t>
        </w:r>
      </w:ins>
      <w:ins w:id="46" w:author="PR Preview" w:date="2024-01-01T00:00:00Z">
        <w:r>
          <w:t xml:space="preserve"> </w:t>
        </w:r>
      </w:ins>
      <w:ins w:id="46" w:author="PR Preview" w:date="2024-01-01T00:00:00Z">
        <w:r>
          <w:t xml:space="preserve">“On vacation”</w:t>
        </w:r>
      </w:ins>
      <w:ins w:id="46" w:author="PR Preview" w:date="2024-01-01T00:00:00Z">
        <w:r>
          <w:t xml:space="preserve">) so we know not to expect to see you online.</w:t>
        </w:r>
      </w:ins>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ins w:id="50" w:author="PR Preview" w:date="2024-01-01T00:00:00Z">
        <w:r>
          <w:t xml:space="preserve">Generally, strive to respond within one work day when you are directly addressed in an email.</w:t>
        </w:r>
      </w:ins>
      <w:ins w:id="50" w:author="PR Preview" w:date="2024-01-01T00:00:00Z">
        <w:r>
          <w:t xml:space="preserve"> </w:t>
        </w:r>
      </w:ins>
      <w:ins w:id="50" w:author="PR Preview" w:date="2024-01-01T00:00:00Z">
        <w:r>
          <w:t xml:space="preserve">If you’re on vacation, you’re not expected to respond until the end of your first work day back</w:t>
        </w:r>
      </w:ins>
      <w:ins w:id="50" w:author="PR Preview" w:date="2024-01-01T00:00:00Z">
        <w:r>
          <w:t xml:space="preserve"> </w:t>
        </w:r>
      </w:ins>
      <w:ins w:id="50" w:author="PR Preview" w:date="2024-01-01T00:00:00Z">
        <w:r>
          <w:t xml:space="preserve">(or possibly longer, if you’ve been out for a while and have a backlog).</w:t>
        </w:r>
      </w:ins>
    </w:p>
    <w:p>
      <w:pPr>
        <w:pStyle w:val="Compact"/>
        <w:numPr>
          <w:ilvl w:val="0"/>
          <w:numId w:val="1005"/>
        </w:numPr>
      </w:pPr>
      <w:ins w:id="51" w:author="PR Preview" w:date="2024-01-01T00:00:00Z">
        <w:r>
          <w:t xml:space="preserve">As noted above, if you are unusually busy or on vacation please alert the team in advance and via an away message, so we can expect you not to respond at all / as quickly as usual.</w:t>
        </w:r>
      </w:ins>
    </w:p>
    <w:bookmarkEnd w:id="36"/>
    <w:bookmarkStart w:id="37" w:name="X4a383cf8eb2c56fbbf50b63cd8c3605e81ab3f1"/>
    <w:p>
      <w:pPr>
        <w:pStyle w:val="Heading2"/>
      </w:pPr>
      <w:ins w:id="52" w:author="PR Preview" w:date="2024-01-01T00:00:00Z">
        <w:r>
          <w:t xml:space="preserve">3.3 Managing Notifications and Work-Life Balance</w:t>
        </w:r>
      </w:ins>
    </w:p>
    <w:p>
      <w:pPr>
        <w:pStyle w:val="FirstParagraph"/>
      </w:pPr>
      <w:ins w:id="53" w:author="PR Preview" w:date="2024-01-01T00:00:00Z">
        <w:r>
          <w:t xml:space="preserve">Lab members should actively manage their notification schedules,</w:t>
        </w:r>
      </w:ins>
      <w:ins w:id="53" w:author="PR Preview" w:date="2024-01-01T00:00:00Z">
        <w:r>
          <w:t xml:space="preserve"> </w:t>
        </w:r>
      </w:ins>
      <w:ins w:id="53" w:author="PR Preview" w:date="2024-01-01T00:00:00Z">
        <w:r>
          <w:t xml:space="preserve">especially if they receive work email or Teams notifications on their phones.</w:t>
        </w:r>
      </w:ins>
    </w:p>
    <w:p>
      <w:pPr>
        <w:pStyle w:val="Compact"/>
        <w:numPr>
          <w:ilvl w:val="0"/>
          <w:numId w:val="1006"/>
        </w:numPr>
      </w:pPr>
      <w:ins w:id="54" w:author="PR Preview" w:date="2024-01-01T00:00:00Z">
        <w:r>
          <w:rPr>
            <w:b/>
            <w:bCs/>
          </w:rPr>
          <w:t xml:space="preserve">Block notifications outside of work hours</w:t>
        </w:r>
      </w:ins>
      <w:ins w:id="54" w:author="PR Preview" w:date="2024-01-01T00:00:00Z">
        <w:r>
          <w:t xml:space="preserve">:</w:t>
        </w:r>
      </w:ins>
      <w:ins w:id="54" w:author="PR Preview" w:date="2024-01-01T00:00:00Z">
        <w:r>
          <w:t xml:space="preserve"> </w:t>
        </w:r>
      </w:ins>
      <w:ins w:id="54" w:author="PR Preview" w:date="2024-01-01T00:00:00Z">
        <w:r>
          <w:t xml:space="preserve">It’s important to configure your devices and applications to prevent work notifications during non-work time.</w:t>
        </w:r>
      </w:ins>
      <w:ins w:id="54" w:author="PR Preview" w:date="2024-01-01T00:00:00Z">
        <w:r>
          <w:t xml:space="preserve"> </w:t>
        </w:r>
      </w:ins>
      <w:ins w:id="54" w:author="PR Preview" w:date="2024-01-01T00:00:00Z">
        <w:r>
          <w:t xml:space="preserve">We all need uninterrupted rest and relaxation time in order to stay healthy and productive in the medium and long-terms.</w:t>
        </w:r>
      </w:ins>
    </w:p>
    <w:p>
      <w:pPr>
        <w:pStyle w:val="Compact"/>
        <w:numPr>
          <w:ilvl w:val="0"/>
          <w:numId w:val="1006"/>
        </w:numPr>
      </w:pPr>
      <w:ins w:id="55" w:author="PR Preview" w:date="2024-01-01T00:00:00Z">
        <w:r>
          <w:rPr>
            <w:b/>
            <w:bCs/>
          </w:rPr>
          <w:t xml:space="preserve">Sending messages outside work hours</w:t>
        </w:r>
      </w:ins>
      <w:ins w:id="55" w:author="PR Preview" w:date="2024-01-01T00:00:00Z">
        <w:r>
          <w:t xml:space="preserve">:</w:t>
        </w:r>
      </w:ins>
      <w:ins w:id="55" w:author="PR Preview" w:date="2024-01-01T00:00:00Z">
        <w:r>
          <w:t xml:space="preserve"> </w:t>
        </w:r>
      </w:ins>
      <w:ins w:id="55" w:author="PR Preview" w:date="2024-01-01T00:00:00Z">
        <w:r>
          <w:t xml:space="preserve">There’s no expectation to only send emails or messages during normal work hours.</w:t>
        </w:r>
      </w:ins>
      <w:ins w:id="55" w:author="PR Preview" w:date="2024-01-01T00:00:00Z">
        <w:r>
          <w:t xml:space="preserve"> </w:t>
        </w:r>
      </w:ins>
      <w:ins w:id="55" w:author="PR Preview" w:date="2024-01-01T00:00:00Z">
        <w:r>
          <w:t xml:space="preserve">Feel free to send messages whenever you compose them—don’t spend effort scheduling messages for later delivery.</w:t>
        </w:r>
      </w:ins>
      <w:ins w:id="55" w:author="PR Preview" w:date="2024-01-01T00:00:00Z">
        <w:r>
          <w:t xml:space="preserve"> </w:t>
        </w:r>
      </w:ins>
      <w:ins w:id="55" w:author="PR Preview" w:date="2024-01-01T00:00:00Z">
        <w:r>
          <w:t xml:space="preserve">Recipients will manage their own notification schedules,</w:t>
        </w:r>
      </w:ins>
      <w:ins w:id="55" w:author="PR Preview" w:date="2024-01-01T00:00:00Z">
        <w:r>
          <w:t xml:space="preserve"> </w:t>
        </w:r>
      </w:ins>
      <w:ins w:id="55" w:author="PR Preview" w:date="2024-01-01T00:00:00Z">
        <w:r>
          <w:t xml:space="preserve">and they may be working different hours or want the information sooner.</w:t>
        </w:r>
      </w:ins>
    </w:p>
    <w:bookmarkEnd w:id="37"/>
    <w:bookmarkStart w:id="38" w:name="X5ad32562016252e1127594d807344d99655086f"/>
    <w:p>
      <w:pPr>
        <w:pStyle w:val="Heading2"/>
      </w:pPr>
      <w:ins w:id="56" w:author="PR Preview" w:date="2024-01-01T00:00:00Z">
        <w:r>
          <w:t xml:space="preserve">3.4 Setting Away Status and Autoresponse checklist</w:t>
        </w:r>
      </w:ins>
    </w:p>
    <w:p>
      <w:pPr>
        <w:pStyle w:val="FirstParagraph"/>
      </w:pPr>
      <w:ins w:id="57" w:author="PR Preview" w:date="2024-01-01T00:00:00Z">
        <w:r>
          <w:t xml:space="preserve">When you’ll be away from work (vacation, conference, sick leave, etc.),</w:t>
        </w:r>
      </w:ins>
      <w:ins w:id="57" w:author="PR Preview" w:date="2024-01-01T00:00:00Z">
        <w:r>
          <w:t xml:space="preserve"> </w:t>
        </w:r>
      </w:ins>
      <w:ins w:id="57" w:author="PR Preview" w:date="2024-01-01T00:00:00Z">
        <w:r>
          <w:t xml:space="preserve">please help the team stay coordinated by setting appropriate away indicators:</w:t>
        </w:r>
      </w:ins>
    </w:p>
    <w:p>
      <w:pPr>
        <w:pStyle w:val="Compact"/>
        <w:numPr>
          <w:ilvl w:val="0"/>
          <w:numId w:val="1007"/>
        </w:numPr>
      </w:pPr>
      <w:ins w:id="58" w:author="PR Preview" w:date="2024-01-01T00:00:00Z">
        <w:r>
          <w:rPr>
            <w:b/>
            <w:bCs/>
          </w:rPr>
          <w:t xml:space="preserve">Outlook calendar</w:t>
        </w:r>
      </w:ins>
      <w:ins w:id="58" w:author="PR Preview" w:date="2024-01-01T00:00:00Z">
        <w:r>
          <w:t xml:space="preserve">: Mark yourself as away on your Outlook calendar for the dates you’ll be unavailable.</w:t>
        </w:r>
      </w:ins>
    </w:p>
    <w:p>
      <w:pPr>
        <w:pStyle w:val="Compact"/>
        <w:numPr>
          <w:ilvl w:val="0"/>
          <w:numId w:val="1008"/>
        </w:numPr>
      </w:pPr>
      <w:ins w:id="59" w:author="PR Preview" w:date="2024-01-01T00:00:00Z">
        <w:r>
          <w:rPr>
            <w:b/>
            <w:bCs/>
          </w:rPr>
          <w:t xml:space="preserve">Autoresponse</w:t>
        </w:r>
      </w:ins>
      <w:ins w:id="59" w:author="PR Preview" w:date="2024-01-01T00:00:00Z">
        <w:r>
          <w:t xml:space="preserve">: Set an autoresponse message that indicates when you expect to be back at work.</w:t>
        </w:r>
      </w:ins>
    </w:p>
    <w:p>
      <w:pPr>
        <w:pStyle w:val="Compact"/>
        <w:numPr>
          <w:ilvl w:val="0"/>
          <w:numId w:val="1009"/>
        </w:numPr>
      </w:pPr>
      <w:ins w:id="60" w:author="PR Preview" w:date="2024-01-01T00:00:00Z">
        <w:r>
          <w:rPr>
            <w:b/>
            <w:bCs/>
          </w:rPr>
          <w:t xml:space="preserve">Teams status</w:t>
        </w:r>
      </w:ins>
      <w:ins w:id="60" w:author="PR Preview" w:date="2024-01-01T00:00:00Z">
        <w:r>
          <w:t xml:space="preserve">: Update your Teams status to indicate you’re away (e.g.,</w:t>
        </w:r>
      </w:ins>
      <w:ins w:id="60" w:author="PR Preview" w:date="2024-01-01T00:00:00Z">
        <w:r>
          <w:t xml:space="preserve"> </w:t>
        </w:r>
      </w:ins>
      <w:ins w:id="60" w:author="PR Preview" w:date="2024-01-01T00:00:00Z">
        <w:r>
          <w:t xml:space="preserve">“On vacation until [date]”</w:t>
        </w:r>
      </w:ins>
      <w:ins w:id="60" w:author="PR Preview" w:date="2024-01-01T00:00:00Z">
        <w:r>
          <w:t xml:space="preserve">).</w:t>
        </w:r>
      </w:ins>
    </w:p>
    <w:bookmarkEnd w:id="38"/>
    <w:bookmarkStart w:id="39" w:name="task-management"/>
    <w:p>
      <w:pPr>
        <w:pStyle w:val="Heading2"/>
      </w:pPr>
      <w:ins w:id="61" w:author="PR Preview" w:date="2024-01-01T00:00:00Z">
        <w:r>
          <w:t xml:space="preserve">3.5 Task Management</w:t>
        </w:r>
      </w:ins>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39"/>
    <w:bookmarkStart w:id="40" w:name="google-drive"/>
    <w:p>
      <w:pPr>
        <w:pStyle w:val="Heading2"/>
      </w:pPr>
      <w:ins w:id="68" w:author="PR Preview" w:date="2024-01-01T00:00:00Z">
        <w:r>
          <w:t xml:space="preserve">3.6 Google Drive</w:t>
        </w:r>
      </w:ins>
    </w:p>
    <w:p>
      <w:pPr>
        <w:pStyle w:val="Compact"/>
        <w:numPr>
          <w:ilvl w:val="0"/>
          <w:numId w:val="1011"/>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40"/>
    <w:bookmarkStart w:id="42" w:name="uc-davis-box-and-sharepoint"/>
    <w:p>
      <w:pPr>
        <w:pStyle w:val="Heading2"/>
      </w:pPr>
      <w:ins w:id="70" w:author="PR Preview" w:date="2024-01-01T00:00:00Z">
        <w:r>
          <w:t xml:space="preserve">3.7 UC Davis Box and SharePoint</w:t>
        </w:r>
      </w:ins>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41">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42"/>
    <w:bookmarkStart w:id="43" w:name="meetings"/>
    <w:p>
      <w:pPr>
        <w:pStyle w:val="Heading2"/>
      </w:pPr>
      <w:ins w:id="74" w:author="PR Preview" w:date="2024-01-01T00:00:00Z">
        <w:r>
          <w:t xml:space="preserve">3.8 Meetings</w:t>
        </w:r>
      </w:ins>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43"/>
    <w:bookmarkStart w:id="45" w:name="code-review"/>
    <w:p>
      <w:pPr>
        <w:pStyle w:val="Heading2"/>
      </w:pPr>
      <w:ins w:id="78" w:author="PR Preview" w:date="2024-01-01T00:00:00Z">
        <w:r>
          <w:t xml:space="preserve">3.9 Code Review</w:t>
        </w:r>
      </w:ins>
    </w:p>
    <w:p>
      <w:pPr>
        <w:pStyle w:val="FirstParagraph"/>
      </w:pPr>
      <w:r>
        <w:t xml:space="preserve">When submitting code to or reviewing code from colleagues, use best practices to provide and receive constructive feedback:</w:t>
      </w:r>
    </w:p>
    <w:p>
      <w:pPr>
        <w:pStyle w:val="Compact"/>
        <w:numPr>
          <w:ilvl w:val="0"/>
          <w:numId w:val="1014"/>
        </w:numPr>
      </w:pPr>
      <w:hyperlink r:id="rId44">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5"/>
    <w:bookmarkEnd w:id="46"/>
    <w:bookmarkStart w:id="63" w:name="reproducibility"/>
    <w:p>
      <w:pPr>
        <w:pStyle w:val="Heading1"/>
      </w:pPr>
      <w:r>
        <w:t xml:space="preserve">4. Reproducibility</w:t>
      </w:r>
    </w:p>
    <w:p>
      <w:pPr>
        <w:pStyle w:val="FirstParagraph"/>
      </w:pPr>
      <w:r>
        <w:t xml:space="preserve">Adapted by UCD-SeRG team from</w:t>
      </w:r>
      <w:r>
        <w:t xml:space="preserve"> </w:t>
      </w:r>
      <w:hyperlink r:id="rId47">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5"/>
        </w:numPr>
      </w:pPr>
      <w:r>
        <w:t xml:space="preserve">Design studies with appropriate methodology and adherence to best practices in epidemiology and biostatistics</w:t>
      </w:r>
    </w:p>
    <w:p>
      <w:pPr>
        <w:pStyle w:val="Compact"/>
        <w:numPr>
          <w:ilvl w:val="0"/>
          <w:numId w:val="1015"/>
        </w:numPr>
      </w:pPr>
      <w:r>
        <w:t xml:space="preserve">Register study protocols</w:t>
      </w:r>
    </w:p>
    <w:p>
      <w:pPr>
        <w:pStyle w:val="Compact"/>
        <w:numPr>
          <w:ilvl w:val="0"/>
          <w:numId w:val="1015"/>
        </w:numPr>
      </w:pPr>
      <w:r>
        <w:t xml:space="preserve">Write and register pre-analysis plans</w:t>
      </w:r>
    </w:p>
    <w:p>
      <w:pPr>
        <w:pStyle w:val="Compact"/>
        <w:numPr>
          <w:ilvl w:val="0"/>
          <w:numId w:val="1015"/>
        </w:numPr>
      </w:pPr>
      <w:r>
        <w:t xml:space="preserve">Create reproducible workflows</w:t>
      </w:r>
    </w:p>
    <w:p>
      <w:pPr>
        <w:pStyle w:val="Compact"/>
        <w:numPr>
          <w:ilvl w:val="0"/>
          <w:numId w:val="1015"/>
        </w:numPr>
      </w:pPr>
      <w:r>
        <w:t xml:space="preserve">Process and analyze data with internal replication and masking</w:t>
      </w:r>
    </w:p>
    <w:p>
      <w:pPr>
        <w:pStyle w:val="Compact"/>
        <w:numPr>
          <w:ilvl w:val="0"/>
          <w:numId w:val="1015"/>
        </w:numPr>
      </w:pPr>
      <w:r>
        <w:t xml:space="preserve">Use reporting checklists with manuscripts</w:t>
      </w:r>
    </w:p>
    <w:p>
      <w:pPr>
        <w:pStyle w:val="Compact"/>
        <w:numPr>
          <w:ilvl w:val="0"/>
          <w:numId w:val="1015"/>
        </w:numPr>
      </w:pPr>
      <w:r>
        <w:t xml:space="preserve">Publish preprints</w:t>
      </w:r>
    </w:p>
    <w:p>
      <w:pPr>
        <w:pStyle w:val="Compact"/>
        <w:numPr>
          <w:ilvl w:val="0"/>
          <w:numId w:val="1015"/>
        </w:numPr>
      </w:pPr>
      <w:r>
        <w:t xml:space="preserve">Publish data (when possible) and replication scripts</w:t>
      </w:r>
    </w:p>
    <w:bookmarkStart w:id="48"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6"/>
        </w:numPr>
      </w:pPr>
      <w:r>
        <w:t xml:space="preserve">Nuzzo R. How scientists fool themselves – and how they can stop</w:t>
      </w:r>
      <w:r>
        <w:t xml:space="preserve"> </w:t>
      </w:r>
      <w:r>
        <w:t xml:space="preserve">(Nuzzo 2015)</w:t>
      </w:r>
    </w:p>
    <w:p>
      <w:pPr>
        <w:numPr>
          <w:ilvl w:val="0"/>
          <w:numId w:val="1016"/>
        </w:numPr>
      </w:pPr>
      <w:r>
        <w:t xml:space="preserve">Stoddart C. Is there a reproducibility crisis in science?</w:t>
      </w:r>
      <w:r>
        <w:t xml:space="preserve"> </w:t>
      </w:r>
      <w:r>
        <w:t xml:space="preserve">(Stoddart 2019)</w:t>
      </w:r>
    </w:p>
    <w:p>
      <w:pPr>
        <w:numPr>
          <w:ilvl w:val="0"/>
          <w:numId w:val="1016"/>
        </w:numPr>
      </w:pPr>
      <w:r>
        <w:t xml:space="preserve">Munafò MR, et al. A manifesto for reproducible science</w:t>
      </w:r>
      <w:r>
        <w:t xml:space="preserve"> </w:t>
      </w:r>
      <w:r>
        <w:t xml:space="preserve">(Munafò et al. 2017)</w:t>
      </w:r>
    </w:p>
    <w:bookmarkEnd w:id="48"/>
    <w:bookmarkStart w:id="49"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9"/>
    <w:bookmarkStart w:id="51" w:name="register-study-protocols"/>
    <w:p>
      <w:pPr>
        <w:pStyle w:val="Heading2"/>
      </w:pPr>
      <w:r>
        <w:t xml:space="preserve">4.3 Register study protocols</w:t>
      </w:r>
    </w:p>
    <w:p>
      <w:pPr>
        <w:pStyle w:val="FirstParagraph"/>
      </w:pPr>
      <w:r>
        <w:t xml:space="preserve">We register all randomized trials on</w:t>
      </w:r>
      <w:r>
        <w:t xml:space="preserve"> </w:t>
      </w:r>
      <w:hyperlink r:id="rId50">
        <w:r>
          <w:rPr>
            <w:rStyle w:val="Hyperlink"/>
          </w:rPr>
          <w:t xml:space="preserve">clinicaltrials.gov</w:t>
        </w:r>
      </w:hyperlink>
      <w:r>
        <w:t xml:space="preserve">, and in some cases register observational studies as well.</w:t>
      </w:r>
    </w:p>
    <w:bookmarkEnd w:id="51"/>
    <w:bookmarkStart w:id="53"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2">
        <w:r>
          <w:rPr>
            <w:rStyle w:val="Hyperlink"/>
          </w:rPr>
          <w:t xml:space="preserve">https://osf.io/tgbxr/</w:t>
        </w:r>
      </w:hyperlink>
      <w:r>
        <w:t xml:space="preserve">. Generally, these include:</w:t>
      </w:r>
    </w:p>
    <w:p>
      <w:pPr>
        <w:pStyle w:val="Compact"/>
        <w:numPr>
          <w:ilvl w:val="0"/>
          <w:numId w:val="1017"/>
        </w:numPr>
      </w:pPr>
      <w:r>
        <w:t xml:space="preserve">Brief background on the study (a condensed version of the introduction section of the paper)</w:t>
      </w:r>
    </w:p>
    <w:p>
      <w:pPr>
        <w:pStyle w:val="Compact"/>
        <w:numPr>
          <w:ilvl w:val="0"/>
          <w:numId w:val="1017"/>
        </w:numPr>
      </w:pPr>
      <w:r>
        <w:t xml:space="preserve">Hypotheses / objectives</w:t>
      </w:r>
    </w:p>
    <w:p>
      <w:pPr>
        <w:pStyle w:val="Compact"/>
        <w:numPr>
          <w:ilvl w:val="0"/>
          <w:numId w:val="1017"/>
        </w:numPr>
      </w:pPr>
      <w:r>
        <w:t xml:space="preserve">Study design</w:t>
      </w:r>
    </w:p>
    <w:p>
      <w:pPr>
        <w:pStyle w:val="Compact"/>
        <w:numPr>
          <w:ilvl w:val="0"/>
          <w:numId w:val="1017"/>
        </w:numPr>
      </w:pPr>
      <w:r>
        <w:t xml:space="preserve">Description of data</w:t>
      </w:r>
    </w:p>
    <w:p>
      <w:pPr>
        <w:pStyle w:val="Compact"/>
        <w:numPr>
          <w:ilvl w:val="0"/>
          <w:numId w:val="1017"/>
        </w:numPr>
      </w:pPr>
      <w:r>
        <w:t xml:space="preserve">Definition of outcomes</w:t>
      </w:r>
    </w:p>
    <w:p>
      <w:pPr>
        <w:pStyle w:val="Compact"/>
        <w:numPr>
          <w:ilvl w:val="0"/>
          <w:numId w:val="1017"/>
        </w:numPr>
      </w:pPr>
      <w:r>
        <w:t xml:space="preserve">Definition of interventions / exposures</w:t>
      </w:r>
    </w:p>
    <w:p>
      <w:pPr>
        <w:pStyle w:val="Compact"/>
        <w:numPr>
          <w:ilvl w:val="0"/>
          <w:numId w:val="1017"/>
        </w:numPr>
      </w:pPr>
      <w:r>
        <w:t xml:space="preserve">Definition of covariates</w:t>
      </w:r>
    </w:p>
    <w:p>
      <w:pPr>
        <w:pStyle w:val="Compact"/>
        <w:numPr>
          <w:ilvl w:val="0"/>
          <w:numId w:val="1017"/>
        </w:numPr>
      </w:pPr>
      <w:r>
        <w:t xml:space="preserve">Statistical power calculation</w:t>
      </w:r>
    </w:p>
    <w:p>
      <w:pPr>
        <w:pStyle w:val="Compact"/>
        <w:numPr>
          <w:ilvl w:val="0"/>
          <w:numId w:val="1017"/>
        </w:numPr>
      </w:pPr>
      <w:r>
        <w:t xml:space="preserve">Statistical analysis:</w:t>
      </w:r>
    </w:p>
    <w:p>
      <w:pPr>
        <w:pStyle w:val="Compact"/>
        <w:numPr>
          <w:ilvl w:val="0"/>
          <w:numId w:val="1018"/>
        </w:numPr>
      </w:pPr>
      <w:r>
        <w:t xml:space="preserve">Type of model</w:t>
      </w:r>
    </w:p>
    <w:p>
      <w:pPr>
        <w:pStyle w:val="Compact"/>
        <w:numPr>
          <w:ilvl w:val="0"/>
          <w:numId w:val="1018"/>
        </w:numPr>
      </w:pPr>
      <w:r>
        <w:t xml:space="preserve">Covariate selection / screening</w:t>
      </w:r>
    </w:p>
    <w:p>
      <w:pPr>
        <w:pStyle w:val="Compact"/>
        <w:numPr>
          <w:ilvl w:val="0"/>
          <w:numId w:val="1018"/>
        </w:numPr>
      </w:pPr>
      <w:r>
        <w:t xml:space="preserve">Standard error estimation method</w:t>
      </w:r>
    </w:p>
    <w:p>
      <w:pPr>
        <w:pStyle w:val="Compact"/>
        <w:numPr>
          <w:ilvl w:val="0"/>
          <w:numId w:val="1018"/>
        </w:numPr>
      </w:pPr>
      <w:r>
        <w:t xml:space="preserve">Missing data analysis</w:t>
      </w:r>
    </w:p>
    <w:p>
      <w:pPr>
        <w:pStyle w:val="Compact"/>
        <w:numPr>
          <w:ilvl w:val="0"/>
          <w:numId w:val="1018"/>
        </w:numPr>
      </w:pPr>
      <w:r>
        <w:t xml:space="preserve">Assessment of effect modification / subgroup analyses</w:t>
      </w:r>
    </w:p>
    <w:p>
      <w:pPr>
        <w:pStyle w:val="Compact"/>
        <w:numPr>
          <w:ilvl w:val="0"/>
          <w:numId w:val="1018"/>
        </w:numPr>
      </w:pPr>
      <w:r>
        <w:t xml:space="preserve">Sensitivity analyses</w:t>
      </w:r>
    </w:p>
    <w:p>
      <w:pPr>
        <w:pStyle w:val="Compact"/>
        <w:numPr>
          <w:ilvl w:val="0"/>
          <w:numId w:val="1018"/>
        </w:numPr>
      </w:pPr>
      <w:r>
        <w:t xml:space="preserve">Negative control analyses</w:t>
      </w:r>
    </w:p>
    <w:bookmarkEnd w:id="53"/>
    <w:bookmarkStart w:id="5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9"/>
        </w:numPr>
      </w:pPr>
      <w:r>
        <w:t xml:space="preserve">Chapter 5: Code repositories</w:t>
      </w:r>
    </w:p>
    <w:p>
      <w:pPr>
        <w:pStyle w:val="Compact"/>
        <w:numPr>
          <w:ilvl w:val="0"/>
          <w:numId w:val="1019"/>
        </w:numPr>
      </w:pPr>
      <w:r>
        <w:t xml:space="preserve">Chapter 6: Coding practices</w:t>
      </w:r>
    </w:p>
    <w:p>
      <w:pPr>
        <w:pStyle w:val="Compact"/>
        <w:numPr>
          <w:ilvl w:val="0"/>
          <w:numId w:val="1019"/>
        </w:numPr>
      </w:pPr>
      <w:r>
        <w:t xml:space="preserve">Chapter 7: Coding style</w:t>
      </w:r>
    </w:p>
    <w:p>
      <w:pPr>
        <w:pStyle w:val="Compact"/>
        <w:numPr>
          <w:ilvl w:val="0"/>
          <w:numId w:val="1019"/>
        </w:numPr>
      </w:pPr>
      <w:r>
        <w:t xml:space="preserve">Chapter 8: Code publication</w:t>
      </w:r>
    </w:p>
    <w:p>
      <w:pPr>
        <w:pStyle w:val="Compact"/>
        <w:numPr>
          <w:ilvl w:val="0"/>
          <w:numId w:val="1019"/>
        </w:numPr>
      </w:pPr>
      <w:r>
        <w:t xml:space="preserve">Chapter 9: Working with big data</w:t>
      </w:r>
    </w:p>
    <w:p>
      <w:pPr>
        <w:pStyle w:val="Compact"/>
        <w:numPr>
          <w:ilvl w:val="0"/>
          <w:numId w:val="1019"/>
        </w:numPr>
      </w:pPr>
      <w:r>
        <w:t xml:space="preserve">Chapter 10: Github</w:t>
      </w:r>
    </w:p>
    <w:p>
      <w:pPr>
        <w:pStyle w:val="Compact"/>
        <w:numPr>
          <w:ilvl w:val="0"/>
          <w:numId w:val="1019"/>
        </w:numPr>
      </w:pPr>
      <w:r>
        <w:t xml:space="preserve">Chapter 11: Unix</w:t>
      </w:r>
    </w:p>
    <w:p>
      <w:pPr>
        <w:pStyle w:val="FirstParagraph"/>
      </w:pPr>
      <w:r>
        <w:t xml:space="preserve">For additional learning resources on reproducible research practices, see the</w:t>
      </w:r>
      <w:r>
        <w:t xml:space="preserve"> </w:t>
      </w:r>
      <w:hyperlink r:id="rId54">
        <w:r>
          <w:rPr>
            <w:rStyle w:val="Hyperlink"/>
          </w:rPr>
          <w:t xml:space="preserve">UC Davis DataLab workshop on reproducible research</w:t>
        </w:r>
      </w:hyperlink>
      <w:r>
        <w:t xml:space="preserve">.</w:t>
      </w:r>
    </w:p>
    <w:bookmarkEnd w:id="55"/>
    <w:bookmarkStart w:id="5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6">
        <w:r>
          <w:rPr>
            <w:rStyle w:val="Hyperlink"/>
          </w:rPr>
          <w:t xml:space="preserve">https://www.youtube.com/watch?v=WoYkY9MkbRE</w:t>
        </w:r>
      </w:hyperlink>
    </w:p>
    <w:bookmarkEnd w:id="57"/>
    <w:bookmarkStart w:id="58"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8"/>
    <w:bookmarkStart w:id="59"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9"/>
    <w:bookmarkStart w:id="62"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60">
        <w:r>
          <w:rPr>
            <w:rStyle w:val="Hyperlink"/>
          </w:rPr>
          <w:t xml:space="preserve">Github</w:t>
        </w:r>
      </w:hyperlink>
      <w:r>
        <w:t xml:space="preserve"> </w:t>
      </w:r>
      <w:r>
        <w:t xml:space="preserve">repositories, and archive code on</w:t>
      </w:r>
      <w:r>
        <w:t xml:space="preserve"> </w:t>
      </w:r>
      <w:hyperlink r:id="rId61">
        <w:r>
          <w:rPr>
            <w:rStyle w:val="Hyperlink"/>
          </w:rPr>
          <w:t xml:space="preserve">Zenodo</w:t>
        </w:r>
      </w:hyperlink>
      <w:r>
        <w:t xml:space="preserve">.</w:t>
      </w:r>
    </w:p>
    <w:p>
      <w:r>
        <w:br w:type="page"/>
      </w:r>
    </w:p>
    <w:bookmarkEnd w:id="62"/>
    <w:bookmarkEnd w:id="63"/>
    <w:bookmarkStart w:id="80" w:name="code-repositories"/>
    <w:p>
      <w:pPr>
        <w:pStyle w:val="Heading1"/>
      </w:pPr>
      <w:r>
        <w:t xml:space="preserve">5. Code repositories</w:t>
      </w:r>
    </w:p>
    <w:p>
      <w:pPr>
        <w:pStyle w:val="FirstParagraph"/>
      </w:pPr>
      <w:r>
        <w:t xml:space="preserve">Adapted by UCD-SeRG team from</w:t>
      </w:r>
      <w:r>
        <w:t xml:space="preserve"> </w:t>
      </w:r>
      <w:hyperlink r:id="rId64">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4"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5" w:name="why-use-r-package-structure"/>
    <w:p>
      <w:pPr>
        <w:pStyle w:val="Heading3"/>
      </w:pPr>
      <w:r>
        <w:t xml:space="preserve">5.1.1 Why Use R Package Structure?</w:t>
      </w:r>
    </w:p>
    <w:p>
      <w:pPr>
        <w:pStyle w:val="Compact"/>
        <w:numPr>
          <w:ilvl w:val="0"/>
          <w:numId w:val="1020"/>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0"/>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0"/>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0"/>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0"/>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0"/>
        </w:numPr>
      </w:pPr>
      <w:r>
        <w:rPr>
          <w:b/>
          <w:bCs/>
        </w:rPr>
        <w:t xml:space="preserve">Reproducibility</w:t>
      </w:r>
      <w:r>
        <w:t xml:space="preserve">: Package structure makes it easy to share and reproduce analyses</w:t>
      </w:r>
    </w:p>
    <w:p>
      <w:pPr>
        <w:pStyle w:val="Compact"/>
        <w:numPr>
          <w:ilvl w:val="0"/>
          <w:numId w:val="1020"/>
        </w:numPr>
      </w:pPr>
      <w:r>
        <w:rPr>
          <w:b/>
          <w:bCs/>
        </w:rPr>
        <w:t xml:space="preserve">Reusable functions</w:t>
      </w:r>
      <w:r>
        <w:t xml:space="preserve">: Decompose complex analyses into well-documented, testable functions</w:t>
      </w:r>
    </w:p>
    <w:p>
      <w:pPr>
        <w:pStyle w:val="Compact"/>
        <w:numPr>
          <w:ilvl w:val="0"/>
          <w:numId w:val="1020"/>
        </w:numPr>
      </w:pPr>
      <w:r>
        <w:rPr>
          <w:b/>
          <w:bCs/>
        </w:rPr>
        <w:t xml:space="preserve">Version control</w:t>
      </w:r>
      <w:r>
        <w:t xml:space="preserve">: Track changes to code, documentation, and data together</w:t>
      </w:r>
    </w:p>
    <w:bookmarkEnd w:id="65"/>
    <w:bookmarkStart w:id="66"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6"/>
    <w:bookmarkStart w:id="70" w:name="sec-analysis-file-placement"/>
    <w:p>
      <w:pPr>
        <w:pStyle w:val="Heading3"/>
      </w:pPr>
      <w:r>
        <w:t xml:space="preserve">5.1.3 Where to Place Analysis Files</w:t>
      </w:r>
    </w:p>
    <w:bookmarkStart w:id="67"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7"/>
    <w:bookmarkStart w:id="68"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1"/>
        </w:numPr>
      </w:pPr>
      <w:r>
        <w:t xml:space="preserve">Use publicly available data</w:t>
      </w:r>
    </w:p>
    <w:p>
      <w:pPr>
        <w:pStyle w:val="Compact"/>
        <w:numPr>
          <w:ilvl w:val="0"/>
          <w:numId w:val="1021"/>
        </w:numPr>
      </w:pPr>
      <w:r>
        <w:t xml:space="preserve">Should be accessible to all package users</w:t>
      </w:r>
    </w:p>
    <w:p>
      <w:pPr>
        <w:pStyle w:val="Compact"/>
        <w:numPr>
          <w:ilvl w:val="0"/>
          <w:numId w:val="1021"/>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2"/>
        </w:numPr>
      </w:pPr>
      <w:r>
        <w:t xml:space="preserve">Extended case studies</w:t>
      </w:r>
    </w:p>
    <w:p>
      <w:pPr>
        <w:pStyle w:val="Compact"/>
        <w:numPr>
          <w:ilvl w:val="0"/>
          <w:numId w:val="1022"/>
        </w:numPr>
      </w:pPr>
      <w:r>
        <w:t xml:space="preserve">Blog-style posts</w:t>
      </w:r>
    </w:p>
    <w:p>
      <w:pPr>
        <w:pStyle w:val="Compact"/>
        <w:numPr>
          <w:ilvl w:val="0"/>
          <w:numId w:val="1022"/>
        </w:numPr>
      </w:pPr>
      <w:r>
        <w:t xml:space="preserve">Supplementary analyses</w:t>
      </w:r>
    </w:p>
    <w:p>
      <w:pPr>
        <w:pStyle w:val="Compact"/>
        <w:numPr>
          <w:ilvl w:val="0"/>
          <w:numId w:val="1022"/>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8"/>
    <w:bookmarkStart w:id="69"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3"/>
        </w:numPr>
      </w:pPr>
      <w:r>
        <w:t xml:space="preserve">Analyses with restricted data are included in version control alongside your code</w:t>
      </w:r>
    </w:p>
    <w:p>
      <w:pPr>
        <w:pStyle w:val="Compact"/>
        <w:numPr>
          <w:ilvl w:val="0"/>
          <w:numId w:val="1023"/>
        </w:numPr>
      </w:pPr>
      <w:r>
        <w:t xml:space="preserve">They’re clearly separated from public documentation</w:t>
      </w:r>
    </w:p>
    <w:p>
      <w:pPr>
        <w:pStyle w:val="Compact"/>
        <w:numPr>
          <w:ilvl w:val="0"/>
          <w:numId w:val="1023"/>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3"/>
        </w:numPr>
      </w:pPr>
      <w:r>
        <w:t xml:space="preserve">Collaborators with data access can still run these analyses</w:t>
      </w:r>
    </w:p>
    <w:p>
      <w:pPr>
        <w:pStyle w:val="Compact"/>
        <w:numPr>
          <w:ilvl w:val="0"/>
          <w:numId w:val="1023"/>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4"/>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5"/>
        </w:numPr>
      </w:pPr>
      <w:r>
        <w:t xml:space="preserve">What data is required</w:t>
      </w:r>
    </w:p>
    <w:p>
      <w:pPr>
        <w:pStyle w:val="Compact"/>
        <w:numPr>
          <w:ilvl w:val="1"/>
          <w:numId w:val="1025"/>
        </w:numPr>
      </w:pPr>
      <w:r>
        <w:t xml:space="preserve">Where to obtain it (if permissible)</w:t>
      </w:r>
    </w:p>
    <w:p>
      <w:pPr>
        <w:pStyle w:val="Compact"/>
        <w:numPr>
          <w:ilvl w:val="1"/>
          <w:numId w:val="1025"/>
        </w:numPr>
      </w:pPr>
      <w:r>
        <w:t xml:space="preserve">Data access restrictions</w:t>
      </w:r>
    </w:p>
    <w:p>
      <w:pPr>
        <w:pStyle w:val="Compact"/>
        <w:numPr>
          <w:ilvl w:val="1"/>
          <w:numId w:val="1025"/>
        </w:numPr>
      </w:pPr>
      <w:r>
        <w:t xml:space="preserve">How to set up data paths</w:t>
      </w:r>
    </w:p>
    <w:p>
      <w:pPr>
        <w:pStyle w:val="Compact"/>
        <w:numPr>
          <w:ilvl w:val="0"/>
          <w:numId w:val="1024"/>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6"/>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7"/>
        </w:numPr>
      </w:pPr>
      <w:r>
        <w:t xml:space="preserve">Simulated data that mimics the structure</w:t>
      </w:r>
    </w:p>
    <w:p>
      <w:pPr>
        <w:pStyle w:val="Compact"/>
        <w:numPr>
          <w:ilvl w:val="1"/>
          <w:numId w:val="1027"/>
        </w:numPr>
      </w:pPr>
      <w:r>
        <w:t xml:space="preserve">Publicly available datasets</w:t>
      </w:r>
    </w:p>
    <w:p>
      <w:pPr>
        <w:pStyle w:val="Compact"/>
        <w:numPr>
          <w:ilvl w:val="1"/>
          <w:numId w:val="1027"/>
        </w:numPr>
      </w:pPr>
      <w:r>
        <w:t xml:space="preserve">Aggregated/de-identified summaries</w:t>
      </w:r>
    </w:p>
    <w:p>
      <w:pPr>
        <w:pStyle w:val="Compact"/>
        <w:numPr>
          <w:ilvl w:val="0"/>
          <w:numId w:val="1026"/>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9"/>
    <w:bookmarkEnd w:id="70"/>
    <w:bookmarkStart w:id="71"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8"/>
        </w:numPr>
      </w:pPr>
      <w:r>
        <w:t xml:space="preserve">Be clean, readable narratives of your analysis</w:t>
      </w:r>
    </w:p>
    <w:p>
      <w:pPr>
        <w:pStyle w:val="Compact"/>
        <w:numPr>
          <w:ilvl w:val="0"/>
          <w:numId w:val="1028"/>
        </w:numPr>
      </w:pPr>
      <w:r>
        <w:t xml:space="preserve">Call well-documented functions from your package</w:t>
      </w:r>
    </w:p>
    <w:p>
      <w:pPr>
        <w:pStyle w:val="Compact"/>
        <w:numPr>
          <w:ilvl w:val="0"/>
          <w:numId w:val="1028"/>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8"/>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71"/>
    <w:bookmarkStart w:id="72"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2"/>
    <w:bookmarkStart w:id="73"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3"/>
    <w:bookmarkEnd w:id="74"/>
    <w:bookmarkStart w:id="75"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5"/>
    <w:bookmarkStart w:id="79"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6"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6"/>
    <w:bookmarkStart w:id="77"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7"/>
    <w:bookmarkStart w:id="78"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8"/>
    <w:bookmarkEnd w:id="79"/>
    <w:bookmarkEnd w:id="80"/>
    <w:bookmarkStart w:id="248" w:name="sec-r-coding-practices"/>
    <w:p>
      <w:pPr>
        <w:pStyle w:val="Heading1"/>
      </w:pPr>
      <w:r>
        <w:t xml:space="preserve">6. R Coding Practices</w:t>
      </w:r>
    </w:p>
    <w:p>
      <w:pPr>
        <w:pStyle w:val="FirstParagraph"/>
      </w:pPr>
      <w:r>
        <w:t xml:space="preserve">Adapted by UCD-SeRG team from</w:t>
      </w:r>
      <w:r>
        <w:t xml:space="preserve"> </w:t>
      </w:r>
      <w:hyperlink r:id="rId81">
        <w:r>
          <w:rPr>
            <w:rStyle w:val="Hyperlink"/>
          </w:rPr>
          <w:t xml:space="preserve">original by Kunal Mishra, Jade Benjamin-Chung, Stephanie Djajadi, and Iris Tong</w:t>
        </w:r>
      </w:hyperlink>
    </w:p>
    <w:bookmarkStart w:id="82"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9"/>
        </w:numPr>
      </w:pPr>
      <w:r>
        <w:rPr>
          <w:b/>
          <w:bCs/>
        </w:rPr>
        <w:t xml:space="preserve">Ensure reproducibility</w:t>
      </w:r>
      <w:r>
        <w:t xml:space="preserve">: Others (including your future self) can recreate your analysis</w:t>
      </w:r>
    </w:p>
    <w:p>
      <w:pPr>
        <w:pStyle w:val="Compact"/>
        <w:numPr>
          <w:ilvl w:val="0"/>
          <w:numId w:val="1029"/>
        </w:numPr>
      </w:pPr>
      <w:r>
        <w:rPr>
          <w:b/>
          <w:bCs/>
        </w:rPr>
        <w:t xml:space="preserve">Prevent errors</w:t>
      </w:r>
      <w:r>
        <w:t xml:space="preserve">: Systematic approaches reduce the risk of mistakes</w:t>
      </w:r>
    </w:p>
    <w:p>
      <w:pPr>
        <w:pStyle w:val="Compact"/>
        <w:numPr>
          <w:ilvl w:val="0"/>
          <w:numId w:val="1029"/>
        </w:numPr>
      </w:pPr>
      <w:r>
        <w:rPr>
          <w:b/>
          <w:bCs/>
        </w:rPr>
        <w:t xml:space="preserve">Enable collaboration</w:t>
      </w:r>
      <w:r>
        <w:t xml:space="preserve">: Consistent practices allow team members to work together efficiently</w:t>
      </w:r>
    </w:p>
    <w:p>
      <w:pPr>
        <w:pStyle w:val="Compact"/>
        <w:numPr>
          <w:ilvl w:val="0"/>
          <w:numId w:val="1029"/>
        </w:numPr>
      </w:pPr>
      <w:r>
        <w:rPr>
          <w:b/>
          <w:bCs/>
        </w:rPr>
        <w:t xml:space="preserve">Maintain data integrity</w:t>
      </w:r>
      <w:r>
        <w:t xml:space="preserve">: Proper handling prevents data corruption and loss</w:t>
      </w:r>
    </w:p>
    <w:p>
      <w:pPr>
        <w:pStyle w:val="Compact"/>
        <w:numPr>
          <w:ilvl w:val="0"/>
          <w:numId w:val="1029"/>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2"/>
    <w:bookmarkStart w:id="86"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3"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3"/>
    <w:bookmarkStart w:id="84"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4"/>
    <w:bookmarkStart w:id="85"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5"/>
    <w:bookmarkEnd w:id="86"/>
    <w:bookmarkStart w:id="102" w:name="sec-r-workflow"/>
    <w:p>
      <w:pPr>
        <w:pStyle w:val="Heading2"/>
      </w:pPr>
      <w:r>
        <w:t xml:space="preserve">6.3 Complete Package Development Workflow</w:t>
      </w:r>
    </w:p>
    <w:p>
      <w:pPr>
        <w:pStyle w:val="FirstParagraph"/>
      </w:pPr>
      <w:r>
        <w:t xml:space="preserve">Here’s the typical workflow for developing an R package in our lab:</w:t>
      </w:r>
    </w:p>
    <w:bookmarkStart w:id="92"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3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31"/>
        </w:numPr>
      </w:pPr>
      <w:r>
        <w:t xml:space="preserve">Repository:</w:t>
      </w:r>
      <w:r>
        <w:t xml:space="preserve"> </w:t>
      </w:r>
      <w:hyperlink r:id="rId87">
        <w:r>
          <w:rPr>
            <w:rStyle w:val="Hyperlink"/>
          </w:rPr>
          <w:t xml:space="preserve">https://github.com/UCD-SERG/rpt</w:t>
        </w:r>
      </w:hyperlink>
    </w:p>
    <w:p>
      <w:pPr>
        <w:pStyle w:val="Compact"/>
        <w:numPr>
          <w:ilvl w:val="1"/>
          <w:numId w:val="103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31"/>
        </w:numPr>
      </w:pPr>
      <w:r>
        <w:t xml:space="preserve">Clone your new repository and start developing</w:t>
      </w:r>
    </w:p>
    <w:p>
      <w:pPr>
        <w:pStyle w:val="FirstParagraph"/>
      </w:pPr>
      <w:r>
        <w:t xml:space="preserve">The template includes pre-configured:</w:t>
      </w:r>
    </w:p>
    <w:p>
      <w:pPr>
        <w:pStyle w:val="Compact"/>
        <w:numPr>
          <w:ilvl w:val="0"/>
          <w:numId w:val="103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32"/>
        </w:numPr>
      </w:pPr>
      <w:r>
        <w:t xml:space="preserve">Development tools setup (</w:t>
      </w:r>
      <w:hyperlink r:id="rId88">
        <w:r>
          <w:rPr>
            <w:rStyle w:val="VerbatimChar"/>
          </w:rPr>
          <w:t xml:space="preserve">{usethis}</w:t>
        </w:r>
      </w:hyperlink>
      <w:r>
        <w:t xml:space="preserve">,</w:t>
      </w:r>
      <w:r>
        <w:t xml:space="preserve"> </w:t>
      </w:r>
      <w:hyperlink r:id="rId89">
        <w:r>
          <w:rPr>
            <w:rStyle w:val="VerbatimChar"/>
          </w:rPr>
          <w:t xml:space="preserve">{devtools}</w:t>
        </w:r>
      </w:hyperlink>
      <w:r>
        <w:t xml:space="preserve">,</w:t>
      </w:r>
      <w:r>
        <w:t xml:space="preserve"> </w:t>
      </w:r>
      <w:hyperlink r:id="rId90">
        <w:r>
          <w:rPr>
            <w:rStyle w:val="VerbatimChar"/>
          </w:rPr>
          <w:t xml:space="preserve">{roxygen2}</w:t>
        </w:r>
      </w:hyperlink>
      <w:r>
        <w:t xml:space="preserve">)</w:t>
      </w:r>
    </w:p>
    <w:p>
      <w:pPr>
        <w:pStyle w:val="Compact"/>
        <w:numPr>
          <w:ilvl w:val="0"/>
          <w:numId w:val="1032"/>
        </w:numPr>
      </w:pPr>
      <w:r>
        <w:t xml:space="preserve">Testing infrastructure (</w:t>
      </w:r>
      <w:hyperlink r:id="rId91">
        <w:r>
          <w:rPr>
            <w:rStyle w:val="VerbatimChar"/>
          </w:rPr>
          <w:t xml:space="preserve">{testthat}</w:t>
        </w:r>
      </w:hyperlink>
      <w:r>
        <w:t xml:space="preserve">)</w:t>
      </w:r>
    </w:p>
    <w:p>
      <w:pPr>
        <w:pStyle w:val="Compact"/>
        <w:numPr>
          <w:ilvl w:val="0"/>
          <w:numId w:val="1032"/>
        </w:numPr>
      </w:pPr>
      <w:r>
        <w:t xml:space="preserve">Code styling and linting configurations</w:t>
      </w:r>
    </w:p>
    <w:p>
      <w:pPr>
        <w:pStyle w:val="Compact"/>
        <w:numPr>
          <w:ilvl w:val="0"/>
          <w:numId w:val="103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2"/>
    <w:bookmarkStart w:id="93"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3"/>
    <w:bookmarkStart w:id="94"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4"/>
    <w:bookmarkStart w:id="95"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5"/>
    <w:bookmarkStart w:id="96"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6"/>
    <w:bookmarkStart w:id="97"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7"/>
    <w:bookmarkStart w:id="98"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8"/>
    <w:bookmarkStart w:id="99"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9"/>
    <w:bookmarkStart w:id="100"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33"/>
        </w:numPr>
      </w:pPr>
      <w:r>
        <w:t xml:space="preserve">Testing simple scalar outputs</w:t>
      </w:r>
    </w:p>
    <w:p>
      <w:pPr>
        <w:pStyle w:val="Compact"/>
        <w:numPr>
          <w:ilvl w:val="0"/>
          <w:numId w:val="1033"/>
        </w:numPr>
      </w:pPr>
      <w:r>
        <w:t xml:space="preserve">Validating specific numeric thresholds</w:t>
      </w:r>
    </w:p>
    <w:p>
      <w:pPr>
        <w:pStyle w:val="Compact"/>
        <w:numPr>
          <w:ilvl w:val="0"/>
          <w:numId w:val="1033"/>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0"/>
    <w:bookmarkStart w:id="101" w:name="testing-best-practices"/>
    <w:p>
      <w:pPr>
        <w:pStyle w:val="Heading3"/>
      </w:pPr>
      <w:r>
        <w:t xml:space="preserve">6.3.10 Testing Best Practices</w:t>
      </w:r>
    </w:p>
    <w:p>
      <w:pPr>
        <w:pStyle w:val="Compact"/>
        <w:numPr>
          <w:ilvl w:val="0"/>
          <w:numId w:val="1034"/>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4"/>
        </w:numPr>
      </w:pPr>
      <w:r>
        <w:rPr>
          <w:b/>
          <w:bCs/>
        </w:rPr>
        <w:t xml:space="preserve">Use small test cases</w:t>
      </w:r>
      <w:r>
        <w:t xml:space="preserve">: Keep tests fast</w:t>
      </w:r>
    </w:p>
    <w:p>
      <w:pPr>
        <w:pStyle w:val="Compact"/>
        <w:numPr>
          <w:ilvl w:val="0"/>
          <w:numId w:val="1034"/>
        </w:numPr>
      </w:pPr>
      <w:r>
        <w:rPr>
          <w:b/>
          <w:bCs/>
        </w:rPr>
        <w:t xml:space="preserve">Test edge cases</w:t>
      </w:r>
      <w:r>
        <w:t xml:space="preserve">: Missing values, empty inputs, boundary conditions</w:t>
      </w:r>
    </w:p>
    <w:p>
      <w:pPr>
        <w:pStyle w:val="Compact"/>
        <w:numPr>
          <w:ilvl w:val="0"/>
          <w:numId w:val="1034"/>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01"/>
    <w:bookmarkEnd w:id="102"/>
    <w:bookmarkStart w:id="107"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3"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3"/>
    <w:bookmarkStart w:id="104"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4"/>
    <w:bookmarkStart w:id="105"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5"/>
    <w:bookmarkStart w:id="106"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6"/>
    <w:bookmarkEnd w:id="107"/>
    <w:bookmarkStart w:id="110" w:name="sec-data-io"/>
    <w:p>
      <w:pPr>
        <w:pStyle w:val="Heading2"/>
      </w:pPr>
      <w:r>
        <w:t xml:space="preserve">6.5 Reading and Saving Data</w:t>
      </w:r>
    </w:p>
    <w:bookmarkStart w:id="108"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8"/>
    <w:bookmarkStart w:id="109"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9"/>
    <w:bookmarkEnd w:id="110"/>
    <w:bookmarkStart w:id="113" w:name="sec-r-version-control"/>
    <w:p>
      <w:pPr>
        <w:pStyle w:val="Heading2"/>
      </w:pPr>
      <w:r>
        <w:t xml:space="preserve">6.6 Version Control and Collaboration</w:t>
      </w:r>
    </w:p>
    <w:bookmarkStart w:id="111" w:name="version-numbers"/>
    <w:p>
      <w:pPr>
        <w:pStyle w:val="Heading3"/>
      </w:pPr>
      <w:r>
        <w:t xml:space="preserve">6.6.1 Version Numbers</w:t>
      </w:r>
    </w:p>
    <w:p>
      <w:pPr>
        <w:pStyle w:val="FirstParagraph"/>
      </w:pPr>
      <w:r>
        <w:t xml:space="preserve">Follow semantic versioning (MAJOR.MINOR.PATCH):</w:t>
      </w:r>
    </w:p>
    <w:p>
      <w:pPr>
        <w:pStyle w:val="Compact"/>
        <w:numPr>
          <w:ilvl w:val="0"/>
          <w:numId w:val="1035"/>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5"/>
        </w:numPr>
      </w:pPr>
      <w:r>
        <w:t xml:space="preserve">First release:</w:t>
      </w:r>
      <w:r>
        <w:t xml:space="preserve"> </w:t>
      </w:r>
      <w:r>
        <w:rPr>
          <w:rStyle w:val="VerbatimChar"/>
        </w:rPr>
        <w:t xml:space="preserve">0.1.0</w:t>
      </w:r>
    </w:p>
    <w:p>
      <w:pPr>
        <w:pStyle w:val="Compact"/>
        <w:numPr>
          <w:ilvl w:val="0"/>
          <w:numId w:val="1035"/>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5"/>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5"/>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11"/>
    <w:bookmarkStart w:id="112"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12"/>
    <w:bookmarkEnd w:id="113"/>
    <w:bookmarkStart w:id="131" w:name="sec-r-ci"/>
    <w:p>
      <w:pPr>
        <w:pStyle w:val="Heading2"/>
      </w:pPr>
      <w:r>
        <w:t xml:space="preserve">6.7 Continuous Integration</w:t>
      </w:r>
    </w:p>
    <w:bookmarkStart w:id="115" w:name="understanding-github-actions"/>
    <w:p>
      <w:pPr>
        <w:pStyle w:val="Heading3"/>
      </w:pPr>
      <w:r>
        <w:t xml:space="preserve">6.7.1 Understanding GitHub Actions</w:t>
      </w:r>
    </w:p>
    <w:p>
      <w:pPr>
        <w:pStyle w:val="FirstParagraph"/>
      </w:pPr>
      <w:hyperlink r:id="rId114">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36"/>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36"/>
        </w:numPr>
      </w:pPr>
      <w:r>
        <w:rPr>
          <w:b/>
          <w:bCs/>
        </w:rPr>
        <w:t xml:space="preserve">Immediate feedback</w:t>
      </w:r>
      <w:r>
        <w:t xml:space="preserve">: Get notified of problems quickly, when they’re easier to fix</w:t>
      </w:r>
    </w:p>
    <w:p>
      <w:pPr>
        <w:pStyle w:val="Compact"/>
        <w:numPr>
          <w:ilvl w:val="0"/>
          <w:numId w:val="1036"/>
        </w:numPr>
      </w:pPr>
      <w:r>
        <w:rPr>
          <w:b/>
          <w:bCs/>
        </w:rPr>
        <w:t xml:space="preserve">Better collaboration</w:t>
      </w:r>
      <w:r>
        <w:t xml:space="preserve">: External contributors can see if their changes pass all checks before you review</w:t>
      </w:r>
    </w:p>
    <w:p>
      <w:pPr>
        <w:pStyle w:val="Compact"/>
        <w:numPr>
          <w:ilvl w:val="0"/>
          <w:numId w:val="1036"/>
        </w:numPr>
      </w:pPr>
      <w:r>
        <w:rPr>
          <w:b/>
          <w:bCs/>
        </w:rPr>
        <w:t xml:space="preserve">Quality assurance</w:t>
      </w:r>
      <w:r>
        <w:t xml:space="preserve">: Catch platform-specific issues before they reach users</w:t>
      </w:r>
    </w:p>
    <w:p>
      <w:pPr>
        <w:pStyle w:val="Compact"/>
        <w:numPr>
          <w:ilvl w:val="0"/>
          <w:numId w:val="1036"/>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15"/>
    <w:bookmarkStart w:id="120"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16">
        <w:r>
          <w:rPr>
            <w:rStyle w:val="Hyperlink"/>
          </w:rPr>
          <w:t xml:space="preserve">r-lib/actions</w:t>
        </w:r>
      </w:hyperlink>
      <w:r>
        <w:t xml:space="preserve"> </w:t>
      </w:r>
      <w:r>
        <w:t xml:space="preserve">that handle common R package tasks.</w:t>
      </w:r>
    </w:p>
    <w:bookmarkStart w:id="118"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17">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18"/>
    <w:bookmarkStart w:id="119"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9"/>
    <w:bookmarkEnd w:id="120"/>
    <w:bookmarkStart w:id="121"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7"/>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7"/>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21"/>
    <w:bookmarkStart w:id="125"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warning.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8"/>
        </w:numPr>
      </w:pPr>
      <w:r>
        <w:t xml:space="preserve">When to run (on push, pull request, schedule, etc.)</w:t>
      </w:r>
    </w:p>
    <w:p>
      <w:pPr>
        <w:pStyle w:val="Compact"/>
        <w:numPr>
          <w:ilvl w:val="0"/>
          <w:numId w:val="1038"/>
        </w:numPr>
      </w:pPr>
      <w:r>
        <w:t xml:space="preserve">What operating systems and R versions to use</w:t>
      </w:r>
    </w:p>
    <w:p>
      <w:pPr>
        <w:pStyle w:val="Compact"/>
        <w:numPr>
          <w:ilvl w:val="0"/>
          <w:numId w:val="1038"/>
        </w:numPr>
      </w:pPr>
      <w:r>
        <w:t xml:space="preserve">What steps to execute (install dependencies, run checks, etc.)</w:t>
      </w:r>
    </w:p>
    <w:bookmarkEnd w:id="125"/>
    <w:bookmarkStart w:id="126"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9"/>
        </w:numPr>
      </w:pPr>
      <w:r>
        <w:rPr>
          <w:b/>
          <w:bCs/>
        </w:rPr>
        <w:t xml:space="preserve">Test failures</w:t>
      </w:r>
      <w:r>
        <w:t xml:space="preserve">: Your tests found a bug (this is good! fix the bug)</w:t>
      </w:r>
    </w:p>
    <w:p>
      <w:pPr>
        <w:pStyle w:val="Compact"/>
        <w:numPr>
          <w:ilvl w:val="0"/>
          <w:numId w:val="1039"/>
        </w:numPr>
      </w:pPr>
      <w:r>
        <w:rPr>
          <w:b/>
          <w:bCs/>
        </w:rPr>
        <w:t xml:space="preserve">Platform-specific issues</w:t>
      </w:r>
      <w:r>
        <w:t xml:space="preserve">: Code works on your machine but not on other platforms</w:t>
      </w:r>
    </w:p>
    <w:p>
      <w:pPr>
        <w:pStyle w:val="Compact"/>
        <w:numPr>
          <w:ilvl w:val="0"/>
          <w:numId w:val="1039"/>
        </w:numPr>
      </w:pPr>
      <w:r>
        <w:rPr>
          <w:b/>
          <w:bCs/>
        </w:rPr>
        <w:t xml:space="preserve">Missing dependencies</w:t>
      </w:r>
      <w:r>
        <w:t xml:space="preserve">: System libraries needed for packages aren’t installed</w:t>
      </w:r>
    </w:p>
    <w:p>
      <w:pPr>
        <w:pStyle w:val="Compact"/>
        <w:numPr>
          <w:ilvl w:val="0"/>
          <w:numId w:val="1039"/>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17.5.6</w:t>
        </w:r>
      </w:hyperlink>
      <w:r>
        <w:t xml:space="preserve">.</w:t>
      </w:r>
    </w:p>
    <w:bookmarkEnd w:id="126"/>
    <w:bookmarkStart w:id="130" w:name="additional-resources"/>
    <w:p>
      <w:pPr>
        <w:pStyle w:val="Heading3"/>
      </w:pPr>
      <w:r>
        <w:t xml:space="preserve">6.7.6 Additional Resources</w:t>
      </w:r>
    </w:p>
    <w:p>
      <w:pPr>
        <w:pStyle w:val="Compact"/>
        <w:numPr>
          <w:ilvl w:val="0"/>
          <w:numId w:val="1040"/>
        </w:numPr>
      </w:pPr>
      <w:hyperlink r:id="rId114">
        <w:r>
          <w:rPr>
            <w:rStyle w:val="Hyperlink"/>
          </w:rPr>
          <w:t xml:space="preserve">GitHub Actions features overview</w:t>
        </w:r>
      </w:hyperlink>
    </w:p>
    <w:p>
      <w:pPr>
        <w:pStyle w:val="Compact"/>
        <w:numPr>
          <w:ilvl w:val="0"/>
          <w:numId w:val="1040"/>
        </w:numPr>
      </w:pPr>
      <w:hyperlink r:id="rId116">
        <w:r>
          <w:rPr>
            <w:rStyle w:val="Hyperlink"/>
          </w:rPr>
          <w:t xml:space="preserve">r-lib/actions repository</w:t>
        </w:r>
      </w:hyperlink>
      <w:r>
        <w:t xml:space="preserve"> </w:t>
      </w:r>
      <w:r>
        <w:t xml:space="preserve">- R-specific actions and example workflows</w:t>
      </w:r>
    </w:p>
    <w:p>
      <w:pPr>
        <w:pStyle w:val="Compact"/>
        <w:numPr>
          <w:ilvl w:val="0"/>
          <w:numId w:val="1040"/>
        </w:numPr>
      </w:pPr>
      <w:hyperlink r:id="rId127">
        <w:r>
          <w:rPr>
            <w:rStyle w:val="Hyperlink"/>
          </w:rPr>
          <w:t xml:space="preserve">R Packages book: Continuous Integration</w:t>
        </w:r>
      </w:hyperlink>
    </w:p>
    <w:p>
      <w:pPr>
        <w:pStyle w:val="Compact"/>
        <w:numPr>
          <w:ilvl w:val="0"/>
          <w:numId w:val="1040"/>
        </w:numPr>
      </w:pPr>
      <w:hyperlink r:id="rId128">
        <w:r>
          <w:rPr>
            <w:rStyle w:val="Hyperlink"/>
          </w:rPr>
          <w:t xml:space="preserve">GitHub Actions documentation</w:t>
        </w:r>
      </w:hyperlink>
    </w:p>
    <w:p>
      <w:pPr>
        <w:pStyle w:val="Compact"/>
        <w:numPr>
          <w:ilvl w:val="0"/>
          <w:numId w:val="1040"/>
        </w:numPr>
      </w:pPr>
      <w:hyperlink r:id="rId129">
        <w:r>
          <w:rPr>
            <w:rStyle w:val="Hyperlink"/>
          </w:rPr>
          <w:t xml:space="preserve">Where to find help with r-lib/actions</w:t>
        </w:r>
      </w:hyperlink>
    </w:p>
    <w:bookmarkEnd w:id="130"/>
    <w:bookmarkEnd w:id="131"/>
    <w:bookmarkStart w:id="132"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41"/>
        </w:numPr>
      </w:pPr>
      <w:r>
        <w:t xml:space="preserve">All functions have complete roxygen2 documentation</w:t>
      </w:r>
    </w:p>
    <w:p>
      <w:pPr>
        <w:pStyle w:val="Compact"/>
        <w:numPr>
          <w:ilvl w:val="0"/>
          <w:numId w:val="1042"/>
        </w:numPr>
      </w:pPr>
      <w:r>
        <w:t xml:space="preserve">All functions have corresponding tests</w:t>
      </w:r>
    </w:p>
    <w:p>
      <w:pPr>
        <w:pStyle w:val="Compact"/>
        <w:numPr>
          <w:ilvl w:val="0"/>
          <w:numId w:val="1043"/>
        </w:numPr>
      </w:pPr>
      <w:r>
        <w:rPr>
          <w:rStyle w:val="VerbatimChar"/>
        </w:rPr>
        <w:t xml:space="preserve">devtools::document()</w:t>
      </w:r>
      <w:r>
        <w:t xml:space="preserve"> </w:t>
      </w:r>
      <w:r>
        <w:t xml:space="preserve">has been run</w:t>
      </w:r>
    </w:p>
    <w:p>
      <w:pPr>
        <w:pStyle w:val="Compact"/>
        <w:numPr>
          <w:ilvl w:val="0"/>
          <w:numId w:val="1044"/>
        </w:numPr>
      </w:pPr>
      <w:r>
        <w:rPr>
          <w:rStyle w:val="VerbatimChar"/>
        </w:rPr>
        <w:t xml:space="preserve">devtools::test()</w:t>
      </w:r>
      <w:r>
        <w:t xml:space="preserve"> </w:t>
      </w:r>
      <w:r>
        <w:t xml:space="preserve">passes with no failures</w:t>
      </w:r>
    </w:p>
    <w:p>
      <w:pPr>
        <w:pStyle w:val="Compact"/>
        <w:numPr>
          <w:ilvl w:val="0"/>
          <w:numId w:val="1045"/>
        </w:numPr>
      </w:pPr>
      <w:r>
        <w:rPr>
          <w:rStyle w:val="VerbatimChar"/>
        </w:rPr>
        <w:t xml:space="preserve">devtools::check()</w:t>
      </w:r>
      <w:r>
        <w:t xml:space="preserve"> </w:t>
      </w:r>
      <w:r>
        <w:t xml:space="preserve">passes with no errors, warnings, or notes</w:t>
      </w:r>
    </w:p>
    <w:p>
      <w:pPr>
        <w:pStyle w:val="Compact"/>
        <w:numPr>
          <w:ilvl w:val="0"/>
          <w:numId w:val="1046"/>
        </w:numPr>
      </w:pPr>
      <w:r>
        <w:rPr>
          <w:rStyle w:val="VerbatimChar"/>
        </w:rPr>
        <w:t xml:space="preserve">lintr::lint_package()</w:t>
      </w:r>
      <w:r>
        <w:t xml:space="preserve"> </w:t>
      </w:r>
      <w:r>
        <w:t xml:space="preserve">shows no issues (or only acceptable ones)</w:t>
      </w:r>
    </w:p>
    <w:p>
      <w:pPr>
        <w:pStyle w:val="Compact"/>
        <w:numPr>
          <w:ilvl w:val="0"/>
          <w:numId w:val="1047"/>
        </w:numPr>
      </w:pPr>
      <w:r>
        <w:rPr>
          <w:rStyle w:val="VerbatimChar"/>
        </w:rPr>
        <w:t xml:space="preserve">spelling::spell_check_package()</w:t>
      </w:r>
      <w:r>
        <w:t xml:space="preserve"> </w:t>
      </w:r>
      <w:r>
        <w:t xml:space="preserve">passes</w:t>
      </w:r>
    </w:p>
    <w:p>
      <w:pPr>
        <w:pStyle w:val="Compact"/>
        <w:numPr>
          <w:ilvl w:val="0"/>
          <w:numId w:val="1048"/>
        </w:numPr>
      </w:pPr>
      <w:r>
        <w:t xml:space="preserve">Version number has been incremented</w:t>
      </w:r>
    </w:p>
    <w:p>
      <w:pPr>
        <w:pStyle w:val="Compact"/>
        <w:numPr>
          <w:ilvl w:val="0"/>
          <w:numId w:val="1049"/>
        </w:numPr>
      </w:pPr>
      <w:r>
        <w:rPr>
          <w:rStyle w:val="VerbatimChar"/>
        </w:rPr>
        <w:t xml:space="preserve">NEWS.md</w:t>
      </w:r>
      <w:r>
        <w:t xml:space="preserve"> </w:t>
      </w:r>
      <w:r>
        <w:t xml:space="preserve">has been updated with changes</w:t>
      </w:r>
    </w:p>
    <w:p>
      <w:pPr>
        <w:pStyle w:val="Compact"/>
        <w:numPr>
          <w:ilvl w:val="0"/>
          <w:numId w:val="1050"/>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51"/>
        </w:numPr>
      </w:pPr>
      <w:r>
        <w:rPr>
          <w:rStyle w:val="VerbatimChar"/>
        </w:rPr>
        <w:t xml:space="preserve">pkgdown::build_site()</w:t>
      </w:r>
      <w:r>
        <w:t xml:space="preserve"> </w:t>
      </w:r>
      <w:r>
        <w:t xml:space="preserve">builds successfully</w:t>
      </w:r>
    </w:p>
    <w:p>
      <w:pPr>
        <w:pStyle w:val="Compact"/>
        <w:numPr>
          <w:ilvl w:val="0"/>
          <w:numId w:val="1052"/>
        </w:numPr>
      </w:pPr>
      <w:r>
        <w:t xml:space="preserve">All changes committed and pushed to GitHub</w:t>
      </w:r>
    </w:p>
    <w:bookmarkEnd w:id="132"/>
    <w:bookmarkStart w:id="136" w:name="sec-auto-styling"/>
    <w:p>
      <w:pPr>
        <w:pStyle w:val="Heading2"/>
      </w:pPr>
      <w:r>
        <w:t xml:space="preserve">6.9 Automated Code Styling</w:t>
      </w:r>
    </w:p>
    <w:bookmarkStart w:id="133"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33"/>
    <w:bookmarkStart w:id="134"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34"/>
    <w:bookmarkStart w:id="135"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53"/>
        </w:numPr>
      </w:pPr>
      <w:r>
        <w:t xml:space="preserve">Unused variables</w:t>
      </w:r>
    </w:p>
    <w:p>
      <w:pPr>
        <w:pStyle w:val="Compact"/>
        <w:numPr>
          <w:ilvl w:val="0"/>
          <w:numId w:val="1053"/>
        </w:numPr>
      </w:pPr>
      <w:r>
        <w:t xml:space="preserve">Improper whitespace</w:t>
      </w:r>
    </w:p>
    <w:p>
      <w:pPr>
        <w:pStyle w:val="Compact"/>
        <w:numPr>
          <w:ilvl w:val="0"/>
          <w:numId w:val="1053"/>
        </w:numPr>
      </w:pPr>
      <w:r>
        <w:t xml:space="preserve">Line length issues</w:t>
      </w:r>
    </w:p>
    <w:p>
      <w:pPr>
        <w:pStyle w:val="Compact"/>
        <w:numPr>
          <w:ilvl w:val="0"/>
          <w:numId w:val="1053"/>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35"/>
    <w:bookmarkEnd w:id="136"/>
    <w:bookmarkStart w:id="153" w:name="sec-documenting-code"/>
    <w:p>
      <w:pPr>
        <w:pStyle w:val="Heading2"/>
      </w:pPr>
      <w:r>
        <w:t xml:space="preserve">6.10 Documenting your code</w:t>
      </w:r>
    </w:p>
    <w:bookmarkStart w:id="137"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0">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0">
        <w:r>
          <w:rPr>
            <w:rStyle w:val="Hyperlink"/>
          </w:rPr>
          <w:t xml:space="preserve">https://roxygen2.r-lib.org/</w:t>
        </w:r>
      </w:hyperlink>
      <w:r>
        <w:t xml:space="preserve">.</w:t>
      </w:r>
    </w:p>
    <w:bookmarkEnd w:id="137"/>
    <w:bookmarkStart w:id="145"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54"/>
        </w:numPr>
      </w:pPr>
      <w:r>
        <w:t xml:space="preserve">You’re creating a wrapper function that calls another function</w:t>
      </w:r>
    </w:p>
    <w:p>
      <w:pPr>
        <w:pStyle w:val="Compact"/>
        <w:numPr>
          <w:ilvl w:val="0"/>
          <w:numId w:val="1054"/>
        </w:numPr>
      </w:pPr>
      <w:r>
        <w:t xml:space="preserve">You want to allow users to pass additional arguments to an internal function</w:t>
      </w:r>
    </w:p>
    <w:p>
      <w:pPr>
        <w:pStyle w:val="Compact"/>
        <w:numPr>
          <w:ilvl w:val="0"/>
          <w:numId w:val="1054"/>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55"/>
        </w:numPr>
      </w:pPr>
      <w:r>
        <w:t xml:space="preserve">Automatically imports parameter documentation from</w:t>
      </w:r>
      <w:r>
        <w:t xml:space="preserve"> </w:t>
      </w:r>
      <w:r>
        <w:rPr>
          <w:rStyle w:val="VerbatimChar"/>
        </w:rPr>
        <w:t xml:space="preserve">ggplot2::geom_point()</w:t>
      </w:r>
    </w:p>
    <w:p>
      <w:pPr>
        <w:pStyle w:val="Compact"/>
        <w:numPr>
          <w:ilvl w:val="0"/>
          <w:numId w:val="1055"/>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55"/>
        </w:numPr>
      </w:pPr>
      <w:r>
        <w:t xml:space="preserve">Keeps documentation synchronized if the underlying function changes</w:t>
      </w:r>
    </w:p>
    <w:p>
      <w:pPr>
        <w:pStyle w:val="Compact"/>
        <w:numPr>
          <w:ilvl w:val="0"/>
          <w:numId w:val="1055"/>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6"/>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6"/>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6"/>
        </w:numPr>
      </w:pPr>
      <w:r>
        <w:rPr>
          <w:b/>
          <w:bCs/>
        </w:rPr>
        <w:t xml:space="preserve">Validate unexpected arguments</w:t>
      </w:r>
      <w:r>
        <w:t xml:space="preserve">: Consider using the</w:t>
      </w:r>
      <w:r>
        <w:t xml:space="preserve"> </w:t>
      </w:r>
      <w:hyperlink r:id="rId13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6"/>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39">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1" name="Picture"/>
                  <a:graphic>
                    <a:graphicData uri="http://schemas.openxmlformats.org/drawingml/2006/picture">
                      <pic:pic>
                        <pic:nvPicPr>
                          <pic:cNvPr descr="/opt/quarto/share/formats/docx/note.png" id="142" name="Picture"/>
                          <pic:cNvPicPr>
                            <a:picLocks noChangeArrowheads="1" noChangeAspect="1"/>
                          </pic:cNvPicPr>
                        </pic:nvPicPr>
                        <pic:blipFill>
                          <a:blip r:embed="rId1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note.png" id="144" name="Picture"/>
                          <pic:cNvPicPr>
                            <a:picLocks noChangeArrowheads="1" noChangeAspect="1"/>
                          </pic:cNvPicPr>
                        </pic:nvPicPr>
                        <pic:blipFill>
                          <a:blip r:embed="rId1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45"/>
    <w:bookmarkStart w:id="146"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46"/>
    <w:bookmarkStart w:id="148" w:name="sections-and-subsections"/>
    <w:p>
      <w:pPr>
        <w:pStyle w:val="Heading3"/>
      </w:pPr>
      <w:r>
        <w:t xml:space="preserve">6.10.4 Sections and subsections</w:t>
      </w:r>
    </w:p>
    <w:p>
      <w:pPr>
        <w:pStyle w:val="FirstParagraph"/>
      </w:pPr>
      <w:r>
        <w:t xml:space="preserve">Rstudio (</w:t>
      </w:r>
      <w:hyperlink r:id="rId147">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8"/>
    <w:bookmarkStart w:id="150" w:name="code-folding"/>
    <w:p>
      <w:pPr>
        <w:pStyle w:val="Heading3"/>
      </w:pPr>
      <w:r>
        <w:t xml:space="preserve">6.10.5 Code folding</w:t>
      </w:r>
    </w:p>
    <w:p>
      <w:pPr>
        <w:pStyle w:val="FirstParagraph"/>
      </w:pPr>
      <w:r>
        <w:t xml:space="preserve">Consider using RStudio’s</w:t>
      </w:r>
      <w:r>
        <w:t xml:space="preserve"> </w:t>
      </w:r>
      <w:hyperlink r:id="rId149">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50"/>
    <w:bookmarkStart w:id="152"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51">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52"/>
    <w:bookmarkEnd w:id="153"/>
    <w:bookmarkStart w:id="159"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7"/>
        </w:numPr>
      </w:pPr>
      <w:r>
        <w:t xml:space="preserve">For more help, check out</w:t>
      </w:r>
      <w:r>
        <w:t xml:space="preserve"> </w:t>
      </w:r>
      <w:hyperlink r:id="rId154">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8"/>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7" name="Picture"/>
                  <a:graphic>
                    <a:graphicData uri="http://schemas.openxmlformats.org/drawingml/2006/picture">
                      <pic:pic>
                        <pic:nvPicPr>
                          <pic:cNvPr descr="/opt/quarto/share/formats/docx/note.png" id="158" name="Picture"/>
                          <pic:cNvPicPr>
                            <a:picLocks noChangeArrowheads="1" noChangeAspect="1"/>
                          </pic:cNvPicPr>
                        </pic:nvPicPr>
                        <pic:blipFill>
                          <a:blip r:embed="rId1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59"/>
    <w:bookmarkStart w:id="160"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60"/>
    <w:bookmarkStart w:id="162"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61">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62"/>
    <w:bookmarkStart w:id="167" w:name="readingsaving-data"/>
    <w:p>
      <w:pPr>
        <w:pStyle w:val="Heading2"/>
      </w:pPr>
      <w:r>
        <w:t xml:space="preserve">6.14 Reading/Saving Data</w:t>
      </w:r>
    </w:p>
    <w:bookmarkStart w:id="165"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3" name="Picture"/>
                  <a:graphic>
                    <a:graphicData uri="http://schemas.openxmlformats.org/drawingml/2006/picture">
                      <pic:pic>
                        <pic:nvPicPr>
                          <pic:cNvPr descr="/opt/quarto/share/formats/docx/note.png" id="164" name="Picture"/>
                          <pic:cNvPicPr>
                            <a:picLocks noChangeArrowheads="1" noChangeAspect="1"/>
                          </pic:cNvPicPr>
                        </pic:nvPicPr>
                        <pic:blipFill>
                          <a:blip r:embed="rId1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65"/>
    <w:bookmarkStart w:id="166"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66"/>
    <w:bookmarkEnd w:id="167"/>
    <w:bookmarkStart w:id="173"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70"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69">
        <w:r>
          <w:rPr>
            <w:rStyle w:val="Hyperlink"/>
          </w:rPr>
          <w:t xml:space="preserve">here</w:t>
        </w:r>
      </w:hyperlink>
      <w:r>
        <w:t xml:space="preserve">.</w:t>
      </w:r>
    </w:p>
    <w:bookmarkEnd w:id="170"/>
    <w:bookmarkStart w:id="172" w:name="dropbox"/>
    <w:p>
      <w:pPr>
        <w:pStyle w:val="Heading3"/>
      </w:pPr>
      <w:r>
        <w:t xml:space="preserve">6.15.2 Dropbox</w:t>
      </w:r>
    </w:p>
    <w:p>
      <w:pPr>
        <w:pStyle w:val="FirstParagraph"/>
      </w:pPr>
      <w:r>
        <w:t xml:space="preserve">Follow the instructions at</w:t>
      </w:r>
      <w:r>
        <w:t xml:space="preserve"> </w:t>
      </w:r>
      <w:hyperlink r:id="rId17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72"/>
    <w:bookmarkEnd w:id="173"/>
    <w:bookmarkStart w:id="176" w:name="sec-tidyverse"/>
    <w:p>
      <w:pPr>
        <w:pStyle w:val="Heading2"/>
      </w:pPr>
      <w:r>
        <w:t xml:space="preserve">6.16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74">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75">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w:t>
      </w:r>
      <w:r>
        <w:t xml:space="preserve"> </w:t>
      </w:r>
      <w:r>
        <w:t xml:space="preserve">which leans heavily on many Tidyverse packages and may be worth checking out.</w:t>
      </w:r>
    </w:p>
    <w:bookmarkEnd w:id="176"/>
    <w:bookmarkStart w:id="198" w:name="core-tidyverse-packages"/>
    <w:p>
      <w:pPr>
        <w:pStyle w:val="Heading2"/>
      </w:pPr>
      <w:r>
        <w:t xml:space="preserve">6.17 Core Tidyverse Packages</w:t>
      </w:r>
    </w:p>
    <w:p>
      <w:pPr>
        <w:pStyle w:val="FirstParagraph"/>
      </w:pPr>
      <w:r>
        <w:t xml:space="preserve">The</w:t>
      </w:r>
      <w:r>
        <w:t xml:space="preserve"> </w:t>
      </w:r>
      <w:hyperlink r:id="rId177">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79" w:name="sec-ggplot2"/>
    <w:p>
      <w:pPr>
        <w:pStyle w:val="Heading3"/>
      </w:pPr>
      <w:r>
        <w:t xml:space="preserve">6.17.1</w:t>
      </w:r>
      <w:r>
        <w:t xml:space="preserve"> </w:t>
      </w:r>
      <w:hyperlink r:id="rId178">
        <w:r>
          <w:rPr>
            <w:rStyle w:val="Hyperlink"/>
          </w:rPr>
          <w:t xml:space="preserve">ggplot2</w:t>
        </w:r>
      </w:hyperlink>
    </w:p>
    <w:p>
      <w:pPr>
        <w:pStyle w:val="FirstParagraph"/>
      </w:pPr>
      <w:hyperlink r:id="rId178">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79"/>
    <w:bookmarkStart w:id="181" w:name="sec-dplyr"/>
    <w:p>
      <w:pPr>
        <w:pStyle w:val="Heading3"/>
      </w:pPr>
      <w:r>
        <w:t xml:space="preserve">6.17.2</w:t>
      </w:r>
      <w:r>
        <w:t xml:space="preserve"> </w:t>
      </w:r>
      <w:hyperlink r:id="rId180">
        <w:r>
          <w:rPr>
            <w:rStyle w:val="Hyperlink"/>
          </w:rPr>
          <w:t xml:space="preserve">dplyr</w:t>
        </w:r>
      </w:hyperlink>
    </w:p>
    <w:p>
      <w:pPr>
        <w:pStyle w:val="FirstParagraph"/>
      </w:pPr>
      <w:hyperlink r:id="rId180">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81"/>
    <w:bookmarkStart w:id="184" w:name="sec-tidyr"/>
    <w:p>
      <w:pPr>
        <w:pStyle w:val="Heading3"/>
      </w:pPr>
      <w:r>
        <w:t xml:space="preserve">6.17.3</w:t>
      </w:r>
      <w:r>
        <w:t xml:space="preserve"> </w:t>
      </w:r>
      <w:hyperlink r:id="rId182">
        <w:r>
          <w:rPr>
            <w:rStyle w:val="Hyperlink"/>
          </w:rPr>
          <w:t xml:space="preserve">tidyr</w:t>
        </w:r>
      </w:hyperlink>
    </w:p>
    <w:p>
      <w:pPr>
        <w:pStyle w:val="FirstParagraph"/>
      </w:pPr>
      <w:hyperlink r:id="rId182">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83" w:name="when-to-use-dplyr-vs-tidyr"/>
    <w:p>
      <w:pPr>
        <w:pStyle w:val="Heading4"/>
      </w:pPr>
      <w:r>
        <w:t xml:space="preserve">6.17.3.1 When to use dplyr vs tidyr</w:t>
      </w:r>
    </w:p>
    <w:p>
      <w:pPr>
        <w:pStyle w:val="FirstParagraph"/>
      </w:pPr>
      <w:r>
        <w:t xml:space="preserve">While both</w:t>
      </w:r>
      <w:r>
        <w:t xml:space="preserve"> </w:t>
      </w:r>
      <w:hyperlink r:id="rId180">
        <w:r>
          <w:rPr>
            <w:rStyle w:val="VerbatimChar"/>
          </w:rPr>
          <w:t xml:space="preserve">{dplyr}</w:t>
        </w:r>
      </w:hyperlink>
      <w:r>
        <w:t xml:space="preserve"> </w:t>
      </w:r>
      <w:r>
        <w:t xml:space="preserve">and</w:t>
      </w:r>
      <w:r>
        <w:t xml:space="preserve"> </w:t>
      </w:r>
      <w:hyperlink r:id="rId182">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59"/>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59"/>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83"/>
    <w:bookmarkEnd w:id="184"/>
    <w:bookmarkStart w:id="186" w:name="sec-readr"/>
    <w:p>
      <w:pPr>
        <w:pStyle w:val="Heading3"/>
      </w:pPr>
      <w:r>
        <w:t xml:space="preserve">6.17.4</w:t>
      </w:r>
      <w:r>
        <w:t xml:space="preserve"> </w:t>
      </w:r>
      <w:hyperlink r:id="rId185">
        <w:r>
          <w:rPr>
            <w:rStyle w:val="Hyperlink"/>
          </w:rPr>
          <w:t xml:space="preserve">readr</w:t>
        </w:r>
      </w:hyperlink>
    </w:p>
    <w:p>
      <w:pPr>
        <w:pStyle w:val="FirstParagraph"/>
      </w:pPr>
      <w:hyperlink r:id="rId185">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86"/>
    <w:bookmarkStart w:id="189" w:name="sec-purrr"/>
    <w:p>
      <w:pPr>
        <w:pStyle w:val="Heading3"/>
      </w:pPr>
      <w:r>
        <w:t xml:space="preserve">6.17.5</w:t>
      </w:r>
      <w:r>
        <w:t xml:space="preserve"> </w:t>
      </w:r>
      <w:hyperlink r:id="rId187">
        <w:r>
          <w:rPr>
            <w:rStyle w:val="Hyperlink"/>
          </w:rPr>
          <w:t xml:space="preserve">purrr</w:t>
        </w:r>
      </w:hyperlink>
    </w:p>
    <w:p>
      <w:pPr>
        <w:pStyle w:val="FirstParagraph"/>
      </w:pPr>
      <w:hyperlink r:id="rId187">
        <w:r>
          <w:rPr>
            <w:rStyle w:val="VerbatimChar"/>
          </w:rPr>
          <w:t xml:space="preserve">{purrr}</w:t>
        </w:r>
      </w:hyperlink>
      <w:r>
        <w:t xml:space="preserve"> </w:t>
      </w:r>
      <w:r>
        <w:t xml:space="preserve">enhances R’s</w:t>
      </w:r>
      <w:r>
        <w:t xml:space="preserve"> </w:t>
      </w:r>
      <w:hyperlink r:id="rId188">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6.4</w:t>
        </w:r>
      </w:hyperlink>
      <w:r>
        <w:t xml:space="preserve"> </w:t>
      </w:r>
      <w:r>
        <w:t xml:space="preserve">for more details on using purrr.</w:t>
      </w:r>
    </w:p>
    <w:bookmarkEnd w:id="189"/>
    <w:bookmarkStart w:id="191" w:name="sec-tibble"/>
    <w:p>
      <w:pPr>
        <w:pStyle w:val="Heading3"/>
      </w:pPr>
      <w:r>
        <w:t xml:space="preserve">6.17.6</w:t>
      </w:r>
      <w:r>
        <w:t xml:space="preserve"> </w:t>
      </w:r>
      <w:hyperlink r:id="rId190">
        <w:r>
          <w:rPr>
            <w:rStyle w:val="Hyperlink"/>
          </w:rPr>
          <w:t xml:space="preserve">tibble</w:t>
        </w:r>
      </w:hyperlink>
    </w:p>
    <w:p>
      <w:pPr>
        <w:pStyle w:val="FirstParagraph"/>
      </w:pPr>
      <w:hyperlink r:id="rId190">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191"/>
    <w:bookmarkStart w:id="193" w:name="sec-stringr"/>
    <w:p>
      <w:pPr>
        <w:pStyle w:val="Heading3"/>
      </w:pPr>
      <w:r>
        <w:t xml:space="preserve">6.17.7</w:t>
      </w:r>
      <w:r>
        <w:t xml:space="preserve"> </w:t>
      </w:r>
      <w:hyperlink r:id="rId192">
        <w:r>
          <w:rPr>
            <w:rStyle w:val="Hyperlink"/>
          </w:rPr>
          <w:t xml:space="preserve">stringr</w:t>
        </w:r>
      </w:hyperlink>
    </w:p>
    <w:p>
      <w:pPr>
        <w:pStyle w:val="FirstParagraph"/>
      </w:pPr>
      <w:hyperlink r:id="rId192">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193"/>
    <w:bookmarkStart w:id="195" w:name="sec-forcats"/>
    <w:p>
      <w:pPr>
        <w:pStyle w:val="Heading3"/>
      </w:pPr>
      <w:r>
        <w:t xml:space="preserve">6.17.8</w:t>
      </w:r>
      <w:r>
        <w:t xml:space="preserve"> </w:t>
      </w:r>
      <w:hyperlink r:id="rId194">
        <w:r>
          <w:rPr>
            <w:rStyle w:val="Hyperlink"/>
          </w:rPr>
          <w:t xml:space="preserve">forcats</w:t>
        </w:r>
      </w:hyperlink>
    </w:p>
    <w:p>
      <w:pPr>
        <w:pStyle w:val="FirstParagraph"/>
      </w:pPr>
      <w:hyperlink r:id="rId194">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195"/>
    <w:bookmarkStart w:id="197" w:name="sec-lubridate"/>
    <w:p>
      <w:pPr>
        <w:pStyle w:val="Heading3"/>
      </w:pPr>
      <w:r>
        <w:t xml:space="preserve">6.17.9</w:t>
      </w:r>
      <w:r>
        <w:t xml:space="preserve"> </w:t>
      </w:r>
      <w:hyperlink r:id="rId196">
        <w:r>
          <w:rPr>
            <w:rStyle w:val="Hyperlink"/>
          </w:rPr>
          <w:t xml:space="preserve">lubridate</w:t>
        </w:r>
      </w:hyperlink>
    </w:p>
    <w:p>
      <w:pPr>
        <w:pStyle w:val="FirstParagraph"/>
      </w:pPr>
      <w:hyperlink r:id="rId196">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197"/>
    <w:bookmarkEnd w:id="198"/>
    <w:bookmarkStart w:id="200" w:name="base-r-to-tidyverse-translation"/>
    <w:p>
      <w:pPr>
        <w:pStyle w:val="Heading2"/>
      </w:pPr>
      <w:r>
        <w:t xml:space="preserve">6.18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199">
        <w:r>
          <w:rPr>
            <w:rStyle w:val="Hyperlink"/>
          </w:rPr>
          <w:t xml:space="preserve">this document</w:t>
        </w:r>
      </w:hyperlink>
      <w:r>
        <w:t xml:space="preserve">.</w:t>
      </w:r>
    </w:p>
    <w:bookmarkEnd w:id="200"/>
    <w:bookmarkStart w:id="207" w:name="programming-with-tidyverse"/>
    <w:p>
      <w:pPr>
        <w:pStyle w:val="Heading2"/>
      </w:pPr>
      <w:r>
        <w:t xml:space="preserve">6.19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0"/>
        </w:numPr>
      </w:pPr>
      <w:hyperlink r:id="rId201">
        <w:r>
          <w:rPr>
            <w:rStyle w:val="Hyperlink"/>
          </w:rPr>
          <w:t xml:space="preserve">Programming with dplyr</w:t>
        </w:r>
      </w:hyperlink>
      <w:r>
        <w:t xml:space="preserve"> </w:t>
      </w:r>
      <w:r>
        <w:t xml:space="preserve">(package vignette)</w:t>
      </w:r>
    </w:p>
    <w:p>
      <w:pPr>
        <w:pStyle w:val="Compact"/>
        <w:numPr>
          <w:ilvl w:val="0"/>
          <w:numId w:val="1060"/>
        </w:numPr>
      </w:pPr>
      <w:hyperlink r:id="rId202">
        <w:r>
          <w:rPr>
            <w:rStyle w:val="Hyperlink"/>
          </w:rPr>
          <w:t xml:space="preserve">Using dplyr in packages</w:t>
        </w:r>
      </w:hyperlink>
      <w:r>
        <w:t xml:space="preserve"> </w:t>
      </w:r>
      <w:r>
        <w:t xml:space="preserve">(package vignette)</w:t>
      </w:r>
    </w:p>
    <w:p>
      <w:pPr>
        <w:pStyle w:val="Compact"/>
        <w:numPr>
          <w:ilvl w:val="0"/>
          <w:numId w:val="1060"/>
        </w:numPr>
      </w:pPr>
      <w:hyperlink r:id="rId203">
        <w:r>
          <w:rPr>
            <w:rStyle w:val="Hyperlink"/>
          </w:rPr>
          <w:t xml:space="preserve">Tidy Eval in 5 Minutes</w:t>
        </w:r>
      </w:hyperlink>
      <w:r>
        <w:t xml:space="preserve"> </w:t>
      </w:r>
      <w:r>
        <w:t xml:space="preserve">(video)</w:t>
      </w:r>
    </w:p>
    <w:p>
      <w:pPr>
        <w:pStyle w:val="Compact"/>
        <w:numPr>
          <w:ilvl w:val="0"/>
          <w:numId w:val="1060"/>
        </w:numPr>
      </w:pPr>
      <w:hyperlink r:id="rId201">
        <w:r>
          <w:rPr>
            <w:rStyle w:val="Hyperlink"/>
          </w:rPr>
          <w:t xml:space="preserve">Tidy Evaluation</w:t>
        </w:r>
      </w:hyperlink>
      <w:r>
        <w:t xml:space="preserve"> </w:t>
      </w:r>
      <w:r>
        <w:t xml:space="preserve">(e-book)</w:t>
      </w:r>
    </w:p>
    <w:p>
      <w:pPr>
        <w:pStyle w:val="Compact"/>
        <w:numPr>
          <w:ilvl w:val="0"/>
          <w:numId w:val="1060"/>
        </w:numPr>
      </w:pPr>
      <w:hyperlink r:id="rId204">
        <w:r>
          <w:rPr>
            <w:rStyle w:val="Hyperlink"/>
          </w:rPr>
          <w:t xml:space="preserve">Evaluation</w:t>
        </w:r>
      </w:hyperlink>
      <w:r>
        <w:t xml:space="preserve"> </w:t>
      </w:r>
      <w:r>
        <w:t xml:space="preserve">(advanced details)</w:t>
      </w:r>
    </w:p>
    <w:p>
      <w:pPr>
        <w:pStyle w:val="Compact"/>
        <w:numPr>
          <w:ilvl w:val="0"/>
          <w:numId w:val="1060"/>
        </w:numPr>
      </w:pPr>
      <w:hyperlink r:id="rId205">
        <w:r>
          <w:rPr>
            <w:rStyle w:val="Hyperlink"/>
          </w:rPr>
          <w:t xml:space="preserve">Data Frame Columns as Arguments to Dplyr Functions</w:t>
        </w:r>
      </w:hyperlink>
      <w:r>
        <w:t xml:space="preserve"> </w:t>
      </w:r>
      <w:r>
        <w:t xml:space="preserve">(blog)</w:t>
      </w:r>
    </w:p>
    <w:p>
      <w:pPr>
        <w:pStyle w:val="Compact"/>
        <w:numPr>
          <w:ilvl w:val="0"/>
          <w:numId w:val="1060"/>
        </w:numPr>
      </w:pPr>
      <w:hyperlink r:id="rId206">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7.8</w:t>
        </w:r>
      </w:hyperlink>
    </w:p>
    <w:bookmarkEnd w:id="207"/>
    <w:bookmarkStart w:id="210" w:name="coding-with-r-and-python"/>
    <w:p>
      <w:pPr>
        <w:pStyle w:val="Heading2"/>
      </w:pPr>
      <w:r>
        <w:t xml:space="preserve">6.20 Coding with R and Python</w:t>
      </w:r>
    </w:p>
    <w:p>
      <w:pPr>
        <w:pStyle w:val="FirstParagraph"/>
      </w:pPr>
      <w:r>
        <w:t xml:space="preserve">If you’re using both R and Python, you may wish to check out the</w:t>
      </w:r>
      <w:r>
        <w:t xml:space="preserve"> </w:t>
      </w:r>
      <w:hyperlink r:id="rId208">
        <w:r>
          <w:rPr>
            <w:rStyle w:val="Hyperlink"/>
          </w:rPr>
          <w:t xml:space="preserve">Feather package</w:t>
        </w:r>
      </w:hyperlink>
      <w:r>
        <w:t xml:space="preserve"> </w:t>
      </w:r>
      <w:r>
        <w:t xml:space="preserve">for exchanging data between the two languages</w:t>
      </w:r>
      <w:r>
        <w:t xml:space="preserve"> </w:t>
      </w:r>
      <w:hyperlink r:id="rId209">
        <w:r>
          <w:rPr>
            <w:rStyle w:val="Hyperlink"/>
          </w:rPr>
          <w:t xml:space="preserve">extremely quickly</w:t>
        </w:r>
      </w:hyperlink>
      <w:r>
        <w:t xml:space="preserve">.</w:t>
      </w:r>
    </w:p>
    <w:bookmarkEnd w:id="210"/>
    <w:bookmarkStart w:id="216" w:name="X4707fc3d29ccc8f46e4e422d4c06c560a63a17f"/>
    <w:p>
      <w:pPr>
        <w:pStyle w:val="Heading2"/>
      </w:pPr>
      <w:r>
        <w:t xml:space="preserve">6.21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11" w:name="lapply-and-sapply-1"/>
    <w:p>
      <w:pPr>
        <w:pStyle w:val="Heading3"/>
      </w:pPr>
      <w:r>
        <w:t xml:space="preserve">6.21.1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11"/>
    <w:bookmarkStart w:id="212" w:name="mapply-and-pmap"/>
    <w:p>
      <w:pPr>
        <w:pStyle w:val="Heading3"/>
      </w:pPr>
      <w:r>
        <w:t xml:space="preserve">6.21.2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12"/>
    <w:bookmarkStart w:id="215" w:name="Xf551672fa8f1190aa44df63554b00ab4edf5974"/>
    <w:p>
      <w:pPr>
        <w:pStyle w:val="Heading3"/>
      </w:pPr>
      <w:r>
        <w:t xml:space="preserve">6.21.3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13" w:name="parlapply"/>
    <w:p>
      <w:pPr>
        <w:pStyle w:val="Heading4"/>
      </w:pPr>
      <w:r>
        <w:t xml:space="preserve">6.21.3.1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13"/>
    <w:bookmarkStart w:id="214" w:name="future.lapply"/>
    <w:p>
      <w:pPr>
        <w:pStyle w:val="Heading4"/>
      </w:pPr>
      <w:r>
        <w:t xml:space="preserve">6.21.3.2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14"/>
    <w:bookmarkEnd w:id="215"/>
    <w:bookmarkEnd w:id="216"/>
    <w:bookmarkStart w:id="217" w:name="reviewing-code"/>
    <w:p>
      <w:pPr>
        <w:pStyle w:val="Heading2"/>
      </w:pPr>
      <w:r>
        <w:t xml:space="preserve">6.22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17"/>
    <w:bookmarkStart w:id="222" w:name="constructing-pull-requests"/>
    <w:p>
      <w:pPr>
        <w:pStyle w:val="Heading2"/>
      </w:pPr>
      <w:r>
        <w:t xml:space="preserve">6.23 Constructing Pull Requests</w:t>
      </w:r>
    </w:p>
    <w:bookmarkStart w:id="218" w:name="write-focused-prs"/>
    <w:p>
      <w:pPr>
        <w:pStyle w:val="Heading3"/>
      </w:pPr>
      <w:r>
        <w:t xml:space="preserve">6.23.1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61"/>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61"/>
        </w:numPr>
      </w:pPr>
      <w:r>
        <w:rPr>
          <w:b/>
          <w:bCs/>
        </w:rPr>
        <w:t xml:space="preserve">More thorough reviews</w:t>
      </w:r>
      <w:r>
        <w:t xml:space="preserve">: Large PRs with many changes can overwhelm reviewers, leading to important points being missed.</w:t>
      </w:r>
    </w:p>
    <w:p>
      <w:pPr>
        <w:pStyle w:val="Compact"/>
        <w:numPr>
          <w:ilvl w:val="0"/>
          <w:numId w:val="1061"/>
        </w:numPr>
      </w:pPr>
      <w:r>
        <w:rPr>
          <w:b/>
          <w:bCs/>
        </w:rPr>
        <w:t xml:space="preserve">Fewer bugs</w:t>
      </w:r>
      <w:r>
        <w:t xml:space="preserve">: Smaller changes make it easier to reason about impacts and identify potential issues.</w:t>
      </w:r>
    </w:p>
    <w:p>
      <w:pPr>
        <w:pStyle w:val="Compact"/>
        <w:numPr>
          <w:ilvl w:val="0"/>
          <w:numId w:val="1061"/>
        </w:numPr>
      </w:pPr>
      <w:r>
        <w:rPr>
          <w:b/>
          <w:bCs/>
        </w:rPr>
        <w:t xml:space="preserve">Easier to merge</w:t>
      </w:r>
      <w:r>
        <w:t xml:space="preserve">: Large PRs take longer and are more likely to have merge conflicts.</w:t>
      </w:r>
    </w:p>
    <w:p>
      <w:pPr>
        <w:pStyle w:val="Compact"/>
        <w:numPr>
          <w:ilvl w:val="0"/>
          <w:numId w:val="1061"/>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18"/>
    <w:bookmarkStart w:id="219" w:name="writing-pr-descriptions"/>
    <w:p>
      <w:pPr>
        <w:pStyle w:val="Heading3"/>
      </w:pPr>
      <w:r>
        <w:t xml:space="preserve">6.23.2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62"/>
        </w:numPr>
      </w:pPr>
      <w:r>
        <w:t xml:space="preserve">“Fix bug”</w:t>
      </w:r>
    </w:p>
    <w:p>
      <w:pPr>
        <w:pStyle w:val="Compact"/>
        <w:numPr>
          <w:ilvl w:val="0"/>
          <w:numId w:val="1062"/>
        </w:numPr>
      </w:pPr>
      <w:r>
        <w:t xml:space="preserve">“Add patch”</w:t>
      </w:r>
    </w:p>
    <w:p>
      <w:pPr>
        <w:pStyle w:val="Compact"/>
        <w:numPr>
          <w:ilvl w:val="0"/>
          <w:numId w:val="1062"/>
        </w:numPr>
      </w:pPr>
      <w:r>
        <w:t xml:space="preserve">“Moving code from A to B”</w:t>
      </w:r>
    </w:p>
    <w:p>
      <w:pPr>
        <w:pStyle w:val="FirstParagraph"/>
      </w:pPr>
      <w:r>
        <w:t xml:space="preserve">Better titles that summarize the actual change:</w:t>
      </w:r>
    </w:p>
    <w:p>
      <w:pPr>
        <w:pStyle w:val="Compact"/>
        <w:numPr>
          <w:ilvl w:val="0"/>
          <w:numId w:val="1063"/>
        </w:numPr>
      </w:pPr>
      <w:r>
        <w:t xml:space="preserve">“Fix missing value handling in data processing function”</w:t>
      </w:r>
    </w:p>
    <w:p>
      <w:pPr>
        <w:pStyle w:val="Compact"/>
        <w:numPr>
          <w:ilvl w:val="0"/>
          <w:numId w:val="1063"/>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64"/>
        </w:numPr>
      </w:pPr>
      <w:r>
        <w:t xml:space="preserve">A brief description of the problem being solved</w:t>
      </w:r>
    </w:p>
    <w:p>
      <w:pPr>
        <w:pStyle w:val="Compact"/>
        <w:numPr>
          <w:ilvl w:val="0"/>
          <w:numId w:val="1064"/>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64"/>
        </w:numPr>
      </w:pPr>
      <w:r>
        <w:t xml:space="preserve">A before/after example showing changed behavior</w:t>
      </w:r>
    </w:p>
    <w:p>
      <w:pPr>
        <w:pStyle w:val="Compact"/>
        <w:numPr>
          <w:ilvl w:val="0"/>
          <w:numId w:val="1064"/>
        </w:numPr>
      </w:pPr>
      <w:r>
        <w:t xml:space="preserve">Possible shortcomings of the approach being used</w:t>
      </w:r>
    </w:p>
    <w:p>
      <w:pPr>
        <w:pStyle w:val="Compact"/>
        <w:numPr>
          <w:ilvl w:val="0"/>
          <w:numId w:val="1064"/>
        </w:numPr>
      </w:pPr>
      <w:r>
        <w:t xml:space="preserve">For complex PRs, a suggested reading order for the reviewer</w:t>
      </w:r>
    </w:p>
    <w:p>
      <w:pPr>
        <w:pStyle w:val="Compact"/>
        <w:numPr>
          <w:ilvl w:val="0"/>
          <w:numId w:val="1064"/>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19"/>
    <w:bookmarkStart w:id="220" w:name="add-tests"/>
    <w:p>
      <w:pPr>
        <w:pStyle w:val="Heading3"/>
      </w:pPr>
      <w:r>
        <w:t xml:space="preserve">6.23.3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20"/>
    <w:bookmarkStart w:id="221" w:name="separate-out-refactorings"/>
    <w:p>
      <w:pPr>
        <w:pStyle w:val="Heading3"/>
      </w:pPr>
      <w:r>
        <w:t xml:space="preserve">6.23.4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21"/>
    <w:bookmarkEnd w:id="222"/>
    <w:bookmarkStart w:id="240" w:name="reviewing-pull-requests"/>
    <w:p>
      <w:pPr>
        <w:pStyle w:val="Heading2"/>
      </w:pPr>
      <w:r>
        <w:t xml:space="preserve">6.24 Reviewing Pull Requests</w:t>
      </w:r>
    </w:p>
    <w:bookmarkStart w:id="223" w:name="purpose-of-code-review"/>
    <w:p>
      <w:pPr>
        <w:pStyle w:val="Heading3"/>
      </w:pPr>
      <w:r>
        <w:t xml:space="preserve">6.24.1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23"/>
    <w:bookmarkStart w:id="226" w:name="monitoring-prs-awaiting-your-review"/>
    <w:p>
      <w:pPr>
        <w:pStyle w:val="Heading3"/>
      </w:pPr>
      <w:r>
        <w:t xml:space="preserve">6.24.2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65"/>
        </w:numPr>
      </w:pPr>
      <w:r>
        <w:rPr>
          <w:b/>
          <w:bCs/>
        </w:rPr>
        <w:t xml:space="preserve">General bookmark</w:t>
      </w:r>
      <w:r>
        <w:t xml:space="preserve">:</w:t>
      </w:r>
      <w:r>
        <w:t xml:space="preserve"> </w:t>
      </w:r>
      <w:hyperlink r:id="rId224">
        <w:r>
          <w:rPr>
            <w:rStyle w:val="Hyperlink"/>
          </w:rPr>
          <w:t xml:space="preserve">https://github.com/pulls/review-requested</w:t>
        </w:r>
      </w:hyperlink>
      <w:r>
        <w:t xml:space="preserve"> </w:t>
      </w:r>
      <w:r>
        <w:t xml:space="preserve">shows all PRs across GitHub where you’ve been requested as a reviewer</w:t>
      </w:r>
    </w:p>
    <w:p>
      <w:pPr>
        <w:numPr>
          <w:ilvl w:val="0"/>
          <w:numId w:val="1065"/>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25">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26"/>
    <w:bookmarkStart w:id="227" w:name="writing-review-comments"/>
    <w:p>
      <w:pPr>
        <w:pStyle w:val="Heading3"/>
      </w:pPr>
      <w:r>
        <w:t xml:space="preserve">6.24.3 Writing Review Comments</w:t>
      </w:r>
    </w:p>
    <w:p>
      <w:pPr>
        <w:pStyle w:val="FirstParagraph"/>
      </w:pPr>
      <w:r>
        <w:t xml:space="preserve">When reviewing code, maintain courtesy and respect while being clear and helpful:</w:t>
      </w:r>
    </w:p>
    <w:p>
      <w:pPr>
        <w:pStyle w:val="Compact"/>
        <w:numPr>
          <w:ilvl w:val="0"/>
          <w:numId w:val="1066"/>
        </w:numPr>
      </w:pPr>
      <w:r>
        <w:t xml:space="preserve">Comment on the</w:t>
      </w:r>
      <w:r>
        <w:t xml:space="preserve"> </w:t>
      </w:r>
      <w:r>
        <w:rPr>
          <w:b/>
          <w:bCs/>
        </w:rPr>
        <w:t xml:space="preserve">code</w:t>
      </w:r>
      <w:r>
        <w:t xml:space="preserve">, not the author</w:t>
      </w:r>
    </w:p>
    <w:p>
      <w:pPr>
        <w:pStyle w:val="Compact"/>
        <w:numPr>
          <w:ilvl w:val="0"/>
          <w:numId w:val="1066"/>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66"/>
        </w:numPr>
      </w:pPr>
      <w:r>
        <w:t xml:space="preserve">Balance pointing out problems with providing guidance (help authors learn while being constructive)</w:t>
      </w:r>
    </w:p>
    <w:p>
      <w:pPr>
        <w:pStyle w:val="Compact"/>
        <w:numPr>
          <w:ilvl w:val="0"/>
          <w:numId w:val="1066"/>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27"/>
    <w:bookmarkStart w:id="228" w:name="mentoring-through-review"/>
    <w:p>
      <w:pPr>
        <w:pStyle w:val="Heading3"/>
      </w:pPr>
      <w:r>
        <w:t xml:space="preserve">6.24.4 Mentoring Through Review</w:t>
      </w:r>
    </w:p>
    <w:p>
      <w:pPr>
        <w:pStyle w:val="FirstParagraph"/>
      </w:pPr>
      <w:r>
        <w:t xml:space="preserve">Code review is an excellent opportunity for mentoring. As a reviewer:</w:t>
      </w:r>
    </w:p>
    <w:p>
      <w:pPr>
        <w:pStyle w:val="Compact"/>
        <w:numPr>
          <w:ilvl w:val="0"/>
          <w:numId w:val="1067"/>
        </w:numPr>
      </w:pPr>
      <w:r>
        <w:t xml:space="preserve">Leave comments that help authors learn something new</w:t>
      </w:r>
    </w:p>
    <w:p>
      <w:pPr>
        <w:pStyle w:val="Compact"/>
        <w:numPr>
          <w:ilvl w:val="0"/>
          <w:numId w:val="1067"/>
        </w:numPr>
      </w:pPr>
      <w:r>
        <w:t xml:space="preserve">Link to relevant sections of style guides or best practices documentation</w:t>
      </w:r>
    </w:p>
    <w:p>
      <w:pPr>
        <w:pStyle w:val="Compact"/>
        <w:numPr>
          <w:ilvl w:val="0"/>
          <w:numId w:val="1067"/>
        </w:numPr>
      </w:pPr>
      <w:r>
        <w:t xml:space="preserve">Consider pair programming for complex reviews—live review sessions can be very effective for teaching</w:t>
      </w:r>
    </w:p>
    <w:bookmarkEnd w:id="228"/>
    <w:bookmarkStart w:id="233" w:name="giving-constructive-feedback"/>
    <w:p>
      <w:pPr>
        <w:pStyle w:val="Heading3"/>
      </w:pPr>
      <w:r>
        <w:t xml:space="preserve">6.24.5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32" w:name="fig-github-suggestion-feature"/>
          <w:p>
            <w:pPr>
              <w:pStyle w:val="Compact"/>
              <w:jc w:val="center"/>
            </w:pPr>
            <w:r>
              <w:drawing>
                <wp:inline>
                  <wp:extent cx="5334000" cy="1989605"/>
                  <wp:effectExtent b="0" l="0" r="0" t="0"/>
                  <wp:docPr descr="" title="" id="230" name="Picture"/>
                  <a:graphic>
                    <a:graphicData uri="http://schemas.openxmlformats.org/drawingml/2006/picture">
                      <pic:pic>
                        <pic:nvPicPr>
                          <pic:cNvPr descr="assets/images/github-suggestion-feature.png" id="231" name="Picture"/>
                          <pic:cNvPicPr>
                            <a:picLocks noChangeArrowheads="1" noChangeAspect="1"/>
                          </pic:cNvPicPr>
                        </pic:nvPicPr>
                        <pic:blipFill>
                          <a:blip r:embed="rId229"/>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32"/>
        </w:tc>
      </w:tr>
    </w:tbl>
    <w:bookmarkEnd w:id="233"/>
    <w:bookmarkStart w:id="238" w:name="ignoring-auto-generated-files"/>
    <w:p>
      <w:pPr>
        <w:pStyle w:val="Heading3"/>
      </w:pPr>
      <w:r>
        <w:t xml:space="preserve">6.24.6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0">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6.10</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68"/>
        </w:numPr>
      </w:pPr>
      <w:r>
        <w:t xml:space="preserve">They are auto-generated and should never be manually edited</w:t>
      </w:r>
    </w:p>
    <w:p>
      <w:pPr>
        <w:pStyle w:val="Compact"/>
        <w:numPr>
          <w:ilvl w:val="0"/>
          <w:numId w:val="1068"/>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68"/>
        </w:numPr>
      </w:pPr>
      <w:r>
        <w:t xml:space="preserve">Reviewing the source roxygen2 comments is more informative and efficient</w:t>
      </w:r>
    </w:p>
    <w:p>
      <w:pPr>
        <w:pStyle w:val="Compact"/>
        <w:numPr>
          <w:ilvl w:val="0"/>
          <w:numId w:val="1068"/>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37" w:name="fig-preview-comment"/>
          <w:p>
            <w:pPr>
              <w:pStyle w:val="Compact"/>
              <w:jc w:val="center"/>
            </w:pPr>
            <w:r>
              <w:drawing>
                <wp:inline>
                  <wp:extent cx="5334000" cy="1333500"/>
                  <wp:effectExtent b="0" l="0" r="0" t="0"/>
                  <wp:docPr descr="" title="" id="235" name="Picture"/>
                  <a:graphic>
                    <a:graphicData uri="http://schemas.openxmlformats.org/drawingml/2006/picture">
                      <pic:pic>
                        <pic:nvPicPr>
                          <pic:cNvPr descr="assets/images/quarto-preview-comment.png" id="236" name="Picture"/>
                          <pic:cNvPicPr>
                            <a:picLocks noChangeArrowheads="1" noChangeAspect="1"/>
                          </pic:cNvPicPr>
                        </pic:nvPicPr>
                        <pic:blipFill>
                          <a:blip r:embed="rId234"/>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37"/>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38"/>
    <w:bookmarkStart w:id="239" w:name="X5f65d278c65bbb0dc383f2bf0a669eebfe317ac"/>
    <w:p>
      <w:pPr>
        <w:pStyle w:val="Heading3"/>
      </w:pPr>
      <w:r>
        <w:t xml:space="preserve">6.24.7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69"/>
        </w:numPr>
      </w:pPr>
      <w:r>
        <w:rPr>
          <w:b/>
          <w:bCs/>
        </w:rPr>
        <w:t xml:space="preserve">You must manually approve GitHub Actions workflows</w:t>
      </w:r>
      <w:r>
        <w:t xml:space="preserve"> </w:t>
      </w:r>
      <w:r>
        <w:t xml:space="preserve">for Copilot PRs</w:t>
      </w:r>
    </w:p>
    <w:p>
      <w:pPr>
        <w:pStyle w:val="Compact"/>
        <w:numPr>
          <w:ilvl w:val="0"/>
          <w:numId w:val="1069"/>
        </w:numPr>
      </w:pPr>
      <w:r>
        <w:t xml:space="preserve">This is a security measure because Copilot can modify any file, including workflow files themselves</w:t>
      </w:r>
    </w:p>
    <w:p>
      <w:pPr>
        <w:pStyle w:val="Compact"/>
        <w:numPr>
          <w:ilvl w:val="0"/>
          <w:numId w:val="1069"/>
        </w:numPr>
      </w:pPr>
      <w:r>
        <w:t xml:space="preserve">Click the approval button in the Actions tab or on the PR to trigger workflows</w:t>
      </w:r>
    </w:p>
    <w:p>
      <w:pPr>
        <w:pStyle w:val="Compact"/>
        <w:numPr>
          <w:ilvl w:val="0"/>
          <w:numId w:val="1069"/>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70"/>
        </w:numPr>
      </w:pPr>
      <w:r>
        <w:rPr>
          <w:b/>
          <w:bCs/>
        </w:rPr>
        <w:t xml:space="preserve">Verify the solution addresses the issue</w:t>
      </w:r>
      <w:r>
        <w:t xml:space="preserve">: Ensure Copilot understood the requirements correctly</w:t>
      </w:r>
    </w:p>
    <w:p>
      <w:pPr>
        <w:pStyle w:val="Compact"/>
        <w:numPr>
          <w:ilvl w:val="0"/>
          <w:numId w:val="1070"/>
        </w:numPr>
      </w:pPr>
      <w:r>
        <w:rPr>
          <w:b/>
          <w:bCs/>
        </w:rPr>
        <w:t xml:space="preserve">Check for over-engineering</w:t>
      </w:r>
      <w:r>
        <w:t xml:space="preserve">: Copilot may sometimes add unnecessary complexity or features beyond what was requested</w:t>
      </w:r>
    </w:p>
    <w:p>
      <w:pPr>
        <w:pStyle w:val="Compact"/>
        <w:numPr>
          <w:ilvl w:val="0"/>
          <w:numId w:val="1070"/>
        </w:numPr>
      </w:pPr>
      <w:r>
        <w:rPr>
          <w:b/>
          <w:bCs/>
        </w:rPr>
        <w:t xml:space="preserve">Review test coverage</w:t>
      </w:r>
      <w:r>
        <w:t xml:space="preserve">: Verify that tests are appropriate and comprehensive</w:t>
      </w:r>
    </w:p>
    <w:p>
      <w:pPr>
        <w:pStyle w:val="Compact"/>
        <w:numPr>
          <w:ilvl w:val="0"/>
          <w:numId w:val="1070"/>
        </w:numPr>
      </w:pPr>
      <w:r>
        <w:rPr>
          <w:b/>
          <w:bCs/>
        </w:rPr>
        <w:t xml:space="preserve">Check documentation</w:t>
      </w:r>
      <w:r>
        <w:t xml:space="preserve">: Ensure documentation is clear and follows project conventions</w:t>
      </w:r>
    </w:p>
    <w:p>
      <w:pPr>
        <w:pStyle w:val="Compact"/>
        <w:numPr>
          <w:ilvl w:val="0"/>
          <w:numId w:val="1070"/>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71"/>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71"/>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72"/>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72"/>
        </w:numPr>
      </w:pPr>
      <w:r>
        <w:rPr>
          <w:b/>
          <w:bCs/>
        </w:rPr>
        <w:t xml:space="preserve">Review incrementally</w:t>
      </w:r>
      <w:r>
        <w:t xml:space="preserve">: If a Copilot PR is large, review it in stages as the agent updates it rather than waiting until the end</w:t>
      </w:r>
    </w:p>
    <w:p>
      <w:pPr>
        <w:pStyle w:val="Compact"/>
        <w:numPr>
          <w:ilvl w:val="0"/>
          <w:numId w:val="1072"/>
        </w:numPr>
      </w:pPr>
      <w:r>
        <w:rPr>
          <w:b/>
          <w:bCs/>
        </w:rPr>
        <w:t xml:space="preserve">Trust but verify</w:t>
      </w:r>
      <w:r>
        <w:t xml:space="preserve">: Copilot is a powerful tool, but human review is essential for catching issues and ensuring quality</w:t>
      </w:r>
    </w:p>
    <w:bookmarkEnd w:id="239"/>
    <w:bookmarkEnd w:id="240"/>
    <w:bookmarkStart w:id="241" w:name="creating-a-pull-request-template"/>
    <w:p>
      <w:pPr>
        <w:pStyle w:val="Heading2"/>
      </w:pPr>
      <w:r>
        <w:t xml:space="preserve">6.25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73"/>
        </w:numPr>
      </w:pPr>
      <w:r>
        <w:t xml:space="preserve">On GitHub, navigate to the main page of the repository.</w:t>
      </w:r>
    </w:p>
    <w:p>
      <w:pPr>
        <w:pStyle w:val="Compact"/>
        <w:numPr>
          <w:ilvl w:val="0"/>
          <w:numId w:val="1073"/>
        </w:numPr>
      </w:pPr>
      <w:r>
        <w:t xml:space="preserve">Above the file list, click</w:t>
      </w:r>
      <w:r>
        <w:t xml:space="preserve"> </w:t>
      </w:r>
      <w:r>
        <w:rPr>
          <w:rStyle w:val="VerbatimChar"/>
        </w:rPr>
        <w:t xml:space="preserve">Create new file</w:t>
      </w:r>
      <w:r>
        <w:t xml:space="preserve">.</w:t>
      </w:r>
    </w:p>
    <w:p>
      <w:pPr>
        <w:pStyle w:val="Compact"/>
        <w:numPr>
          <w:ilvl w:val="0"/>
          <w:numId w:val="1073"/>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74"/>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73"/>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41"/>
    <w:bookmarkStart w:id="247" w:name="sec-r-resources"/>
    <w:p>
      <w:pPr>
        <w:pStyle w:val="Heading2"/>
      </w:pPr>
      <w:r>
        <w:t xml:space="preserve">6.26 Additional Resources</w:t>
      </w:r>
    </w:p>
    <w:bookmarkStart w:id="243" w:name="r-package-development"/>
    <w:p>
      <w:pPr>
        <w:pStyle w:val="Heading3"/>
      </w:pPr>
      <w:r>
        <w:t xml:space="preserve">6.26.1 R Package Development</w:t>
      </w:r>
    </w:p>
    <w:p>
      <w:pPr>
        <w:pStyle w:val="Compact"/>
        <w:numPr>
          <w:ilvl w:val="0"/>
          <w:numId w:val="1075"/>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75"/>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75"/>
        </w:numPr>
      </w:pPr>
      <w:hyperlink r:id="rId88">
        <w:r>
          <w:rPr>
            <w:rStyle w:val="Hyperlink"/>
          </w:rPr>
          <w:t xml:space="preserve">usethis documentation</w:t>
        </w:r>
      </w:hyperlink>
      <w:r>
        <w:t xml:space="preserve"> </w:t>
      </w:r>
      <w:r>
        <w:t xml:space="preserve">- workflow automation for R projects</w:t>
      </w:r>
    </w:p>
    <w:p>
      <w:pPr>
        <w:pStyle w:val="Compact"/>
        <w:numPr>
          <w:ilvl w:val="0"/>
          <w:numId w:val="1075"/>
        </w:numPr>
      </w:pPr>
      <w:hyperlink r:id="rId89">
        <w:r>
          <w:rPr>
            <w:rStyle w:val="Hyperlink"/>
          </w:rPr>
          <w:t xml:space="preserve">devtools documentation</w:t>
        </w:r>
      </w:hyperlink>
      <w:r>
        <w:t xml:space="preserve"> </w:t>
      </w:r>
      <w:r>
        <w:t xml:space="preserve">- essential development tools</w:t>
      </w:r>
    </w:p>
    <w:p>
      <w:pPr>
        <w:pStyle w:val="Compact"/>
        <w:numPr>
          <w:ilvl w:val="0"/>
          <w:numId w:val="1075"/>
        </w:numPr>
      </w:pPr>
      <w:hyperlink r:id="rId242">
        <w:r>
          <w:rPr>
            <w:rStyle w:val="Hyperlink"/>
          </w:rPr>
          <w:t xml:space="preserve">pkgdown documentation</w:t>
        </w:r>
      </w:hyperlink>
      <w:r>
        <w:t xml:space="preserve"> </w:t>
      </w:r>
      <w:r>
        <w:t xml:space="preserve">- create package websites</w:t>
      </w:r>
    </w:p>
    <w:p>
      <w:pPr>
        <w:pStyle w:val="Compact"/>
        <w:numPr>
          <w:ilvl w:val="0"/>
          <w:numId w:val="1075"/>
        </w:numPr>
      </w:pPr>
      <w:hyperlink r:id="rId91">
        <w:r>
          <w:rPr>
            <w:rStyle w:val="Hyperlink"/>
          </w:rPr>
          <w:t xml:space="preserve">testthat documentation</w:t>
        </w:r>
      </w:hyperlink>
      <w:r>
        <w:t xml:space="preserve"> </w:t>
      </w:r>
      <w:r>
        <w:t xml:space="preserve">- unit testing framework</w:t>
      </w:r>
    </w:p>
    <w:bookmarkEnd w:id="243"/>
    <w:bookmarkStart w:id="244" w:name="general-r-programming"/>
    <w:p>
      <w:pPr>
        <w:pStyle w:val="Heading3"/>
      </w:pPr>
      <w:r>
        <w:t xml:space="preserve">6.26.2 General R Programming</w:t>
      </w:r>
    </w:p>
    <w:p>
      <w:pPr>
        <w:pStyle w:val="Compact"/>
        <w:numPr>
          <w:ilvl w:val="0"/>
          <w:numId w:val="1076"/>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76"/>
        </w:numPr>
      </w:pPr>
      <w:r>
        <w:t xml:space="preserve">Advanced R</w:t>
      </w:r>
      <w:r>
        <w:t xml:space="preserve"> </w:t>
      </w:r>
      <w:r>
        <w:t xml:space="preserve">(Wickham 2019)</w:t>
      </w:r>
      <w:r>
        <w:t xml:space="preserve"> </w:t>
      </w:r>
      <w:r>
        <w:t xml:space="preserve">- deep dive into R programming and internals</w:t>
      </w:r>
    </w:p>
    <w:bookmarkEnd w:id="244"/>
    <w:bookmarkStart w:id="245" w:name="shiny-development"/>
    <w:p>
      <w:pPr>
        <w:pStyle w:val="Heading3"/>
      </w:pPr>
      <w:r>
        <w:t xml:space="preserve">6.26.3 Shiny Development</w:t>
      </w:r>
    </w:p>
    <w:p>
      <w:pPr>
        <w:pStyle w:val="Compact"/>
        <w:numPr>
          <w:ilvl w:val="0"/>
          <w:numId w:val="1077"/>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77"/>
        </w:numPr>
      </w:pPr>
      <w:r>
        <w:t xml:space="preserve">Engineering Production-Grade Shiny Apps</w:t>
      </w:r>
      <w:r>
        <w:t xml:space="preserve"> </w:t>
      </w:r>
      <w:r>
        <w:t xml:space="preserve">(Fay et al. 2021)</w:t>
      </w:r>
      <w:r>
        <w:t xml:space="preserve"> </w:t>
      </w:r>
      <w:r>
        <w:t xml:space="preserve">- best practices for production Shiny applications</w:t>
      </w:r>
    </w:p>
    <w:bookmarkEnd w:id="245"/>
    <w:bookmarkStart w:id="246" w:name="git-and-version-control"/>
    <w:p>
      <w:pPr>
        <w:pStyle w:val="Heading3"/>
      </w:pPr>
      <w:r>
        <w:t xml:space="preserve">6.26.4 Git and Version Control</w:t>
      </w:r>
    </w:p>
    <w:p>
      <w:pPr>
        <w:pStyle w:val="Compact"/>
        <w:numPr>
          <w:ilvl w:val="0"/>
          <w:numId w:val="1078"/>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46"/>
    <w:bookmarkEnd w:id="247"/>
    <w:bookmarkEnd w:id="248"/>
    <w:bookmarkStart w:id="297" w:name="sec-r-code-style"/>
    <w:p>
      <w:pPr>
        <w:pStyle w:val="Heading1"/>
      </w:pPr>
      <w:r>
        <w:t xml:space="preserve">7. R Code Style</w:t>
      </w:r>
    </w:p>
    <w:p>
      <w:pPr>
        <w:pStyle w:val="FirstParagraph"/>
      </w:pPr>
      <w:r>
        <w:t xml:space="preserve">Adapted by UCD-SeRG team from</w:t>
      </w:r>
      <w:r>
        <w:t xml:space="preserve"> </w:t>
      </w:r>
      <w:hyperlink r:id="rId249">
        <w:r>
          <w:rPr>
            <w:rStyle w:val="Hyperlink"/>
          </w:rPr>
          <w:t xml:space="preserve">original by Kunal Mishra, Jade Benjamin-Chung, and Stephanie Djajadi</w:t>
        </w:r>
      </w:hyperlink>
    </w:p>
    <w:p>
      <w:pPr>
        <w:pStyle w:val="BodyText"/>
      </w:pPr>
      <w:r>
        <w:t xml:space="preserve">Follow these code style guidelines for all R code:</w:t>
      </w:r>
    </w:p>
    <w:bookmarkStart w:id="250" w:name="general-principles"/>
    <w:p>
      <w:pPr>
        <w:pStyle w:val="Heading2"/>
      </w:pPr>
      <w:r>
        <w:t xml:space="preserve">7.1 General Principles</w:t>
      </w:r>
    </w:p>
    <w:p>
      <w:pPr>
        <w:pStyle w:val="Compact"/>
        <w:numPr>
          <w:ilvl w:val="0"/>
          <w:numId w:val="1079"/>
        </w:numPr>
      </w:pPr>
      <w:r>
        <w:rPr>
          <w:b/>
          <w:bCs/>
        </w:rPr>
        <w:t xml:space="preserve">Follow tidyverse style guide</w:t>
      </w:r>
      <w:r>
        <w:t xml:space="preserve">: https://style.tidyverse.org</w:t>
      </w:r>
    </w:p>
    <w:p>
      <w:pPr>
        <w:pStyle w:val="Compact"/>
        <w:numPr>
          <w:ilvl w:val="0"/>
          <w:numId w:val="1079"/>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79"/>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79"/>
        </w:numPr>
      </w:pPr>
      <w:r>
        <w:rPr>
          <w:b/>
          <w:bCs/>
        </w:rPr>
        <w:t xml:space="preserve">Write tidy code</w:t>
      </w:r>
      <w:r>
        <w:t xml:space="preserve">: Keep code clean, readable, and well-organized</w:t>
      </w:r>
    </w:p>
    <w:p>
      <w:pPr>
        <w:pStyle w:val="Compact"/>
        <w:numPr>
          <w:ilvl w:val="0"/>
          <w:numId w:val="1079"/>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bookmarkEnd w:id="250"/>
    <w:bookmarkStart w:id="251"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51"/>
    <w:bookmarkStart w:id="255"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80"/>
        </w:numPr>
      </w:pPr>
      <w:r>
        <w:t xml:space="preserve">source your config =&gt;</w:t>
      </w:r>
    </w:p>
    <w:p>
      <w:pPr>
        <w:pStyle w:val="Compact"/>
        <w:numPr>
          <w:ilvl w:val="0"/>
          <w:numId w:val="1080"/>
        </w:numPr>
      </w:pPr>
      <w:r>
        <w:t xml:space="preserve">load all your data =&gt;</w:t>
      </w:r>
    </w:p>
    <w:p>
      <w:pPr>
        <w:pStyle w:val="Compact"/>
        <w:numPr>
          <w:ilvl w:val="0"/>
          <w:numId w:val="1080"/>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5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3" name="Picture"/>
                  <a:graphic>
                    <a:graphicData uri="http://schemas.openxmlformats.org/drawingml/2006/picture">
                      <pic:pic>
                        <pic:nvPicPr>
                          <pic:cNvPr descr="/opt/quarto/share/formats/docx/note.png" id="254" name="Picture"/>
                          <pic:cNvPicPr>
                            <a:picLocks noChangeArrowheads="1" noChangeAspect="1"/>
                          </pic:cNvPicPr>
                        </pic:nvPicPr>
                        <pic:blipFill>
                          <a:blip r:embed="rId1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51">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55"/>
    <w:bookmarkStart w:id="256"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8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56"/>
    <w:bookmarkStart w:id="258" w:name="markdown-and-quarto-formatting"/>
    <w:p>
      <w:pPr>
        <w:pStyle w:val="Heading2"/>
      </w:pPr>
      <w:r>
        <w:t xml:space="preserve">7.5 Markdown and Quarto Formatting</w:t>
      </w:r>
    </w:p>
    <w:bookmarkStart w:id="257"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80">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57"/>
    <w:bookmarkEnd w:id="258"/>
    <w:bookmarkStart w:id="259"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59"/>
    <w:bookmarkStart w:id="260" w:name="package-code-practices"/>
    <w:p>
      <w:pPr>
        <w:pStyle w:val="Heading2"/>
      </w:pPr>
      <w:r>
        <w:t xml:space="preserve">7.7 Package Code Practices</w:t>
      </w:r>
    </w:p>
    <w:p>
      <w:pPr>
        <w:pStyle w:val="Compact"/>
        <w:numPr>
          <w:ilvl w:val="0"/>
          <w:numId w:val="1082"/>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82"/>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82"/>
        </w:numPr>
      </w:pPr>
      <w:r>
        <w:rPr>
          <w:b/>
          <w:bCs/>
        </w:rPr>
        <w:t xml:space="preserve">Avoid code duplication</w:t>
      </w:r>
      <w:r>
        <w:t xml:space="preserve">: Extract repeated logic into helper functions</w:t>
      </w:r>
    </w:p>
    <w:bookmarkEnd w:id="260"/>
    <w:bookmarkStart w:id="261"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61"/>
    <w:bookmarkStart w:id="262"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61">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62"/>
    <w:bookmarkStart w:id="267"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3" name="Picture"/>
                  <a:graphic>
                    <a:graphicData uri="http://schemas.openxmlformats.org/drawingml/2006/picture">
                      <pic:pic>
                        <pic:nvPicPr>
                          <pic:cNvPr descr="/opt/quarto/share/formats/docx/note.png" id="264" name="Picture"/>
                          <pic:cNvPicPr>
                            <a:picLocks noChangeArrowheads="1" noChangeAspect="1"/>
                          </pic:cNvPicPr>
                        </pic:nvPicPr>
                        <pic:blipFill>
                          <a:blip r:embed="rId1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5" name="Picture"/>
                  <a:graphic>
                    <a:graphicData uri="http://schemas.openxmlformats.org/drawingml/2006/picture">
                      <pic:pic>
                        <pic:nvPicPr>
                          <pic:cNvPr descr="/opt/quarto/share/formats/docx/note.png" id="266" name="Picture"/>
                          <pic:cNvPicPr>
                            <a:picLocks noChangeArrowheads="1" noChangeAspect="1"/>
                          </pic:cNvPicPr>
                        </pic:nvPicPr>
                        <pic:blipFill>
                          <a:blip r:embed="rId1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54">
        <w:r>
          <w:rPr>
            <w:rStyle w:val="Hyperlink"/>
          </w:rPr>
          <w:t xml:space="preserve">Be Expressive: How to Give Your Variables Better Names</w:t>
        </w:r>
      </w:hyperlink>
    </w:p>
    <w:bookmarkEnd w:id="267"/>
    <w:bookmarkStart w:id="295" w:name="sec-style-auto-style"/>
    <w:p>
      <w:pPr>
        <w:pStyle w:val="Heading2"/>
      </w:pPr>
      <w:r>
        <w:t xml:space="preserve">7.11 Automated Tools for Style and Project Workflow</w:t>
      </w:r>
    </w:p>
    <w:bookmarkStart w:id="294" w:name="styling"/>
    <w:p>
      <w:pPr>
        <w:pStyle w:val="Heading3"/>
      </w:pPr>
      <w:r>
        <w:t xml:space="preserve">7.11.1 Styling</w:t>
      </w:r>
    </w:p>
    <w:bookmarkStart w:id="269" w:name="rstudio-shortcuts"/>
    <w:p>
      <w:pPr>
        <w:pStyle w:val="Heading4"/>
      </w:pPr>
      <w:r>
        <w:t xml:space="preserve">7.11.1.1 RStudio shortcuts</w:t>
      </w:r>
    </w:p>
    <w:p>
      <w:pPr>
        <w:numPr>
          <w:ilvl w:val="0"/>
          <w:numId w:val="1083"/>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83"/>
        </w:numPr>
      </w:pPr>
      <w:r>
        <w:rPr>
          <w:b/>
          <w:bCs/>
        </w:rPr>
        <w:t xml:space="preserve">Assignment Aligner</w:t>
      </w:r>
      <w:r>
        <w:t xml:space="preserve"> </w:t>
      </w:r>
      <w:r>
        <w:t xml:space="preserve">- A</w:t>
      </w:r>
      <w:r>
        <w:t xml:space="preserve"> </w:t>
      </w:r>
      <w:hyperlink r:id="rId268">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69"/>
    <w:bookmarkStart w:id="281" w:name="styler"/>
    <w:p>
      <w:pPr>
        <w:pStyle w:val="Heading4"/>
      </w:pPr>
      <w:r>
        <w:t xml:space="preserve">7.11.1.2</w:t>
      </w:r>
      <w:r>
        <w:t xml:space="preserve"> </w:t>
      </w:r>
      <w:hyperlink r:id="rId270">
        <w:r>
          <w:rPr>
            <w:rStyle w:val="VerbatimChar"/>
          </w:rPr>
          <w:t xml:space="preserve">{styler}</w:t>
        </w:r>
      </w:hyperlink>
    </w:p>
    <w:p>
      <w:pPr>
        <w:pStyle w:val="FirstParagraph"/>
      </w:pPr>
      <w:hyperlink r:id="rId270">
        <w:r>
          <w:rPr>
            <w:rStyle w:val="VerbatimChar"/>
          </w:rPr>
          <w:t xml:space="preserve">{styler}</w:t>
        </w:r>
      </w:hyperlink>
      <w:r>
        <w:t xml:space="preserve"> </w:t>
      </w:r>
      <w:r>
        <w:t xml:space="preserve">is another</w:t>
      </w:r>
      <w:r>
        <w:t xml:space="preserve"> </w:t>
      </w:r>
      <w:hyperlink r:id="rId27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7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3" name="Picture"/>
                  <a:graphic>
                    <a:graphicData uri="http://schemas.openxmlformats.org/drawingml/2006/picture">
                      <pic:pic>
                        <pic:nvPicPr>
                          <pic:cNvPr descr="/opt/quarto/share/formats/docx/note.png" id="274" name="Picture"/>
                          <pic:cNvPicPr>
                            <a:picLocks noChangeArrowheads="1" noChangeAspect="1"/>
                          </pic:cNvPicPr>
                        </pic:nvPicPr>
                        <pic:blipFill>
                          <a:blip r:embed="rId1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70">
              <w:r>
                <w:rPr>
                  <w:rStyle w:val="VerbatimChar"/>
                </w:rPr>
                <w:t xml:space="preserve">{styler}</w:t>
              </w:r>
            </w:hyperlink>
            <w:r>
              <w:t xml:space="preserve"> </w:t>
            </w:r>
            <w:hyperlink r:id="rId27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6" name="Picture"/>
                  <a:graphic>
                    <a:graphicData uri="http://schemas.openxmlformats.org/drawingml/2006/picture">
                      <pic:pic>
                        <pic:nvPicPr>
                          <pic:cNvPr descr="/opt/quarto/share/formats/docx/note.png" id="277" name="Picture"/>
                          <pic:cNvPicPr>
                            <a:picLocks noChangeArrowheads="1" noChangeAspect="1"/>
                          </pic:cNvPicPr>
                        </pic:nvPicPr>
                        <pic:blipFill>
                          <a:blip r:embed="rId1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70">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79" name="Picture"/>
                  <a:graphic>
                    <a:graphicData uri="http://schemas.openxmlformats.org/drawingml/2006/picture">
                      <pic:pic>
                        <pic:nvPicPr>
                          <pic:cNvPr descr="/opt/quarto/share/formats/docx/tip.png" id="280" name="Picture"/>
                          <pic:cNvPicPr>
                            <a:picLocks noChangeArrowheads="1" noChangeAspect="1"/>
                          </pic:cNvPicPr>
                        </pic:nvPicPr>
                        <pic:blipFill>
                          <a:blip r:embed="rId27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81"/>
    <w:bookmarkStart w:id="293" w:name="lintr"/>
    <w:p>
      <w:pPr>
        <w:pStyle w:val="Heading4"/>
      </w:pPr>
      <w:r>
        <w:t xml:space="preserve">7.11.1.3</w:t>
      </w:r>
      <w:r>
        <w:t xml:space="preserve"> </w:t>
      </w:r>
      <w:hyperlink r:id="rId282">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83">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84">
        <w:r>
          <w:rPr>
            <w:rStyle w:val="Hyperlink"/>
          </w:rPr>
          <w:t xml:space="preserve">in this link</w:t>
        </w:r>
      </w:hyperlink>
      <w:r>
        <w:t xml:space="preserve">,</w:t>
      </w:r>
      <w:r>
        <w:t xml:space="preserve"> </w:t>
      </w:r>
      <w:r>
        <w:t xml:space="preserve">and most guidelines are based on the</w:t>
      </w:r>
      <w:r>
        <w:t xml:space="preserve"> </w:t>
      </w:r>
      <w:hyperlink r:id="rId285">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6" name="Picture"/>
                  <a:graphic>
                    <a:graphicData uri="http://schemas.openxmlformats.org/drawingml/2006/picture">
                      <pic:pic>
                        <pic:nvPicPr>
                          <pic:cNvPr descr="/opt/quarto/share/formats/docx/note.png" id="287" name="Picture"/>
                          <pic:cNvPicPr>
                            <a:picLocks noChangeArrowheads="1" noChangeAspect="1"/>
                          </pic:cNvPicPr>
                        </pic:nvPicPr>
                        <pic:blipFill>
                          <a:blip r:embed="rId1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88">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9" name="Picture"/>
                  <a:graphic>
                    <a:graphicData uri="http://schemas.openxmlformats.org/drawingml/2006/picture">
                      <pic:pic>
                        <pic:nvPicPr>
                          <pic:cNvPr descr="/opt/quarto/share/formats/docx/note.png" id="290" name="Picture"/>
                          <pic:cNvPicPr>
                            <a:picLocks noChangeArrowheads="1" noChangeAspect="1"/>
                          </pic:cNvPicPr>
                        </pic:nvPicPr>
                        <pic:blipFill>
                          <a:blip r:embed="rId1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91" name="Picture"/>
                  <a:graphic>
                    <a:graphicData uri="http://schemas.openxmlformats.org/drawingml/2006/picture">
                      <pic:pic>
                        <pic:nvPicPr>
                          <pic:cNvPr descr="/opt/quarto/share/formats/docx/tip.png" id="292" name="Picture"/>
                          <pic:cNvPicPr>
                            <a:picLocks noChangeArrowheads="1" noChangeAspect="1"/>
                          </pic:cNvPicPr>
                        </pic:nvPicPr>
                        <pic:blipFill>
                          <a:blip r:embed="rId27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84"/>
              </w:numPr>
            </w:pPr>
            <w:r>
              <w:t xml:space="preserve">Unused variables</w:t>
            </w:r>
          </w:p>
          <w:p>
            <w:pPr>
              <w:pStyle w:val="Compact"/>
              <w:numPr>
                <w:ilvl w:val="0"/>
                <w:numId w:val="1084"/>
              </w:numPr>
            </w:pPr>
            <w:r>
              <w:t xml:space="preserve">Improper whitespace</w:t>
            </w:r>
          </w:p>
          <w:p>
            <w:pPr>
              <w:pStyle w:val="Compact"/>
              <w:numPr>
                <w:ilvl w:val="0"/>
                <w:numId w:val="1084"/>
              </w:numPr>
            </w:pPr>
            <w:r>
              <w:t xml:space="preserve">Line length issues</w:t>
            </w:r>
          </w:p>
          <w:p>
            <w:pPr>
              <w:pStyle w:val="Compact"/>
              <w:numPr>
                <w:ilvl w:val="0"/>
                <w:numId w:val="1084"/>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93"/>
    <w:bookmarkEnd w:id="294"/>
    <w:bookmarkEnd w:id="295"/>
    <w:bookmarkStart w:id="296" w:name="sec-r-resources-style"/>
    <w:p>
      <w:pPr>
        <w:pStyle w:val="Heading2"/>
      </w:pPr>
      <w:r>
        <w:t xml:space="preserve">7.12 Additional Resources</w:t>
      </w:r>
    </w:p>
    <w:p>
      <w:pPr>
        <w:pStyle w:val="Compact"/>
        <w:numPr>
          <w:ilvl w:val="0"/>
          <w:numId w:val="1085"/>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96"/>
    <w:bookmarkEnd w:id="297"/>
    <w:bookmarkStart w:id="303" w:name="big-data"/>
    <w:p>
      <w:pPr>
        <w:pStyle w:val="Heading1"/>
      </w:pPr>
      <w:r>
        <w:t xml:space="preserve">8. Big data</w:t>
      </w:r>
    </w:p>
    <w:p>
      <w:pPr>
        <w:pStyle w:val="FirstParagraph"/>
      </w:pPr>
      <w:r>
        <w:t xml:space="preserve">Adapted by UCD-SeRG team from</w:t>
      </w:r>
      <w:r>
        <w:t xml:space="preserve"> </w:t>
      </w:r>
      <w:hyperlink r:id="rId298">
        <w:r>
          <w:rPr>
            <w:rStyle w:val="Hyperlink"/>
          </w:rPr>
          <w:t xml:space="preserve">original by Kunal Mishra and Jade Benjamin-Chung</w:t>
        </w:r>
      </w:hyperlink>
    </w:p>
    <w:bookmarkStart w:id="30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9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00"/>
    <w:bookmarkStart w:id="30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01"/>
    <w:bookmarkStart w:id="30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86"/>
        </w:numPr>
      </w:pPr>
      <w:r>
        <w:rPr>
          <w:b/>
          <w:bCs/>
        </w:rPr>
        <w:t xml:space="preserve">Uncheck</w:t>
      </w:r>
      <w:r>
        <w:t xml:space="preserve"> </w:t>
      </w:r>
      <w:r>
        <w:t xml:space="preserve">Restore RData into workspace at startup</w:t>
      </w:r>
    </w:p>
    <w:p>
      <w:pPr>
        <w:pStyle w:val="Compact"/>
        <w:numPr>
          <w:ilvl w:val="0"/>
          <w:numId w:val="1086"/>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87"/>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02"/>
    <w:bookmarkEnd w:id="303"/>
    <w:bookmarkStart w:id="314" w:name="data-masking"/>
    <w:p>
      <w:pPr>
        <w:pStyle w:val="Heading1"/>
      </w:pPr>
      <w:r>
        <w:t xml:space="preserve">9. Data masking</w:t>
      </w:r>
    </w:p>
    <w:p>
      <w:pPr>
        <w:pStyle w:val="FirstParagraph"/>
      </w:pPr>
      <w:r>
        <w:t xml:space="preserve">Adapted by UCD-SeRG team from</w:t>
      </w:r>
      <w:r>
        <w:t xml:space="preserve"> </w:t>
      </w:r>
      <w:hyperlink r:id="rId304">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311"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09"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08" w:name="fig-data-masking"/>
          <w:p>
            <w:pPr>
              <w:pStyle w:val="Compact"/>
              <w:jc w:val="center"/>
            </w:pPr>
            <w:r>
              <w:drawing>
                <wp:inline>
                  <wp:extent cx="2667000" cy="1103368"/>
                  <wp:effectExtent b="0" l="0" r="0" t="0"/>
                  <wp:docPr descr="" title="" id="306" name="Picture"/>
                  <a:graphic>
                    <a:graphicData uri="http://schemas.openxmlformats.org/drawingml/2006/picture">
                      <pic:pic>
                        <pic:nvPicPr>
                          <pic:cNvPr descr="assets/images/data-masking.PNG" id="307" name="Picture"/>
                          <pic:cNvPicPr>
                            <a:picLocks noChangeArrowheads="1" noChangeAspect="1"/>
                          </pic:cNvPicPr>
                        </pic:nvPicPr>
                        <pic:blipFill>
                          <a:blip r:embed="rId305"/>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08"/>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09"/>
    <w:bookmarkStart w:id="310"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10"/>
    <w:bookmarkEnd w:id="311"/>
    <w:bookmarkStart w:id="313"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12"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12"/>
    <w:bookmarkEnd w:id="313"/>
    <w:bookmarkEnd w:id="314"/>
    <w:bookmarkStart w:id="363" w:name="sec-quarto"/>
    <w:p>
      <w:pPr>
        <w:pStyle w:val="Heading1"/>
      </w:pPr>
      <w:r>
        <w:t xml:space="preserve">10. Quarto</w:t>
      </w:r>
    </w:p>
    <w:bookmarkStart w:id="322" w:name="introduction"/>
    <w:p>
      <w:pPr>
        <w:pStyle w:val="Heading2"/>
      </w:pPr>
      <w:r>
        <w:t xml:space="preserve">10.1 Introduction</w:t>
      </w:r>
    </w:p>
    <w:p>
      <w:pPr>
        <w:pStyle w:val="FirstParagraph"/>
      </w:pPr>
      <w:hyperlink r:id="rId315">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88"/>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88"/>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88"/>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16"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16"/>
    <w:bookmarkStart w:id="317"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17"/>
    <w:bookmarkStart w:id="321" w:name="getting-started"/>
    <w:p>
      <w:pPr>
        <w:pStyle w:val="Heading3"/>
      </w:pPr>
      <w:r>
        <w:t xml:space="preserve">10.1.3 Getting Started</w:t>
      </w:r>
    </w:p>
    <w:p>
      <w:pPr>
        <w:pStyle w:val="FirstParagraph"/>
      </w:pPr>
      <w:r>
        <w:t xml:space="preserve">To get started with Quarto:</w:t>
      </w:r>
    </w:p>
    <w:p>
      <w:pPr>
        <w:numPr>
          <w:ilvl w:val="0"/>
          <w:numId w:val="1089"/>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18">
        <w:r>
          <w:rPr>
            <w:rStyle w:val="Hyperlink"/>
          </w:rPr>
          <w:t xml:space="preserve">https://quarto.org/docs/get-started/</w:t>
        </w:r>
      </w:hyperlink>
    </w:p>
    <w:p>
      <w:pPr>
        <w:numPr>
          <w:ilvl w:val="0"/>
          <w:numId w:val="1089"/>
        </w:numPr>
      </w:pPr>
      <w:r>
        <w:rPr>
          <w:b/>
          <w:bCs/>
        </w:rPr>
        <w:t xml:space="preserve">Documentation:</w:t>
      </w:r>
      <w:r>
        <w:t xml:space="preserve"> </w:t>
      </w:r>
      <w:r>
        <w:t xml:space="preserve">The official Quarto documentation is available at</w:t>
      </w:r>
      <w:r>
        <w:t xml:space="preserve"> </w:t>
      </w:r>
      <w:hyperlink r:id="rId319">
        <w:r>
          <w:rPr>
            <w:rStyle w:val="Hyperlink"/>
          </w:rPr>
          <w:t xml:space="preserve">https://quarto.org/docs/guide/</w:t>
        </w:r>
      </w:hyperlink>
    </w:p>
    <w:p>
      <w:pPr>
        <w:numPr>
          <w:ilvl w:val="0"/>
          <w:numId w:val="1089"/>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20">
        <w:r>
          <w:rPr>
            <w:rStyle w:val="Hyperlink"/>
          </w:rPr>
          <w:t xml:space="preserve">Quarto chapter in R for Data Science</w:t>
        </w:r>
      </w:hyperlink>
      <w:r>
        <w:t xml:space="preserve"> </w:t>
      </w:r>
      <w:r>
        <w:t xml:space="preserve">(Wickham, Çetinkaya-Rundel, and Grolemund 2023)</w:t>
      </w:r>
    </w:p>
    <w:bookmarkEnd w:id="321"/>
    <w:bookmarkEnd w:id="322"/>
    <w:bookmarkStart w:id="330"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90"/>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90"/>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90"/>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23"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23"/>
    <w:bookmarkStart w:id="325"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24">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25"/>
    <w:bookmarkStart w:id="326"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91"/>
        </w:numPr>
      </w:pPr>
      <w:r>
        <w:t xml:space="preserve">Click</w:t>
      </w:r>
      <w:r>
        <w:t xml:space="preserve"> </w:t>
      </w:r>
      <w:r>
        <w:rPr>
          <w:b/>
          <w:bCs/>
        </w:rPr>
        <w:t xml:space="preserve">“Render”</w:t>
      </w:r>
      <w:r>
        <w:t xml:space="preserve"> </w:t>
      </w:r>
      <w:r>
        <w:t xml:space="preserve">in RStudio, or</w:t>
      </w:r>
    </w:p>
    <w:p>
      <w:pPr>
        <w:pStyle w:val="Compact"/>
        <w:numPr>
          <w:ilvl w:val="0"/>
          <w:numId w:val="1091"/>
        </w:numPr>
      </w:pPr>
      <w:r>
        <w:t xml:space="preserve">Press</w:t>
      </w:r>
      <w:r>
        <w:t xml:space="preserve"> </w:t>
      </w:r>
      <w:r>
        <w:rPr>
          <w:b/>
          <w:bCs/>
        </w:rPr>
        <w:t xml:space="preserve">Cmd/Ctrl + Shift + K</w:t>
      </w:r>
      <w:r>
        <w:t xml:space="preserve">, or</w:t>
      </w:r>
    </w:p>
    <w:p>
      <w:pPr>
        <w:pStyle w:val="Compact"/>
        <w:numPr>
          <w:ilvl w:val="0"/>
          <w:numId w:val="1091"/>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91"/>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26"/>
    <w:bookmarkStart w:id="327"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92"/>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92"/>
        </w:numPr>
      </w:pPr>
      <w:r>
        <w:t xml:space="preserve">The</w:t>
      </w:r>
      <w:r>
        <w:t xml:space="preserve"> </w:t>
      </w:r>
      <w:r>
        <w:rPr>
          <w:b/>
          <w:bCs/>
        </w:rPr>
        <w:t xml:space="preserve">“Insert”</w:t>
      </w:r>
      <w:r>
        <w:t xml:space="preserve"> </w:t>
      </w:r>
      <w:r>
        <w:t xml:space="preserve">button icon in the editor toolbar</w:t>
      </w:r>
    </w:p>
    <w:p>
      <w:pPr>
        <w:pStyle w:val="Compact"/>
        <w:numPr>
          <w:ilvl w:val="0"/>
          <w:numId w:val="1092"/>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93"/>
        </w:numPr>
      </w:pPr>
      <w:r>
        <w:rPr>
          <w:rStyle w:val="VerbatimChar"/>
        </w:rPr>
        <w:t xml:space="preserve">#| label:</w:t>
      </w:r>
      <w:r>
        <w:t xml:space="preserve"> </w:t>
      </w:r>
      <w:r>
        <w:t xml:space="preserve">- give the chunk a name</w:t>
      </w:r>
    </w:p>
    <w:p>
      <w:pPr>
        <w:pStyle w:val="Compact"/>
        <w:numPr>
          <w:ilvl w:val="0"/>
          <w:numId w:val="1093"/>
        </w:numPr>
      </w:pPr>
      <w:r>
        <w:rPr>
          <w:rStyle w:val="VerbatimChar"/>
        </w:rPr>
        <w:t xml:space="preserve">#| echo: false</w:t>
      </w:r>
      <w:r>
        <w:t xml:space="preserve"> </w:t>
      </w:r>
      <w:r>
        <w:t xml:space="preserve">- hide the code but show the output</w:t>
      </w:r>
    </w:p>
    <w:p>
      <w:pPr>
        <w:pStyle w:val="Compact"/>
        <w:numPr>
          <w:ilvl w:val="0"/>
          <w:numId w:val="1093"/>
        </w:numPr>
      </w:pPr>
      <w:r>
        <w:rPr>
          <w:rStyle w:val="VerbatimChar"/>
        </w:rPr>
        <w:t xml:space="preserve">#| eval: false</w:t>
      </w:r>
      <w:r>
        <w:t xml:space="preserve"> </w:t>
      </w:r>
      <w:r>
        <w:t xml:space="preserve">- show the code but don’t run it</w:t>
      </w:r>
    </w:p>
    <w:p>
      <w:pPr>
        <w:pStyle w:val="Compact"/>
        <w:numPr>
          <w:ilvl w:val="0"/>
          <w:numId w:val="1093"/>
        </w:numPr>
      </w:pPr>
      <w:r>
        <w:rPr>
          <w:rStyle w:val="VerbatimChar"/>
        </w:rPr>
        <w:t xml:space="preserve">#| include: false</w:t>
      </w:r>
      <w:r>
        <w:t xml:space="preserve"> </w:t>
      </w:r>
      <w:r>
        <w:t xml:space="preserve">- run the code but hide both code and output</w:t>
      </w:r>
    </w:p>
    <w:p>
      <w:pPr>
        <w:pStyle w:val="Compact"/>
        <w:numPr>
          <w:ilvl w:val="0"/>
          <w:numId w:val="1093"/>
        </w:numPr>
      </w:pPr>
      <w:r>
        <w:rPr>
          <w:rStyle w:val="VerbatimChar"/>
        </w:rPr>
        <w:t xml:space="preserve">#| warning: false</w:t>
      </w:r>
      <w:r>
        <w:t xml:space="preserve"> </w:t>
      </w:r>
      <w:r>
        <w:t xml:space="preserve">- hide warnings</w:t>
      </w:r>
    </w:p>
    <w:p>
      <w:pPr>
        <w:pStyle w:val="Compact"/>
        <w:numPr>
          <w:ilvl w:val="0"/>
          <w:numId w:val="1093"/>
        </w:numPr>
      </w:pPr>
      <w:r>
        <w:rPr>
          <w:rStyle w:val="VerbatimChar"/>
        </w:rPr>
        <w:t xml:space="preserve">#| message: false</w:t>
      </w:r>
      <w:r>
        <w:t xml:space="preserve"> </w:t>
      </w:r>
      <w:r>
        <w:t xml:space="preserve">- hide messages</w:t>
      </w:r>
    </w:p>
    <w:bookmarkEnd w:id="327"/>
    <w:bookmarkStart w:id="328"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094"/>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094"/>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094"/>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094"/>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095"/>
        </w:numPr>
      </w:pPr>
      <w:r>
        <w:t xml:space="preserve">Adjust figure dimensions for different page sizes</w:t>
      </w:r>
    </w:p>
    <w:p>
      <w:pPr>
        <w:pStyle w:val="Compact"/>
        <w:numPr>
          <w:ilvl w:val="0"/>
          <w:numId w:val="1095"/>
        </w:numPr>
      </w:pPr>
      <w:r>
        <w:t xml:space="preserve">Use different table formatting for different outputs</w:t>
      </w:r>
    </w:p>
    <w:p>
      <w:pPr>
        <w:pStyle w:val="Compact"/>
        <w:numPr>
          <w:ilvl w:val="0"/>
          <w:numId w:val="1095"/>
        </w:numPr>
      </w:pPr>
      <w:r>
        <w:t xml:space="preserve">Include or exclude content based on output format</w:t>
      </w:r>
    </w:p>
    <w:p>
      <w:pPr>
        <w:pStyle w:val="Compact"/>
        <w:numPr>
          <w:ilvl w:val="0"/>
          <w:numId w:val="1095"/>
        </w:numPr>
      </w:pPr>
      <w:r>
        <w:t xml:space="preserve">Set format-specific styling or options</w:t>
      </w:r>
    </w:p>
    <w:bookmarkEnd w:id="328"/>
    <w:bookmarkStart w:id="329"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096"/>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96"/>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96"/>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96"/>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96"/>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96"/>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96"/>
        </w:numPr>
      </w:pPr>
      <w:r>
        <w:rPr>
          <w:rStyle w:val="VerbatimChar"/>
        </w:rPr>
        <w:t xml:space="preserve">[link text](url)</w:t>
      </w:r>
      <w:r>
        <w:t xml:space="preserve"> </w:t>
      </w:r>
      <w:r>
        <w:t xml:space="preserve">creates hyperlinks</w:t>
      </w:r>
    </w:p>
    <w:p>
      <w:pPr>
        <w:pStyle w:val="Compact"/>
        <w:numPr>
          <w:ilvl w:val="0"/>
          <w:numId w:val="1096"/>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20">
        <w:r>
          <w:rPr>
            <w:rStyle w:val="Hyperlink"/>
          </w:rPr>
          <w:t xml:space="preserve">Quarto chapter in R for Data Science</w:t>
        </w:r>
      </w:hyperlink>
      <w:r>
        <w:t xml:space="preserve"> </w:t>
      </w:r>
      <w:r>
        <w:t xml:space="preserve">(Wickham, Çetinkaya-Rundel, and Grolemund 2023)</w:t>
      </w:r>
      <w:r>
        <w:t xml:space="preserve">.</w:t>
      </w:r>
    </w:p>
    <w:bookmarkEnd w:id="329"/>
    <w:bookmarkEnd w:id="330"/>
    <w:bookmarkStart w:id="343"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34"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097"/>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98"/>
        </w:numPr>
      </w:pPr>
      <w:r>
        <w:t xml:space="preserve">Repository:</w:t>
      </w:r>
      <w:r>
        <w:t xml:space="preserve"> </w:t>
      </w:r>
      <w:hyperlink r:id="rId331">
        <w:r>
          <w:rPr>
            <w:rStyle w:val="Hyperlink"/>
          </w:rPr>
          <w:t xml:space="preserve">https://github.com/UCD-SERG/qbt</w:t>
        </w:r>
      </w:hyperlink>
    </w:p>
    <w:p>
      <w:pPr>
        <w:pStyle w:val="Compact"/>
        <w:numPr>
          <w:ilvl w:val="1"/>
          <w:numId w:val="1098"/>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98"/>
        </w:numPr>
      </w:pPr>
      <w:r>
        <w:t xml:space="preserve">Clone your new repository and start editing</w:t>
      </w:r>
    </w:p>
    <w:p>
      <w:pPr>
        <w:pStyle w:val="Compact"/>
        <w:numPr>
          <w:ilvl w:val="1"/>
          <w:numId w:val="1098"/>
        </w:numPr>
      </w:pPr>
      <w:r>
        <w:t xml:space="preserve">Includes GitHub Actions for automatic deployment to GitHub Pages</w:t>
      </w:r>
    </w:p>
    <w:p>
      <w:pPr>
        <w:pStyle w:val="Compact"/>
        <w:numPr>
          <w:ilvl w:val="0"/>
          <w:numId w:val="1097"/>
        </w:numPr>
      </w:pPr>
      <w:r>
        <w:rPr>
          <w:b/>
          <w:bCs/>
        </w:rPr>
        <w:t xml:space="preserve">Coatless Tutorials Quarto Book Template</w:t>
      </w:r>
      <w:r>
        <w:t xml:space="preserve"> </w:t>
      </w:r>
      <w:r>
        <w:t xml:space="preserve">- Another template with helpful examples:</w:t>
      </w:r>
    </w:p>
    <w:p>
      <w:pPr>
        <w:pStyle w:val="Compact"/>
        <w:numPr>
          <w:ilvl w:val="1"/>
          <w:numId w:val="1099"/>
        </w:numPr>
      </w:pPr>
      <w:r>
        <w:t xml:space="preserve">Repository:</w:t>
      </w:r>
      <w:r>
        <w:t xml:space="preserve"> </w:t>
      </w:r>
      <w:hyperlink r:id="rId332">
        <w:r>
          <w:rPr>
            <w:rStyle w:val="Hyperlink"/>
          </w:rPr>
          <w:t xml:space="preserve">https://github.com/coatless-tutorials/quarto-book-template</w:t>
        </w:r>
      </w:hyperlink>
    </w:p>
    <w:p>
      <w:pPr>
        <w:pStyle w:val="Compact"/>
        <w:numPr>
          <w:ilvl w:val="1"/>
          <w:numId w:val="1099"/>
        </w:numPr>
      </w:pPr>
      <w:r>
        <w:t xml:space="preserve">Includes examples of common Quarto book features</w:t>
      </w:r>
    </w:p>
    <w:p>
      <w:pPr>
        <w:pStyle w:val="Compact"/>
        <w:numPr>
          <w:ilvl w:val="0"/>
          <w:numId w:val="1097"/>
        </w:numPr>
      </w:pPr>
      <w:r>
        <w:rPr>
          <w:b/>
          <w:bCs/>
        </w:rPr>
        <w:t xml:space="preserve">DataLab Quarto Template</w:t>
      </w:r>
      <w:r>
        <w:t xml:space="preserve"> </w:t>
      </w:r>
      <w:r>
        <w:t xml:space="preserve">- Template from the UC Davis DataLab and Davis R Users Group:</w:t>
      </w:r>
    </w:p>
    <w:p>
      <w:pPr>
        <w:pStyle w:val="Compact"/>
        <w:numPr>
          <w:ilvl w:val="1"/>
          <w:numId w:val="1100"/>
        </w:numPr>
      </w:pPr>
      <w:r>
        <w:t xml:space="preserve">Repository:</w:t>
      </w:r>
      <w:r>
        <w:t xml:space="preserve"> </w:t>
      </w:r>
      <w:hyperlink r:id="rId333">
        <w:r>
          <w:rPr>
            <w:rStyle w:val="Hyperlink"/>
          </w:rPr>
          <w:t xml:space="preserve">https://github.com/d-rug/datalab_template_quarto</w:t>
        </w:r>
      </w:hyperlink>
    </w:p>
    <w:p>
      <w:pPr>
        <w:pStyle w:val="Compact"/>
        <w:numPr>
          <w:ilvl w:val="1"/>
          <w:numId w:val="1100"/>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01"/>
        </w:numPr>
      </w:pPr>
      <w:r>
        <w:rPr>
          <w:rStyle w:val="VerbatimChar"/>
        </w:rPr>
        <w:t xml:space="preserve">_quarto.yml</w:t>
      </w:r>
      <w:r>
        <w:t xml:space="preserve"> </w:t>
      </w:r>
      <w:r>
        <w:t xml:space="preserve">- configuration file for your book</w:t>
      </w:r>
    </w:p>
    <w:p>
      <w:pPr>
        <w:pStyle w:val="Compact"/>
        <w:numPr>
          <w:ilvl w:val="0"/>
          <w:numId w:val="1101"/>
        </w:numPr>
      </w:pPr>
      <w:r>
        <w:rPr>
          <w:rStyle w:val="VerbatimChar"/>
        </w:rPr>
        <w:t xml:space="preserve">index.qmd</w:t>
      </w:r>
      <w:r>
        <w:t xml:space="preserve"> </w:t>
      </w:r>
      <w:r>
        <w:t xml:space="preserve">- the home page / preface</w:t>
      </w:r>
    </w:p>
    <w:p>
      <w:pPr>
        <w:pStyle w:val="Compact"/>
        <w:numPr>
          <w:ilvl w:val="0"/>
          <w:numId w:val="1101"/>
        </w:numPr>
      </w:pPr>
      <w:r>
        <w:t xml:space="preserve">Sample chapter files</w:t>
      </w:r>
    </w:p>
    <w:p>
      <w:pPr>
        <w:pStyle w:val="Compact"/>
        <w:numPr>
          <w:ilvl w:val="0"/>
          <w:numId w:val="1101"/>
        </w:numPr>
      </w:pPr>
      <w:r>
        <w:rPr>
          <w:rStyle w:val="VerbatimChar"/>
        </w:rPr>
        <w:t xml:space="preserve">references.qmd</w:t>
      </w:r>
      <w:r>
        <w:t xml:space="preserve"> </w:t>
      </w:r>
      <w:r>
        <w:t xml:space="preserve">- bibliography/references page</w:t>
      </w:r>
    </w:p>
    <w:bookmarkEnd w:id="334"/>
    <w:bookmarkStart w:id="335"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35"/>
    <w:bookmarkStart w:id="336"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02"/>
        </w:numPr>
      </w:pPr>
      <w:r>
        <w:t xml:space="preserve">Book metadata (title, author, date)</w:t>
      </w:r>
    </w:p>
    <w:p>
      <w:pPr>
        <w:pStyle w:val="Compact"/>
        <w:numPr>
          <w:ilvl w:val="0"/>
          <w:numId w:val="1102"/>
        </w:numPr>
      </w:pPr>
      <w:r>
        <w:t xml:space="preserve">Chapter order</w:t>
      </w:r>
    </w:p>
    <w:p>
      <w:pPr>
        <w:pStyle w:val="Compact"/>
        <w:numPr>
          <w:ilvl w:val="0"/>
          <w:numId w:val="1102"/>
        </w:numPr>
      </w:pPr>
      <w:r>
        <w:t xml:space="preserve">Output formats (HTML, PDF, ePub, etc.)</w:t>
      </w:r>
    </w:p>
    <w:p>
      <w:pPr>
        <w:pStyle w:val="Compact"/>
        <w:numPr>
          <w:ilvl w:val="0"/>
          <w:numId w:val="1102"/>
        </w:numPr>
      </w:pPr>
      <w:r>
        <w:t xml:space="preserve">Styling and theme</w:t>
      </w:r>
    </w:p>
    <w:p>
      <w:pPr>
        <w:pStyle w:val="Compact"/>
        <w:numPr>
          <w:ilvl w:val="0"/>
          <w:numId w:val="1102"/>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36"/>
    <w:bookmarkStart w:id="337"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37"/>
    <w:bookmarkStart w:id="339"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38">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39"/>
    <w:bookmarkStart w:id="342" w:name="resources"/>
    <w:p>
      <w:pPr>
        <w:pStyle w:val="Heading3"/>
      </w:pPr>
      <w:r>
        <w:t xml:space="preserve">10.3.6 Resources</w:t>
      </w:r>
    </w:p>
    <w:p>
      <w:pPr>
        <w:pStyle w:val="Compact"/>
        <w:numPr>
          <w:ilvl w:val="0"/>
          <w:numId w:val="1103"/>
        </w:numPr>
      </w:pPr>
      <w:hyperlink r:id="rId340">
        <w:r>
          <w:rPr>
            <w:rStyle w:val="Hyperlink"/>
          </w:rPr>
          <w:t xml:space="preserve">Quarto Books Guide</w:t>
        </w:r>
      </w:hyperlink>
      <w:r>
        <w:t xml:space="preserve"> </w:t>
      </w:r>
      <w:r>
        <w:t xml:space="preserve">- comprehensive documentation for Quarto books</w:t>
      </w:r>
    </w:p>
    <w:p>
      <w:pPr>
        <w:pStyle w:val="Compact"/>
        <w:numPr>
          <w:ilvl w:val="0"/>
          <w:numId w:val="1103"/>
        </w:numPr>
      </w:pPr>
      <w:hyperlink r:id="rId341">
        <w:r>
          <w:rPr>
            <w:rStyle w:val="Hyperlink"/>
          </w:rPr>
          <w:t xml:space="preserve">Quarto Publishing Guide</w:t>
        </w:r>
      </w:hyperlink>
      <w:r>
        <w:t xml:space="preserve"> </w:t>
      </w:r>
      <w:r>
        <w:t xml:space="preserve">- how to publish your book online</w:t>
      </w:r>
    </w:p>
    <w:p>
      <w:pPr>
        <w:pStyle w:val="Compact"/>
        <w:numPr>
          <w:ilvl w:val="0"/>
          <w:numId w:val="1103"/>
        </w:numPr>
      </w:pPr>
      <w:hyperlink r:id="rId320">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42"/>
    <w:bookmarkEnd w:id="343"/>
    <w:bookmarkStart w:id="352"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44"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04"/>
        </w:numPr>
      </w:pPr>
      <w:r>
        <w:rPr>
          <w:rStyle w:val="VerbatimChar"/>
        </w:rPr>
        <w:t xml:space="preserve">_quarto.yml</w:t>
      </w:r>
      <w:r>
        <w:t xml:space="preserve"> </w:t>
      </w:r>
      <w:r>
        <w:t xml:space="preserve">- default book configuration</w:t>
      </w:r>
    </w:p>
    <w:p>
      <w:pPr>
        <w:pStyle w:val="Compact"/>
        <w:numPr>
          <w:ilvl w:val="0"/>
          <w:numId w:val="1104"/>
        </w:numPr>
      </w:pPr>
      <w:r>
        <w:rPr>
          <w:rStyle w:val="VerbatimChar"/>
        </w:rPr>
        <w:t xml:space="preserve">_quarto-revealjs.yml</w:t>
      </w:r>
      <w:r>
        <w:t xml:space="preserve"> </w:t>
      </w:r>
      <w:r>
        <w:t xml:space="preserve">- configuration for rendering chapters as slide decks</w:t>
      </w:r>
    </w:p>
    <w:p>
      <w:pPr>
        <w:pStyle w:val="Compact"/>
        <w:numPr>
          <w:ilvl w:val="0"/>
          <w:numId w:val="1104"/>
        </w:numPr>
      </w:pPr>
      <w:r>
        <w:rPr>
          <w:rStyle w:val="VerbatimChar"/>
        </w:rPr>
        <w:t xml:space="preserve">_quarto-print.yml</w:t>
      </w:r>
      <w:r>
        <w:t xml:space="preserve"> </w:t>
      </w:r>
      <w:r>
        <w:t xml:space="preserve">- configuration optimized for PDF printing</w:t>
      </w:r>
    </w:p>
    <w:bookmarkEnd w:id="344"/>
    <w:bookmarkStart w:id="346"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45">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46"/>
    <w:bookmarkStart w:id="347" w:name="creating-a-profile"/>
    <w:p>
      <w:pPr>
        <w:pStyle w:val="Heading3"/>
      </w:pPr>
      <w:r>
        <w:t xml:space="preserve">10.4.3 Creating a Profile</w:t>
      </w:r>
    </w:p>
    <w:p>
      <w:pPr>
        <w:pStyle w:val="FirstParagraph"/>
      </w:pPr>
      <w:r>
        <w:t xml:space="preserve">To create a profile:</w:t>
      </w:r>
    </w:p>
    <w:p>
      <w:pPr>
        <w:pStyle w:val="Compact"/>
        <w:numPr>
          <w:ilvl w:val="0"/>
          <w:numId w:val="1105"/>
        </w:numPr>
      </w:pPr>
      <w:r>
        <w:t xml:space="preserve">Create a new YAML file named</w:t>
      </w:r>
      <w:r>
        <w:t xml:space="preserve"> </w:t>
      </w:r>
      <w:r>
        <w:rPr>
          <w:rStyle w:val="VerbatimChar"/>
        </w:rPr>
        <w:t xml:space="preserve">_quarto-{profile-name}.yml</w:t>
      </w:r>
    </w:p>
    <w:p>
      <w:pPr>
        <w:pStyle w:val="Compact"/>
        <w:numPr>
          <w:ilvl w:val="0"/>
          <w:numId w:val="1105"/>
        </w:numPr>
      </w:pPr>
      <w:r>
        <w:t xml:space="preserve">Include only the configuration options that differ from your default</w:t>
      </w:r>
      <w:r>
        <w:t xml:space="preserve"> </w:t>
      </w:r>
      <w:r>
        <w:rPr>
          <w:rStyle w:val="VerbatimChar"/>
        </w:rPr>
        <w:t xml:space="preserve">_quarto.yml</w:t>
      </w:r>
    </w:p>
    <w:p>
      <w:pPr>
        <w:pStyle w:val="Compact"/>
        <w:numPr>
          <w:ilvl w:val="0"/>
          <w:numId w:val="1105"/>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47"/>
    <w:bookmarkStart w:id="348"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45">
        <w:r>
          <w:rPr>
            <w:rStyle w:val="Hyperlink"/>
          </w:rPr>
          <w:t xml:space="preserve">RME course</w:t>
        </w:r>
      </w:hyperlink>
      <w:r>
        <w:t xml:space="preserve">.</w:t>
      </w:r>
    </w:p>
    <w:bookmarkEnd w:id="348"/>
    <w:bookmarkStart w:id="351" w:name="resources-1"/>
    <w:p>
      <w:pPr>
        <w:pStyle w:val="Heading3"/>
      </w:pPr>
      <w:r>
        <w:t xml:space="preserve">10.4.5 Resources</w:t>
      </w:r>
    </w:p>
    <w:p>
      <w:pPr>
        <w:pStyle w:val="Compact"/>
        <w:numPr>
          <w:ilvl w:val="0"/>
          <w:numId w:val="1106"/>
        </w:numPr>
      </w:pPr>
      <w:hyperlink r:id="rId349">
        <w:r>
          <w:rPr>
            <w:rStyle w:val="Hyperlink"/>
          </w:rPr>
          <w:t xml:space="preserve">Quarto Profiles Documentation</w:t>
        </w:r>
      </w:hyperlink>
    </w:p>
    <w:p>
      <w:pPr>
        <w:pStyle w:val="Compact"/>
        <w:numPr>
          <w:ilvl w:val="0"/>
          <w:numId w:val="1106"/>
        </w:numPr>
      </w:pPr>
      <w:hyperlink r:id="rId345">
        <w:r>
          <w:rPr>
            <w:rStyle w:val="Hyperlink"/>
          </w:rPr>
          <w:t xml:space="preserve">RME Example</w:t>
        </w:r>
      </w:hyperlink>
      <w:r>
        <w:t xml:space="preserve"> </w:t>
      </w:r>
      <w:r>
        <w:t xml:space="preserve">- see the source at</w:t>
      </w:r>
      <w:r>
        <w:t xml:space="preserve"> </w:t>
      </w:r>
      <w:hyperlink r:id="rId350">
        <w:r>
          <w:rPr>
            <w:rStyle w:val="Hyperlink"/>
          </w:rPr>
          <w:t xml:space="preserve">https://github.com/d-morrison/rme</w:t>
        </w:r>
      </w:hyperlink>
      <w:r>
        <w:t xml:space="preserve"> </w:t>
      </w:r>
      <w:r>
        <w:t xml:space="preserve">for a working example</w:t>
      </w:r>
    </w:p>
    <w:bookmarkEnd w:id="351"/>
    <w:bookmarkEnd w:id="352"/>
    <w:bookmarkStart w:id="357" w:name="advanced-features"/>
    <w:p>
      <w:pPr>
        <w:pStyle w:val="Heading2"/>
      </w:pPr>
      <w:r>
        <w:t xml:space="preserve">10.5 Advanced Features</w:t>
      </w:r>
    </w:p>
    <w:bookmarkStart w:id="354"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07"/>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07"/>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07"/>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07"/>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07"/>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07"/>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08"/>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08"/>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08"/>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08"/>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09"/>
        </w:numPr>
      </w:pPr>
      <w:r>
        <w:t xml:space="preserve">Automatic numbering of figures, tables, and equations</w:t>
      </w:r>
    </w:p>
    <w:p>
      <w:pPr>
        <w:pStyle w:val="Compact"/>
        <w:numPr>
          <w:ilvl w:val="0"/>
          <w:numId w:val="1109"/>
        </w:numPr>
      </w:pPr>
      <w:r>
        <w:t xml:space="preserve">Automatic updates when content is reordered</w:t>
      </w:r>
    </w:p>
    <w:p>
      <w:pPr>
        <w:pStyle w:val="Compact"/>
        <w:numPr>
          <w:ilvl w:val="0"/>
          <w:numId w:val="1109"/>
        </w:numPr>
      </w:pPr>
      <w:r>
        <w:t xml:space="preserve">Clickable cross-references in HTML and PDF output</w:t>
      </w:r>
    </w:p>
    <w:p>
      <w:pPr>
        <w:pStyle w:val="Compact"/>
        <w:numPr>
          <w:ilvl w:val="0"/>
          <w:numId w:val="1109"/>
        </w:numPr>
      </w:pPr>
      <w:r>
        <w:t xml:space="preserve">Consistent formatting across all output formats</w:t>
      </w:r>
    </w:p>
    <w:p>
      <w:pPr>
        <w:pStyle w:val="Compact"/>
        <w:numPr>
          <w:ilvl w:val="0"/>
          <w:numId w:val="1109"/>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53">
        <w:r>
          <w:rPr>
            <w:rStyle w:val="Hyperlink"/>
          </w:rPr>
          <w:t xml:space="preserve">Quarto Cross-References documentation</w:t>
        </w:r>
      </w:hyperlink>
      <w:r>
        <w:t xml:space="preserve">.</w:t>
      </w:r>
    </w:p>
    <w:bookmarkEnd w:id="354"/>
    <w:bookmarkStart w:id="356"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10"/>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10"/>
        </w:numPr>
      </w:pPr>
      <w:r>
        <w:rPr>
          <w:b/>
          <w:bCs/>
        </w:rPr>
        <w:t xml:space="preserve">Easier Code Review:</w:t>
      </w:r>
      <w:r>
        <w:t xml:space="preserve"> </w:t>
      </w:r>
      <w:r>
        <w:t xml:space="preserve">Reviewers can see exactly what changed—either the organization (main file) or the content (include file).</w:t>
      </w:r>
    </w:p>
    <w:p>
      <w:pPr>
        <w:numPr>
          <w:ilvl w:val="0"/>
          <w:numId w:val="1110"/>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10"/>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11"/>
        </w:numPr>
      </w:pPr>
      <w:r>
        <w:t xml:space="preserve">Stored in a subdirectory matching the chapter name</w:t>
      </w:r>
    </w:p>
    <w:p>
      <w:pPr>
        <w:pStyle w:val="Compact"/>
        <w:numPr>
          <w:ilvl w:val="0"/>
          <w:numId w:val="1111"/>
        </w:numPr>
      </w:pPr>
      <w:r>
        <w:t xml:space="preserve">Contains only the content for that section (no heading)</w:t>
      </w:r>
    </w:p>
    <w:p>
      <w:pPr>
        <w:pStyle w:val="Compact"/>
        <w:numPr>
          <w:ilvl w:val="0"/>
          <w:numId w:val="1111"/>
        </w:numPr>
      </w:pPr>
      <w:r>
        <w:t xml:space="preserve">The heading stays in the main chapter file</w:t>
      </w:r>
    </w:p>
    <w:p>
      <w:pPr>
        <w:pStyle w:val="Compact"/>
        <w:numPr>
          <w:ilvl w:val="0"/>
          <w:numId w:val="1111"/>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55">
        <w:r>
          <w:rPr>
            <w:rStyle w:val="Hyperlink"/>
          </w:rPr>
          <w:t xml:space="preserve">Quarto Includes documentation</w:t>
        </w:r>
      </w:hyperlink>
      <w:r>
        <w:t xml:space="preserve">.</w:t>
      </w:r>
    </w:p>
    <w:bookmarkEnd w:id="356"/>
    <w:bookmarkEnd w:id="357"/>
    <w:bookmarkStart w:id="362" w:name="additional-resources-1"/>
    <w:p>
      <w:pPr>
        <w:pStyle w:val="Heading2"/>
      </w:pPr>
      <w:r>
        <w:t xml:space="preserve">10.6 Additional Resources</w:t>
      </w:r>
    </w:p>
    <w:bookmarkStart w:id="358" w:name="official-documentation"/>
    <w:p>
      <w:pPr>
        <w:pStyle w:val="Heading3"/>
      </w:pPr>
      <w:r>
        <w:t xml:space="preserve">10.6.1 Official Documentation</w:t>
      </w:r>
    </w:p>
    <w:p>
      <w:pPr>
        <w:pStyle w:val="Compact"/>
        <w:numPr>
          <w:ilvl w:val="0"/>
          <w:numId w:val="1112"/>
        </w:numPr>
      </w:pPr>
      <w:hyperlink r:id="rId319">
        <w:r>
          <w:rPr>
            <w:rStyle w:val="Hyperlink"/>
          </w:rPr>
          <w:t xml:space="preserve">Quarto Official Guide</w:t>
        </w:r>
      </w:hyperlink>
      <w:r>
        <w:t xml:space="preserve"> </w:t>
      </w:r>
      <w:r>
        <w:t xml:space="preserve">- comprehensive official documentation</w:t>
      </w:r>
    </w:p>
    <w:p>
      <w:pPr>
        <w:pStyle w:val="Compact"/>
        <w:numPr>
          <w:ilvl w:val="0"/>
          <w:numId w:val="1112"/>
        </w:numPr>
      </w:pPr>
      <w:hyperlink r:id="rId340">
        <w:r>
          <w:rPr>
            <w:rStyle w:val="Hyperlink"/>
          </w:rPr>
          <w:t xml:space="preserve">Quarto Books Guide</w:t>
        </w:r>
      </w:hyperlink>
      <w:r>
        <w:t xml:space="preserve"> </w:t>
      </w:r>
      <w:r>
        <w:t xml:space="preserve">- documentation specific to creating books</w:t>
      </w:r>
    </w:p>
    <w:p>
      <w:pPr>
        <w:pStyle w:val="Compact"/>
        <w:numPr>
          <w:ilvl w:val="0"/>
          <w:numId w:val="1112"/>
        </w:numPr>
      </w:pPr>
      <w:hyperlink r:id="rId341">
        <w:r>
          <w:rPr>
            <w:rStyle w:val="Hyperlink"/>
          </w:rPr>
          <w:t xml:space="preserve">Quarto Publishing Guide</w:t>
        </w:r>
      </w:hyperlink>
      <w:r>
        <w:t xml:space="preserve"> </w:t>
      </w:r>
      <w:r>
        <w:t xml:space="preserve">- how to publish your Quarto content online</w:t>
      </w:r>
    </w:p>
    <w:p>
      <w:pPr>
        <w:pStyle w:val="Compact"/>
        <w:numPr>
          <w:ilvl w:val="0"/>
          <w:numId w:val="1112"/>
        </w:numPr>
      </w:pPr>
      <w:hyperlink r:id="rId318">
        <w:r>
          <w:rPr>
            <w:rStyle w:val="Hyperlink"/>
          </w:rPr>
          <w:t xml:space="preserve">Quarto Getting Started</w:t>
        </w:r>
      </w:hyperlink>
      <w:r>
        <w:t xml:space="preserve"> </w:t>
      </w:r>
      <w:r>
        <w:t xml:space="preserve">- installation and basic usage</w:t>
      </w:r>
    </w:p>
    <w:bookmarkEnd w:id="358"/>
    <w:bookmarkStart w:id="359" w:name="learning-resources"/>
    <w:p>
      <w:pPr>
        <w:pStyle w:val="Heading3"/>
      </w:pPr>
      <w:r>
        <w:t xml:space="preserve">10.6.2 Learning Resources</w:t>
      </w:r>
    </w:p>
    <w:p>
      <w:pPr>
        <w:pStyle w:val="Compact"/>
        <w:numPr>
          <w:ilvl w:val="0"/>
          <w:numId w:val="1113"/>
        </w:numPr>
      </w:pPr>
      <w:hyperlink r:id="rId320">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13"/>
        </w:numPr>
      </w:pPr>
      <w:hyperlink r:id="rId345">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13"/>
        </w:numPr>
      </w:pPr>
      <w:hyperlink r:id="rId338">
        <w:r>
          <w:rPr>
            <w:rStyle w:val="Hyperlink"/>
          </w:rPr>
          <w:t xml:space="preserve">UCD-SeRG Lab Manual Source</w:t>
        </w:r>
      </w:hyperlink>
      <w:r>
        <w:t xml:space="preserve"> </w:t>
      </w:r>
      <w:r>
        <w:t xml:space="preserve">- this manual’s source code provides examples of:</w:t>
      </w:r>
    </w:p>
    <w:p>
      <w:pPr>
        <w:pStyle w:val="Compact"/>
        <w:numPr>
          <w:ilvl w:val="1"/>
          <w:numId w:val="1114"/>
        </w:numPr>
      </w:pPr>
      <w:r>
        <w:t xml:space="preserve">Book structure and organization</w:t>
      </w:r>
    </w:p>
    <w:p>
      <w:pPr>
        <w:pStyle w:val="Compact"/>
        <w:numPr>
          <w:ilvl w:val="1"/>
          <w:numId w:val="1114"/>
        </w:numPr>
      </w:pPr>
      <w:r>
        <w:t xml:space="preserve">Using includes for modular content</w:t>
      </w:r>
      <w:r>
        <w:br/>
      </w:r>
    </w:p>
    <w:p>
      <w:pPr>
        <w:pStyle w:val="Compact"/>
        <w:numPr>
          <w:ilvl w:val="1"/>
          <w:numId w:val="1114"/>
        </w:numPr>
      </w:pPr>
      <w:r>
        <w:t xml:space="preserve">Configuring multiple output formats (HTML, PDF, ePub, Word)</w:t>
      </w:r>
    </w:p>
    <w:p>
      <w:pPr>
        <w:pStyle w:val="Compact"/>
        <w:numPr>
          <w:ilvl w:val="1"/>
          <w:numId w:val="1114"/>
        </w:numPr>
      </w:pPr>
      <w:r>
        <w:t xml:space="preserve">Cross-references for figures, tables, and sections</w:t>
      </w:r>
    </w:p>
    <w:bookmarkEnd w:id="359"/>
    <w:bookmarkStart w:id="360" w:name="templates"/>
    <w:p>
      <w:pPr>
        <w:pStyle w:val="Heading3"/>
      </w:pPr>
      <w:r>
        <w:t xml:space="preserve">10.6.3 Templates</w:t>
      </w:r>
    </w:p>
    <w:p>
      <w:pPr>
        <w:pStyle w:val="Compact"/>
        <w:numPr>
          <w:ilvl w:val="0"/>
          <w:numId w:val="1115"/>
        </w:numPr>
      </w:pPr>
      <w:hyperlink r:id="rId331">
        <w:r>
          <w:rPr>
            <w:rStyle w:val="Hyperlink"/>
          </w:rPr>
          <w:t xml:space="preserve">UCD-SeRG Quarto Book Template</w:t>
        </w:r>
      </w:hyperlink>
      <w:r>
        <w:t xml:space="preserve"> </w:t>
      </w:r>
      <w:r>
        <w:t xml:space="preserve">- our recommended template</w:t>
      </w:r>
    </w:p>
    <w:p>
      <w:pPr>
        <w:pStyle w:val="Compact"/>
        <w:numPr>
          <w:ilvl w:val="0"/>
          <w:numId w:val="1115"/>
        </w:numPr>
      </w:pPr>
      <w:hyperlink r:id="rId332">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15"/>
        </w:numPr>
      </w:pPr>
      <w:hyperlink r:id="rId333">
        <w:r>
          <w:rPr>
            <w:rStyle w:val="Hyperlink"/>
          </w:rPr>
          <w:t xml:space="preserve">DataLab Quarto Template</w:t>
        </w:r>
      </w:hyperlink>
      <w:r>
        <w:t xml:space="preserve"> </w:t>
      </w:r>
      <w:r>
        <w:t xml:space="preserve">- template from the UC Davis DataLab and Davis R Users Group</w:t>
      </w:r>
    </w:p>
    <w:bookmarkEnd w:id="360"/>
    <w:bookmarkStart w:id="361"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16"/>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16"/>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16"/>
        </w:numPr>
      </w:pPr>
      <w:hyperlink w:anchor="sec-github">
        <w:r>
          <w:rPr>
            <w:rStyle w:val="Hyperlink"/>
          </w:rPr>
          <w:t xml:space="preserve">Chapter 11</w:t>
        </w:r>
      </w:hyperlink>
      <w:r>
        <w:t xml:space="preserve"> </w:t>
      </w:r>
      <w:r>
        <w:t xml:space="preserve">- Version control for Quarto projects</w:t>
      </w:r>
    </w:p>
    <w:p>
      <w:r>
        <w:br w:type="page"/>
      </w:r>
    </w:p>
    <w:bookmarkEnd w:id="361"/>
    <w:bookmarkEnd w:id="362"/>
    <w:bookmarkEnd w:id="363"/>
    <w:bookmarkStart w:id="400" w:name="sec-github"/>
    <w:p>
      <w:pPr>
        <w:pStyle w:val="Heading1"/>
      </w:pPr>
      <w:r>
        <w:t xml:space="preserve">11. Github</w:t>
      </w:r>
    </w:p>
    <w:p>
      <w:pPr>
        <w:pStyle w:val="FirstParagraph"/>
      </w:pPr>
      <w:r>
        <w:t xml:space="preserve">Adapted by UCD-SeRG team from</w:t>
      </w:r>
      <w:r>
        <w:t xml:space="preserve"> </w:t>
      </w:r>
      <w:hyperlink r:id="rId364">
        <w:r>
          <w:rPr>
            <w:rStyle w:val="Hyperlink"/>
          </w:rPr>
          <w:t xml:space="preserve">original by Stephanie Djajadi and Nolan Pokpongkiat</w:t>
        </w:r>
      </w:hyperlink>
    </w:p>
    <w:bookmarkStart w:id="367" w:name="basics"/>
    <w:p>
      <w:pPr>
        <w:pStyle w:val="Heading2"/>
      </w:pPr>
      <w:r>
        <w:t xml:space="preserve">11.1 Basics</w:t>
      </w:r>
    </w:p>
    <w:p>
      <w:pPr>
        <w:pStyle w:val="Compact"/>
        <w:numPr>
          <w:ilvl w:val="0"/>
          <w:numId w:val="1117"/>
        </w:numPr>
      </w:pPr>
      <w:r>
        <w:t xml:space="preserve">A detailed tutorial of Git can be found</w:t>
      </w:r>
      <w:r>
        <w:t xml:space="preserve"> </w:t>
      </w:r>
      <w:hyperlink r:id="rId365">
        <w:r>
          <w:rPr>
            <w:rStyle w:val="Hyperlink"/>
          </w:rPr>
          <w:t xml:space="preserve">here on the CS61B website</w:t>
        </w:r>
      </w:hyperlink>
      <w:r>
        <w:t xml:space="preserve">.</w:t>
      </w:r>
    </w:p>
    <w:p>
      <w:pPr>
        <w:pStyle w:val="Compact"/>
        <w:numPr>
          <w:ilvl w:val="0"/>
          <w:numId w:val="1117"/>
        </w:numPr>
      </w:pPr>
      <w:r>
        <w:t xml:space="preserve">If you are already familiar with Git, you can reference the summary at the end of</w:t>
      </w:r>
      <w:r>
        <w:t xml:space="preserve"> </w:t>
      </w:r>
      <w:hyperlink r:id="rId365">
        <w:r>
          <w:rPr>
            <w:rStyle w:val="Hyperlink"/>
          </w:rPr>
          <w:t xml:space="preserve">Section B</w:t>
        </w:r>
      </w:hyperlink>
      <w:r>
        <w:t xml:space="preserve">.</w:t>
      </w:r>
    </w:p>
    <w:p>
      <w:pPr>
        <w:pStyle w:val="Compact"/>
        <w:numPr>
          <w:ilvl w:val="0"/>
          <w:numId w:val="1117"/>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17"/>
        </w:numPr>
      </w:pPr>
      <w:r>
        <w:t xml:space="preserve">For hands-on Git practice, see the</w:t>
      </w:r>
      <w:r>
        <w:t xml:space="preserve"> </w:t>
      </w:r>
      <w:hyperlink r:id="rId366">
        <w:r>
          <w:rPr>
            <w:rStyle w:val="Hyperlink"/>
          </w:rPr>
          <w:t xml:space="preserve">UC Davis DataLab Git Sandbox</w:t>
        </w:r>
      </w:hyperlink>
      <w:r>
        <w:t xml:space="preserve"> </w:t>
      </w:r>
      <w:r>
        <w:t xml:space="preserve">- a collaborative repository for learning Git workflows.</w:t>
      </w:r>
    </w:p>
    <w:bookmarkEnd w:id="367"/>
    <w:bookmarkStart w:id="383" w:name="sec-github-education"/>
    <w:p>
      <w:pPr>
        <w:pStyle w:val="Heading2"/>
      </w:pPr>
      <w:r>
        <w:t xml:space="preserve">11.2 GitHub Education and Copilot Access</w:t>
      </w:r>
    </w:p>
    <w:bookmarkStart w:id="371"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18"/>
        </w:numPr>
      </w:pPr>
      <w:r>
        <w:t xml:space="preserve">Visit the</w:t>
      </w:r>
      <w:r>
        <w:t xml:space="preserve"> </w:t>
      </w:r>
      <w:hyperlink r:id="rId368">
        <w:r>
          <w:rPr>
            <w:rStyle w:val="Hyperlink"/>
          </w:rPr>
          <w:t xml:space="preserve">GitHub Education website</w:t>
        </w:r>
      </w:hyperlink>
    </w:p>
    <w:p>
      <w:pPr>
        <w:pStyle w:val="Compact"/>
        <w:numPr>
          <w:ilvl w:val="0"/>
          <w:numId w:val="1118"/>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18"/>
        </w:numPr>
      </w:pPr>
      <w:r>
        <w:t xml:space="preserve">Sign in with your GitHub account (or create one if you don’t have one)</w:t>
      </w:r>
    </w:p>
    <w:p>
      <w:pPr>
        <w:pStyle w:val="Compact"/>
        <w:numPr>
          <w:ilvl w:val="0"/>
          <w:numId w:val="1118"/>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18"/>
        </w:numPr>
      </w:pPr>
      <w:r>
        <w:t xml:space="preserve">Provide proof of your academic affiliation (e.g., upload a photo of your student ID or university letter)</w:t>
      </w:r>
    </w:p>
    <w:p>
      <w:pPr>
        <w:pStyle w:val="Compact"/>
        <w:numPr>
          <w:ilvl w:val="0"/>
          <w:numId w:val="1118"/>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369">
        <w:r>
          <w:rPr>
            <w:rStyle w:val="Hyperlink"/>
          </w:rPr>
          <w:t xml:space="preserve">GitHub Student Developer Pack</w:t>
        </w:r>
      </w:hyperlink>
      <w:r>
        <w:t xml:space="preserve"> </w:t>
      </w:r>
      <w:r>
        <w:t xml:space="preserve">(for students)</w:t>
      </w:r>
      <w:r>
        <w:t xml:space="preserve"> </w:t>
      </w:r>
      <w:r>
        <w:t xml:space="preserve">or</w:t>
      </w:r>
      <w:r>
        <w:t xml:space="preserve"> </w:t>
      </w:r>
      <w:hyperlink r:id="rId370">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371"/>
    <w:bookmarkStart w:id="382"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19"/>
        </w:numPr>
      </w:pPr>
      <w:r>
        <w:t xml:space="preserve">Ensure you have a GitHub account and have signed up for GitHub Education (see above)</w:t>
      </w:r>
    </w:p>
    <w:p>
      <w:pPr>
        <w:pStyle w:val="Compact"/>
        <w:numPr>
          <w:ilvl w:val="0"/>
          <w:numId w:val="1119"/>
        </w:numPr>
      </w:pPr>
      <w:r>
        <w:t xml:space="preserve">Go to the</w:t>
      </w:r>
      <w:r>
        <w:t xml:space="preserve"> </w:t>
      </w:r>
      <w:hyperlink r:id="rId372">
        <w:r>
          <w:rPr>
            <w:rStyle w:val="Hyperlink"/>
          </w:rPr>
          <w:t xml:space="preserve">UC Davis IT ServiceHub GitHub page</w:t>
        </w:r>
      </w:hyperlink>
    </w:p>
    <w:p>
      <w:pPr>
        <w:pStyle w:val="Compact"/>
        <w:numPr>
          <w:ilvl w:val="0"/>
          <w:numId w:val="1119"/>
        </w:numPr>
      </w:pPr>
      <w:r>
        <w:t xml:space="preserve">Click the blue</w:t>
      </w:r>
      <w:r>
        <w:t xml:space="preserve"> </w:t>
      </w:r>
      <w:r>
        <w:t xml:space="preserve">“Get GitHub!”</w:t>
      </w:r>
      <w:r>
        <w:t xml:space="preserve"> </w:t>
      </w:r>
      <w:r>
        <w:t xml:space="preserve">button near the top right</w:t>
      </w:r>
    </w:p>
    <w:p>
      <w:pPr>
        <w:pStyle w:val="Compact"/>
        <w:numPr>
          <w:ilvl w:val="0"/>
          <w:numId w:val="1119"/>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76" w:name="fig-request-copilot-seat"/>
          <w:p>
            <w:pPr>
              <w:pStyle w:val="Compact"/>
              <w:jc w:val="center"/>
            </w:pPr>
            <w:r>
              <w:drawing>
                <wp:inline>
                  <wp:extent cx="5334000" cy="3052792"/>
                  <wp:effectExtent b="0" l="0" r="0" t="0"/>
                  <wp:docPr descr="" title="" id="374" name="Picture"/>
                  <a:graphic>
                    <a:graphicData uri="http://schemas.openxmlformats.org/drawingml/2006/picture">
                      <pic:pic>
                        <pic:nvPicPr>
                          <pic:cNvPr descr="assets/images/github-copilot-invitation-email.png" id="375" name="Picture"/>
                          <pic:cNvPicPr>
                            <a:picLocks noChangeArrowheads="1" noChangeAspect="1"/>
                          </pic:cNvPicPr>
                        </pic:nvPicPr>
                        <pic:blipFill>
                          <a:blip r:embed="rId373"/>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376"/>
        </w:tc>
      </w:tr>
    </w:tbl>
    <w:p>
      <w:pPr>
        <w:pStyle w:val="Compact"/>
        <w:numPr>
          <w:ilvl w:val="0"/>
          <w:numId w:val="1120"/>
        </w:numPr>
      </w:pPr>
      <w:r>
        <w:t xml:space="preserve">Click</w:t>
      </w:r>
      <w:r>
        <w:t xml:space="preserve"> </w:t>
      </w:r>
      <w:r>
        <w:t xml:space="preserve">“Join UC Davis”</w:t>
      </w:r>
      <w:r>
        <w:t xml:space="preserve"> </w:t>
      </w:r>
      <w:r>
        <w:t xml:space="preserve">to accept the invitation</w:t>
      </w:r>
    </w:p>
    <w:p>
      <w:pPr>
        <w:pStyle w:val="Compact"/>
        <w:numPr>
          <w:ilvl w:val="0"/>
          <w:numId w:val="1120"/>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21"/>
        </w:numPr>
      </w:pPr>
      <w:r>
        <w:t xml:space="preserve">Go to your</w:t>
      </w:r>
      <w:r>
        <w:t xml:space="preserve"> </w:t>
      </w:r>
      <w:hyperlink r:id="rId377">
        <w:r>
          <w:rPr>
            <w:rStyle w:val="Hyperlink"/>
          </w:rPr>
          <w:t xml:space="preserve">GitHub Copilot settings</w:t>
        </w:r>
      </w:hyperlink>
    </w:p>
    <w:p>
      <w:pPr>
        <w:pStyle w:val="Compact"/>
        <w:numPr>
          <w:ilvl w:val="0"/>
          <w:numId w:val="1121"/>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21"/>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381" w:name="fig-copilot-settings-org-options"/>
          <w:p>
            <w:pPr>
              <w:pStyle w:val="Compact"/>
              <w:jc w:val="center"/>
            </w:pPr>
            <w:r>
              <w:drawing>
                <wp:inline>
                  <wp:extent cx="5334000" cy="531962"/>
                  <wp:effectExtent b="0" l="0" r="0" t="0"/>
                  <wp:docPr descr="" title="" id="379" name="Picture"/>
                  <a:graphic>
                    <a:graphicData uri="http://schemas.openxmlformats.org/drawingml/2006/picture">
                      <pic:pic>
                        <pic:nvPicPr>
                          <pic:cNvPr descr="assets/images/github-copilot-settings-page.png" id="380" name="Picture"/>
                          <pic:cNvPicPr>
                            <a:picLocks noChangeArrowheads="1" noChangeAspect="1"/>
                          </pic:cNvPicPr>
                        </pic:nvPicPr>
                        <pic:blipFill>
                          <a:blip r:embed="rId378"/>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381"/>
        </w:tc>
      </w:tr>
    </w:tbl>
    <w:p>
      <w:pPr>
        <w:pStyle w:val="Compact"/>
        <w:numPr>
          <w:ilvl w:val="0"/>
          <w:numId w:val="1122"/>
        </w:numPr>
      </w:pPr>
      <w:r>
        <w:t xml:space="preserve">Wait for approval from the UC Davis GitHub organization administrators</w:t>
      </w:r>
    </w:p>
    <w:p>
      <w:pPr>
        <w:pStyle w:val="Compact"/>
        <w:numPr>
          <w:ilvl w:val="0"/>
          <w:numId w:val="1122"/>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17.5.8</w:t>
        </w:r>
      </w:hyperlink>
      <w:r>
        <w:t xml:space="preserve"> </w:t>
      </w:r>
      <w:r>
        <w:t xml:space="preserve">in the Working with AI chapter.</w:t>
      </w:r>
    </w:p>
    <w:bookmarkEnd w:id="382"/>
    <w:bookmarkEnd w:id="383"/>
    <w:bookmarkStart w:id="384"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384"/>
    <w:bookmarkStart w:id="386" w:name="git-branching"/>
    <w:p>
      <w:pPr>
        <w:pStyle w:val="Heading2"/>
      </w:pPr>
      <w:r>
        <w:t xml:space="preserve">11.4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23"/>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23"/>
        </w:numPr>
      </w:pPr>
      <w:r>
        <w:t xml:space="preserve">You want to start working on a new part of the project, but you aren’t sure yet if your changes will work and make it to the final product.</w:t>
      </w:r>
    </w:p>
    <w:p>
      <w:pPr>
        <w:pStyle w:val="Compact"/>
        <w:numPr>
          <w:ilvl w:val="0"/>
          <w:numId w:val="1123"/>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85">
        <w:r>
          <w:rPr>
            <w:rStyle w:val="Hyperlink"/>
          </w:rPr>
          <w:t xml:space="preserve">here</w:t>
        </w:r>
      </w:hyperlink>
      <w:r>
        <w:t xml:space="preserve">. You can also find instructions on how to handle merge conflicts when joining branches together.</w:t>
      </w:r>
    </w:p>
    <w:bookmarkEnd w:id="386"/>
    <w:bookmarkStart w:id="389" w:name="example-workflow"/>
    <w:p>
      <w:pPr>
        <w:pStyle w:val="Heading2"/>
      </w:pPr>
      <w:r>
        <w:t xml:space="preserve">11.5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88"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87">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88"/>
          <w:p/>
        </w:tc>
      </w:tr>
    </w:tbl>
    <w:p>
      <w:pPr>
        <w:pStyle w:val="BodyText"/>
      </w:pPr>
      <w:r>
        <w:t xml:space="preserve">Other helpful commands are listed below.</w:t>
      </w:r>
    </w:p>
    <w:bookmarkEnd w:id="389"/>
    <w:bookmarkStart w:id="391" w:name="commonly-used-git-commands"/>
    <w:p>
      <w:pPr>
        <w:pStyle w:val="Heading2"/>
      </w:pPr>
      <w:r>
        <w:t xml:space="preserve">11.6 Commonly Used Git Commands</w:t>
      </w:r>
    </w:p>
    <w:tbl>
      <w:tblPr>
        <w:tblStyle w:val="Table"/>
        <w:tblW w:type="pct" w:w="5000"/>
        <w:tblLayout w:type="fixed"/>
        <w:tblLook w:firstRow="0" w:lastRow="0" w:firstColumn="0" w:lastColumn="0" w:noHBand="0" w:noVBand="0" w:val="0000"/>
      </w:tblPr>
      <w:tblGrid>
        <w:gridCol w:w="7920"/>
      </w:tblGrid>
      <w:tr>
        <w:tc>
          <w:tcPr/>
          <w:bookmarkStart w:id="390"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90"/>
          <w:p/>
        </w:tc>
      </w:tr>
    </w:tbl>
    <w:bookmarkEnd w:id="391"/>
    <w:bookmarkStart w:id="392" w:name="how-often-should-i-commit"/>
    <w:p>
      <w:pPr>
        <w:pStyle w:val="Heading2"/>
      </w:pPr>
      <w:r>
        <w:t xml:space="preserve">11.7 How often should I commit?</w:t>
      </w:r>
    </w:p>
    <w:p>
      <w:pPr>
        <w:pStyle w:val="FirstParagraph"/>
      </w:pPr>
      <w:r>
        <w:t xml:space="preserve">It is good practice to commit every 15 minutes, or every time you make a significant change. It is better to commit more rather than less.</w:t>
      </w:r>
    </w:p>
    <w:bookmarkEnd w:id="392"/>
    <w:bookmarkStart w:id="396" w:name="repeated-amend-workflow"/>
    <w:p>
      <w:pPr>
        <w:pStyle w:val="Heading2"/>
      </w:pPr>
      <w:r>
        <w:t xml:space="preserve">11.8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93" w:name="basic-workflow"/>
    <w:p>
      <w:pPr>
        <w:pStyle w:val="Heading3"/>
      </w:pPr>
      <w:r>
        <w:t xml:space="preserve">11.8.1 Basic Workflow</w:t>
      </w:r>
    </w:p>
    <w:p>
      <w:pPr>
        <w:pStyle w:val="FirstParagraph"/>
      </w:pPr>
      <w:r>
        <w:t xml:space="preserve">Start with a clean working tree in a functional state. Then:</w:t>
      </w:r>
    </w:p>
    <w:p>
      <w:pPr>
        <w:pStyle w:val="Compact"/>
        <w:numPr>
          <w:ilvl w:val="0"/>
          <w:numId w:val="1124"/>
        </w:numPr>
      </w:pPr>
      <w:r>
        <w:t xml:space="preserve">Make a small change and verify your project still works</w:t>
      </w:r>
    </w:p>
    <w:p>
      <w:pPr>
        <w:pStyle w:val="Compact"/>
        <w:numPr>
          <w:ilvl w:val="0"/>
          <w:numId w:val="1124"/>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24"/>
        </w:numPr>
      </w:pPr>
      <w:r>
        <w:rPr>
          <w:b/>
          <w:bCs/>
        </w:rPr>
        <w:t xml:space="preserve">Do not push yet</w:t>
      </w:r>
    </w:p>
    <w:p>
      <w:pPr>
        <w:pStyle w:val="Compact"/>
        <w:numPr>
          <w:ilvl w:val="0"/>
          <w:numId w:val="1124"/>
        </w:numPr>
      </w:pPr>
      <w:r>
        <w:t xml:space="preserve">Make another small change and verify it works</w:t>
      </w:r>
    </w:p>
    <w:p>
      <w:pPr>
        <w:pStyle w:val="Compact"/>
        <w:numPr>
          <w:ilvl w:val="0"/>
          <w:numId w:val="1124"/>
        </w:numPr>
      </w:pPr>
      <w:r>
        <w:t xml:space="preserve">Stage and amend the previous commit:</w:t>
      </w:r>
      <w:r>
        <w:t xml:space="preserve"> </w:t>
      </w:r>
      <w:r>
        <w:rPr>
          <w:rStyle w:val="VerbatimChar"/>
        </w:rPr>
        <w:t xml:space="preserve">git commit --amend --no-edit</w:t>
      </w:r>
    </w:p>
    <w:p>
      <w:pPr>
        <w:pStyle w:val="Compact"/>
        <w:numPr>
          <w:ilvl w:val="0"/>
          <w:numId w:val="1124"/>
        </w:numPr>
      </w:pPr>
      <w:r>
        <w:t xml:space="preserve">Repeat steps 4-5 as needed</w:t>
      </w:r>
    </w:p>
    <w:p>
      <w:pPr>
        <w:pStyle w:val="Compact"/>
        <w:numPr>
          <w:ilvl w:val="0"/>
          <w:numId w:val="1124"/>
        </w:numPr>
      </w:pPr>
      <w:r>
        <w:t xml:space="preserve">When finished, amend one final time with a proper commit message</w:t>
      </w:r>
    </w:p>
    <w:p>
      <w:pPr>
        <w:pStyle w:val="Compact"/>
        <w:numPr>
          <w:ilvl w:val="0"/>
          <w:numId w:val="1124"/>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93"/>
    <w:bookmarkStart w:id="395" w:name="key-points"/>
    <w:p>
      <w:pPr>
        <w:pStyle w:val="Heading3"/>
      </w:pPr>
      <w:r>
        <w:t xml:space="preserve">11.8.2 Key Points</w:t>
      </w:r>
    </w:p>
    <w:p>
      <w:pPr>
        <w:pStyle w:val="Compact"/>
        <w:numPr>
          <w:ilvl w:val="0"/>
          <w:numId w:val="1125"/>
        </w:numPr>
      </w:pPr>
      <w:r>
        <w:t xml:space="preserve">Each amend replaces the previous commit rather than creating a new one</w:t>
      </w:r>
    </w:p>
    <w:p>
      <w:pPr>
        <w:pStyle w:val="Compact"/>
        <w:numPr>
          <w:ilvl w:val="0"/>
          <w:numId w:val="1125"/>
        </w:numPr>
      </w:pPr>
      <w:r>
        <w:t xml:space="preserve">This keeps your history clean while letting you work incrementally</w:t>
      </w:r>
    </w:p>
    <w:p>
      <w:pPr>
        <w:pStyle w:val="Compact"/>
        <w:numPr>
          <w:ilvl w:val="0"/>
          <w:numId w:val="1125"/>
        </w:numPr>
      </w:pPr>
      <w:r>
        <w:t xml:space="preserve">Only use this pattern before pushing - never amend commits that others may have pulled</w:t>
      </w:r>
    </w:p>
    <w:p>
      <w:pPr>
        <w:pStyle w:val="Compact"/>
        <w:numPr>
          <w:ilvl w:val="0"/>
          <w:numId w:val="1125"/>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25"/>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94">
        <w:r>
          <w:rPr>
            <w:rStyle w:val="Hyperlink"/>
          </w:rPr>
          <w:t xml:space="preserve">Repeated Amend chapter</w:t>
        </w:r>
      </w:hyperlink>
      <w:r>
        <w:t xml:space="preserve"> </w:t>
      </w:r>
      <w:r>
        <w:t xml:space="preserve">in Happy Git with R.</w:t>
      </w:r>
    </w:p>
    <w:bookmarkEnd w:id="395"/>
    <w:bookmarkEnd w:id="396"/>
    <w:bookmarkStart w:id="399" w:name="what-should-be-pushed-to-github"/>
    <w:p>
      <w:pPr>
        <w:pStyle w:val="Heading2"/>
      </w:pPr>
      <w:r>
        <w:t xml:space="preserve">11.9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97">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98">
        <w:r>
          <w:rPr>
            <w:rStyle w:val="Hyperlink"/>
          </w:rPr>
          <w:t xml:space="preserve">great discussion of project-oriented workflows</w:t>
        </w:r>
      </w:hyperlink>
      <w:r>
        <w:t xml:space="preserve">, extolling the virtues of a self-contained, portable projects, for your reference.</w:t>
      </w:r>
    </w:p>
    <w:p>
      <w:r>
        <w:br w:type="page"/>
      </w:r>
    </w:p>
    <w:bookmarkEnd w:id="399"/>
    <w:bookmarkEnd w:id="400"/>
    <w:bookmarkStart w:id="423" w:name="sec-unix"/>
    <w:p>
      <w:pPr>
        <w:pStyle w:val="Heading1"/>
      </w:pPr>
      <w:r>
        <w:t xml:space="preserve">12. Unix</w:t>
      </w:r>
    </w:p>
    <w:p>
      <w:pPr>
        <w:pStyle w:val="FirstParagraph"/>
      </w:pPr>
      <w:r>
        <w:t xml:space="preserve">Adapted by UCD-SeRG team from</w:t>
      </w:r>
      <w:r>
        <w:t xml:space="preserve"> </w:t>
      </w:r>
      <w:hyperlink r:id="rId401">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26"/>
        </w:numPr>
      </w:pPr>
      <w:r>
        <w:t xml:space="preserve">Run a series of scripts in parallel or in a specific order to reproduce our work</w:t>
      </w:r>
    </w:p>
    <w:p>
      <w:pPr>
        <w:pStyle w:val="Compact"/>
        <w:numPr>
          <w:ilvl w:val="0"/>
          <w:numId w:val="1126"/>
        </w:numPr>
      </w:pPr>
      <w:r>
        <w:t xml:space="preserve">To check on the progress of a batch of jobs</w:t>
      </w:r>
    </w:p>
    <w:p>
      <w:pPr>
        <w:pStyle w:val="Compact"/>
        <w:numPr>
          <w:ilvl w:val="0"/>
          <w:numId w:val="1126"/>
        </w:numPr>
      </w:pPr>
      <w:r>
        <w:t xml:space="preserve">To use git and push to github</w:t>
      </w:r>
    </w:p>
    <w:bookmarkStart w:id="406"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405" w:name="fig-unix-desktop"/>
          <w:p>
            <w:pPr>
              <w:pStyle w:val="Compact"/>
              <w:jc w:val="center"/>
            </w:pPr>
            <w:r>
              <w:drawing>
                <wp:inline>
                  <wp:extent cx="5334000" cy="3380267"/>
                  <wp:effectExtent b="0" l="0" r="0" t="0"/>
                  <wp:docPr descr="" title="" id="403" name="Picture"/>
                  <a:graphic>
                    <a:graphicData uri="http://schemas.openxmlformats.org/drawingml/2006/picture">
                      <pic:pic>
                        <pic:nvPicPr>
                          <pic:cNvPr descr="assets/images/ex-desktop.jpg" id="404" name="Picture"/>
                          <pic:cNvPicPr>
                            <a:picLocks noChangeArrowheads="1" noChangeAspect="1"/>
                          </pic:cNvPicPr>
                        </pic:nvPicPr>
                        <pic:blipFill>
                          <a:blip r:embed="rId40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405"/>
        </w:tc>
      </w:tr>
    </w:tbl>
    <w:bookmarkEnd w:id="406"/>
    <w:bookmarkStart w:id="412"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407"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40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11" w:name="fig-unix-terminal"/>
          <w:p>
            <w:pPr>
              <w:pStyle w:val="Compact"/>
              <w:jc w:val="center"/>
            </w:pPr>
            <w:r>
              <w:drawing>
                <wp:inline>
                  <wp:extent cx="4488872" cy="8862646"/>
                  <wp:effectExtent b="0" l="0" r="0" t="0"/>
                  <wp:docPr descr="" title="" id="409" name="Picture"/>
                  <a:graphic>
                    <a:graphicData uri="http://schemas.openxmlformats.org/drawingml/2006/picture">
                      <pic:pic>
                        <pic:nvPicPr>
                          <pic:cNvPr descr="assets/images/ex-terminal.PNG" id="410" name="Picture"/>
                          <pic:cNvPicPr>
                            <a:picLocks noChangeArrowheads="1" noChangeAspect="1"/>
                          </pic:cNvPicPr>
                        </pic:nvPicPr>
                        <pic:blipFill>
                          <a:blip r:embed="rId40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411"/>
        </w:tc>
      </w:tr>
    </w:tbl>
    <w:bookmarkEnd w:id="412"/>
    <w:bookmarkStart w:id="414"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413"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413"/>
          <w:p/>
        </w:tc>
      </w:tr>
    </w:tbl>
    <w:bookmarkEnd w:id="414"/>
    <w:bookmarkStart w:id="417"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415">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416" w:name="common-mistakes"/>
    <w:p>
      <w:pPr>
        <w:pStyle w:val="Heading3"/>
      </w:pPr>
      <w:r>
        <w:t xml:space="preserve">12.4.1 Common Mistakes</w:t>
      </w:r>
    </w:p>
    <w:p>
      <w:pPr>
        <w:pStyle w:val="Compact"/>
        <w:numPr>
          <w:ilvl w:val="0"/>
          <w:numId w:val="1127"/>
        </w:numPr>
      </w:pPr>
      <w:r>
        <w:t xml:space="preserve">Remember to include all of the quotation marks around file paths that have a spaces.</w:t>
      </w:r>
    </w:p>
    <w:p>
      <w:pPr>
        <w:pStyle w:val="Compact"/>
        <w:numPr>
          <w:ilvl w:val="0"/>
          <w:numId w:val="1127"/>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416"/>
    <w:bookmarkEnd w:id="417"/>
    <w:bookmarkStart w:id="418"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18"/>
    <w:bookmarkStart w:id="422"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28"/>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19">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29"/>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29"/>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20"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20"/>
    <w:bookmarkStart w:id="421"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21"/>
    <w:bookmarkEnd w:id="422"/>
    <w:bookmarkEnd w:id="423"/>
    <w:bookmarkStart w:id="432" w:name="reproducible-environments"/>
    <w:p>
      <w:pPr>
        <w:pStyle w:val="Heading1"/>
      </w:pPr>
      <w:r>
        <w:t xml:space="preserve">13. Reproducible Environments</w:t>
      </w:r>
    </w:p>
    <w:p>
      <w:pPr>
        <w:pStyle w:val="FirstParagraph"/>
      </w:pPr>
      <w:r>
        <w:t xml:space="preserve">Adapted by UCD-SeRG team from</w:t>
      </w:r>
      <w:r>
        <w:t xml:space="preserve"> </w:t>
      </w:r>
      <w:hyperlink r:id="rId424">
        <w:r>
          <w:rPr>
            <w:rStyle w:val="Hyperlink"/>
          </w:rPr>
          <w:t xml:space="preserve">original by Anna Nguyen</w:t>
        </w:r>
      </w:hyperlink>
    </w:p>
    <w:bookmarkStart w:id="431" w:name="package-version-control-with-renv"/>
    <w:p>
      <w:pPr>
        <w:pStyle w:val="Heading2"/>
      </w:pPr>
      <w:r>
        <w:t xml:space="preserve">13.1 Package Version Control with renv</w:t>
      </w:r>
    </w:p>
    <w:bookmarkStart w:id="425"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425"/>
    <w:bookmarkStart w:id="426"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30"/>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30"/>
        </w:numPr>
      </w:pPr>
      <w:r>
        <w:t xml:space="preserve">Create an RProject file and ensure that your working directory is set to the correct folder</w:t>
      </w:r>
    </w:p>
    <w:p>
      <w:pPr>
        <w:pStyle w:val="Compact"/>
        <w:numPr>
          <w:ilvl w:val="0"/>
          <w:numId w:val="1130"/>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30"/>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30"/>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30"/>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426"/>
    <w:bookmarkStart w:id="429" w:name="configuring-renv-settings"/>
    <w:p>
      <w:pPr>
        <w:pStyle w:val="Heading3"/>
      </w:pPr>
      <w:r>
        <w:t xml:space="preserve">13.1.3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428" w:name="reducing-startup-messages"/>
    <w:p>
      <w:pPr>
        <w:pStyle w:val="Heading4"/>
      </w:pPr>
      <w:r>
        <w:t xml:space="preserve">13.1.3.1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ErrorTok"/>
        </w:rPr>
        <w:t xml:space="preserve">"snapshot.dev":</w:t>
      </w:r>
      <w:r>
        <w:rPr>
          <w:rStyle w:val="NormalTok"/>
        </w:rPr>
        <w:t xml:space="preserve"> </w:t>
      </w:r>
      <w:r>
        <w:rPr>
          <w:rStyle w:val="Error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427">
        <w:r>
          <w:rPr>
            <w:rStyle w:val="Hyperlink"/>
          </w:rPr>
          <w:t xml:space="preserve">official renv documentation</w:t>
        </w:r>
      </w:hyperlink>
      <w:r>
        <w:t xml:space="preserve">.</w:t>
      </w:r>
    </w:p>
    <w:bookmarkEnd w:id="428"/>
    <w:bookmarkEnd w:id="429"/>
    <w:bookmarkStart w:id="430" w:name="using-projects-with-renv"/>
    <w:p>
      <w:pPr>
        <w:pStyle w:val="Heading3"/>
      </w:pPr>
      <w:r>
        <w:t xml:space="preserve">13.1.4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3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31"/>
        </w:numPr>
      </w:pPr>
      <w:r>
        <w:t xml:space="preserve">Pull the most updated version of the project from GitHub</w:t>
      </w:r>
    </w:p>
    <w:p>
      <w:pPr>
        <w:pStyle w:val="Compact"/>
        <w:numPr>
          <w:ilvl w:val="0"/>
          <w:numId w:val="1131"/>
        </w:numPr>
      </w:pPr>
      <w:r>
        <w:t xml:space="preserve">Open the project’s RProject file</w:t>
      </w:r>
    </w:p>
    <w:p>
      <w:pPr>
        <w:pStyle w:val="Compact"/>
        <w:numPr>
          <w:ilvl w:val="0"/>
          <w:numId w:val="1131"/>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31"/>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31"/>
        </w:numPr>
      </w:pPr>
      <w:r>
        <w:t xml:space="preserve">Wait for the correct versions of each package to install/update. This may take some time, depending on how many packages the project uses.</w:t>
      </w:r>
    </w:p>
    <w:p>
      <w:pPr>
        <w:pStyle w:val="Compact"/>
        <w:numPr>
          <w:ilvl w:val="0"/>
          <w:numId w:val="1131"/>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31"/>
        </w:numPr>
      </w:pPr>
      <w:r>
        <w:t xml:space="preserve">If you make edits to the code and introduce new/updated packages, see the section above for instructions on how to make updates.</w:t>
      </w:r>
    </w:p>
    <w:p>
      <w:r>
        <w:br w:type="page"/>
      </w:r>
    </w:p>
    <w:bookmarkEnd w:id="430"/>
    <w:bookmarkEnd w:id="431"/>
    <w:bookmarkEnd w:id="432"/>
    <w:bookmarkStart w:id="447" w:name="code-publication"/>
    <w:p>
      <w:pPr>
        <w:pStyle w:val="Heading1"/>
      </w:pPr>
      <w:r>
        <w:t xml:space="preserve">14. Code Publication</w:t>
      </w:r>
    </w:p>
    <w:p>
      <w:pPr>
        <w:pStyle w:val="FirstParagraph"/>
      </w:pPr>
      <w:r>
        <w:t xml:space="preserve">Adapted by UCD-SeRG team from</w:t>
      </w:r>
      <w:r>
        <w:t xml:space="preserve"> </w:t>
      </w:r>
      <w:hyperlink r:id="rId433">
        <w:r>
          <w:rPr>
            <w:rStyle w:val="Hyperlink"/>
          </w:rPr>
          <w:t xml:space="preserve">original by Nolan Pokpongkiat</w:t>
        </w:r>
      </w:hyperlink>
    </w:p>
    <w:bookmarkStart w:id="434" w:name="checklist-overview"/>
    <w:p>
      <w:pPr>
        <w:pStyle w:val="Heading2"/>
      </w:pPr>
      <w:r>
        <w:t xml:space="preserve">14.1 Checklist overview</w:t>
      </w:r>
    </w:p>
    <w:p>
      <w:pPr>
        <w:pStyle w:val="Compact"/>
        <w:numPr>
          <w:ilvl w:val="0"/>
          <w:numId w:val="1132"/>
        </w:numPr>
      </w:pPr>
      <w:hyperlink w:anchor="fill-out-file-headers">
        <w:r>
          <w:rPr>
            <w:rStyle w:val="Hyperlink"/>
          </w:rPr>
          <w:t xml:space="preserve">Fill out file headers</w:t>
        </w:r>
      </w:hyperlink>
    </w:p>
    <w:p>
      <w:pPr>
        <w:pStyle w:val="Compact"/>
        <w:numPr>
          <w:ilvl w:val="0"/>
          <w:numId w:val="1132"/>
        </w:numPr>
      </w:pPr>
      <w:hyperlink w:anchor="clean-up-comments">
        <w:r>
          <w:rPr>
            <w:rStyle w:val="Hyperlink"/>
          </w:rPr>
          <w:t xml:space="preserve">Clean up comments</w:t>
        </w:r>
      </w:hyperlink>
    </w:p>
    <w:p>
      <w:pPr>
        <w:pStyle w:val="Compact"/>
        <w:numPr>
          <w:ilvl w:val="0"/>
          <w:numId w:val="1132"/>
        </w:numPr>
      </w:pPr>
      <w:hyperlink w:anchor="document-functions">
        <w:r>
          <w:rPr>
            <w:rStyle w:val="Hyperlink"/>
          </w:rPr>
          <w:t xml:space="preserve">Document functions</w:t>
        </w:r>
      </w:hyperlink>
    </w:p>
    <w:p>
      <w:pPr>
        <w:pStyle w:val="Compact"/>
        <w:numPr>
          <w:ilvl w:val="0"/>
          <w:numId w:val="1132"/>
        </w:numPr>
      </w:pPr>
      <w:hyperlink w:anchor="remove-deprecated-filepaths">
        <w:r>
          <w:rPr>
            <w:rStyle w:val="Hyperlink"/>
          </w:rPr>
          <w:t xml:space="preserve">Remove deprecated filepaths</w:t>
        </w:r>
      </w:hyperlink>
    </w:p>
    <w:p>
      <w:pPr>
        <w:pStyle w:val="Compact"/>
        <w:numPr>
          <w:ilvl w:val="0"/>
          <w:numId w:val="1132"/>
        </w:numPr>
      </w:pPr>
      <w:hyperlink w:anchor="ensure-project-runs-via-bash">
        <w:r>
          <w:rPr>
            <w:rStyle w:val="Hyperlink"/>
          </w:rPr>
          <w:t xml:space="preserve">Ensure project runs via bash</w:t>
        </w:r>
      </w:hyperlink>
    </w:p>
    <w:p>
      <w:pPr>
        <w:pStyle w:val="Compact"/>
        <w:numPr>
          <w:ilvl w:val="0"/>
          <w:numId w:val="1132"/>
        </w:numPr>
      </w:pPr>
      <w:hyperlink w:anchor="complete-the-readme">
        <w:r>
          <w:rPr>
            <w:rStyle w:val="Hyperlink"/>
          </w:rPr>
          <w:t xml:space="preserve">Complete the README</w:t>
        </w:r>
      </w:hyperlink>
    </w:p>
    <w:p>
      <w:pPr>
        <w:pStyle w:val="Compact"/>
        <w:numPr>
          <w:ilvl w:val="0"/>
          <w:numId w:val="1132"/>
        </w:numPr>
      </w:pPr>
      <w:hyperlink w:anchor="clean-up-feature-branches">
        <w:r>
          <w:rPr>
            <w:rStyle w:val="Hyperlink"/>
          </w:rPr>
          <w:t xml:space="preserve">Clean up feature branches</w:t>
        </w:r>
      </w:hyperlink>
    </w:p>
    <w:p>
      <w:pPr>
        <w:pStyle w:val="Compact"/>
        <w:numPr>
          <w:ilvl w:val="0"/>
          <w:numId w:val="1132"/>
        </w:numPr>
      </w:pPr>
      <w:hyperlink w:anchor="create-github-release">
        <w:r>
          <w:rPr>
            <w:rStyle w:val="Hyperlink"/>
          </w:rPr>
          <w:t xml:space="preserve">Create Github release</w:t>
        </w:r>
      </w:hyperlink>
    </w:p>
    <w:bookmarkEnd w:id="434"/>
    <w:bookmarkStart w:id="436"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435">
        <w:r>
          <w:rPr>
            <w:rStyle w:val="Hyperlink"/>
          </w:rPr>
          <w:t xml:space="preserve">here.</w:t>
        </w:r>
      </w:hyperlink>
    </w:p>
    <w:bookmarkEnd w:id="436"/>
    <w:bookmarkStart w:id="437"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437"/>
    <w:bookmarkStart w:id="439"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438">
        <w:r>
          <w:rPr>
            <w:rStyle w:val="Hyperlink"/>
          </w:rPr>
          <w:t xml:space="preserve">here.</w:t>
        </w:r>
      </w:hyperlink>
    </w:p>
    <w:bookmarkEnd w:id="439"/>
    <w:bookmarkStart w:id="440"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440"/>
    <w:bookmarkStart w:id="442"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441">
        <w:r>
          <w:rPr>
            <w:rStyle w:val="Hyperlink"/>
          </w:rPr>
          <w:t xml:space="preserve">here.</w:t>
        </w:r>
      </w:hyperlink>
    </w:p>
    <w:bookmarkEnd w:id="442"/>
    <w:bookmarkStart w:id="443"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33"/>
        </w:numPr>
      </w:pPr>
      <w:r>
        <w:t xml:space="preserve">0-config.R: configuration file that sets data directories, sources base functions, and loads required libraries</w:t>
      </w:r>
    </w:p>
    <w:p>
      <w:pPr>
        <w:pStyle w:val="BlockText"/>
        <w:numPr>
          <w:ilvl w:val="0"/>
          <w:numId w:val="1133"/>
        </w:numPr>
      </w:pPr>
      <w:r>
        <w:t xml:space="preserve">0-base-functions: folder containing scripts with functions used in the analysis</w:t>
      </w:r>
    </w:p>
    <w:p>
      <w:pPr>
        <w:pStyle w:val="BlockText"/>
        <w:numPr>
          <w:ilvl w:val="1"/>
          <w:numId w:val="1134"/>
        </w:numPr>
      </w:pPr>
      <w:r>
        <w:t xml:space="preserve">0-base-functions.R: R script containing general functions used across the analysis</w:t>
      </w:r>
    </w:p>
    <w:p>
      <w:pPr>
        <w:pStyle w:val="BlockText"/>
        <w:numPr>
          <w:ilvl w:val="1"/>
          <w:numId w:val="1134"/>
        </w:numPr>
      </w:pPr>
      <w:r>
        <w:t xml:space="preserve">0-bias-corr-functions.R: R script containing functions used in bias correction</w:t>
      </w:r>
    </w:p>
    <w:p>
      <w:pPr>
        <w:pStyle w:val="BlockText"/>
        <w:numPr>
          <w:ilvl w:val="1"/>
          <w:numId w:val="1134"/>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34"/>
        </w:numPr>
      </w:pPr>
      <w:r>
        <w:t xml:space="preserve">0-prior-functions.R: R script containing functions to generate priors</w:t>
      </w:r>
    </w:p>
    <w:p>
      <w:pPr>
        <w:pStyle w:val="BlockText"/>
        <w:numPr>
          <w:ilvl w:val="0"/>
          <w:numId w:val="1133"/>
        </w:numPr>
      </w:pPr>
      <w:r>
        <w:t xml:space="preserve">1-data: folder containing data processing scripts NOTE: some scripts are deprecated</w:t>
      </w:r>
    </w:p>
    <w:p>
      <w:pPr>
        <w:pStyle w:val="BlockText"/>
        <w:numPr>
          <w:ilvl w:val="0"/>
          <w:numId w:val="1133"/>
        </w:numPr>
      </w:pPr>
      <w:r>
        <w:t xml:space="preserve">2-analysis: folder containing analysis scripts. To rerun all scripts in this subdirectory, run the bash script 0-run-analysis.sh.</w:t>
      </w:r>
    </w:p>
    <w:p>
      <w:pPr>
        <w:pStyle w:val="BlockText"/>
        <w:numPr>
          <w:ilvl w:val="1"/>
          <w:numId w:val="1135"/>
        </w:numPr>
      </w:pPr>
      <w:r>
        <w:t xml:space="preserve">1-obtain-priors-state.R: obtain priors for each state</w:t>
      </w:r>
    </w:p>
    <w:p>
      <w:pPr>
        <w:pStyle w:val="BlockText"/>
        <w:numPr>
          <w:ilvl w:val="1"/>
          <w:numId w:val="1135"/>
        </w:numPr>
      </w:pPr>
      <w:r>
        <w:t xml:space="preserve">2-est-expected-cases-state.R: estimate expected cases in each state</w:t>
      </w:r>
    </w:p>
    <w:p>
      <w:pPr>
        <w:pStyle w:val="BlockText"/>
        <w:numPr>
          <w:ilvl w:val="1"/>
          <w:numId w:val="1135"/>
        </w:numPr>
      </w:pPr>
      <w:r>
        <w:t xml:space="preserve">3-est-expected-cases-state-perf-testing.R: estimate expected cases in each state, estimate the percentage of underestimation due to incomplete testing vs. imperfect test accuracy</w:t>
      </w:r>
    </w:p>
    <w:p>
      <w:pPr>
        <w:pStyle w:val="BlockText"/>
        <w:numPr>
          <w:ilvl w:val="1"/>
          <w:numId w:val="1135"/>
        </w:numPr>
      </w:pPr>
      <w:r>
        <w:t xml:space="preserve">4-obtain-testing-protocols.R: find testing protocols for each state.</w:t>
      </w:r>
    </w:p>
    <w:p>
      <w:pPr>
        <w:pStyle w:val="BlockText"/>
        <w:numPr>
          <w:ilvl w:val="1"/>
          <w:numId w:val="1135"/>
        </w:numPr>
      </w:pPr>
      <w:r>
        <w:t xml:space="preserve">5-summarize-results.R: summarize results; obtain results for in text numerical results.</w:t>
      </w:r>
    </w:p>
    <w:p>
      <w:pPr>
        <w:pStyle w:val="BlockText"/>
        <w:numPr>
          <w:ilvl w:val="0"/>
          <w:numId w:val="1133"/>
        </w:numPr>
      </w:pPr>
      <w:r>
        <w:t xml:space="preserve">3-figure-table-scripts: folder containing figure scripts. To rerun all scripts in this subdirectory, run the bash script 0-run-figs.sh.</w:t>
      </w:r>
    </w:p>
    <w:p>
      <w:pPr>
        <w:pStyle w:val="BlockText"/>
        <w:numPr>
          <w:ilvl w:val="1"/>
          <w:numId w:val="1136"/>
        </w:numPr>
      </w:pPr>
      <w:r>
        <w:t xml:space="preserve">1-fig-testing.R: creates plot of testing patterns by state over time</w:t>
      </w:r>
    </w:p>
    <w:p>
      <w:pPr>
        <w:pStyle w:val="BlockText"/>
        <w:numPr>
          <w:ilvl w:val="1"/>
          <w:numId w:val="1136"/>
        </w:numPr>
      </w:pPr>
      <w:r>
        <w:t xml:space="preserve">2-fig-cases-usa-state-bar.R: creates bar plot of confirmed vs. estimated infections by state</w:t>
      </w:r>
    </w:p>
    <w:p>
      <w:pPr>
        <w:pStyle w:val="BlockText"/>
        <w:numPr>
          <w:ilvl w:val="1"/>
          <w:numId w:val="1136"/>
        </w:numPr>
      </w:pPr>
      <w:r>
        <w:t xml:space="preserve">3a-fig-map-usa-state.R: creates map of confirmed vs. estimated infections by state</w:t>
      </w:r>
    </w:p>
    <w:p>
      <w:pPr>
        <w:pStyle w:val="BlockText"/>
        <w:numPr>
          <w:ilvl w:val="1"/>
          <w:numId w:val="1136"/>
        </w:numPr>
      </w:pPr>
      <w:r>
        <w:t xml:space="preserve">3b-fig-map-usa-state-shiny.R: creates map of confirmed vs. estimated infections by state with search functionality by state</w:t>
      </w:r>
    </w:p>
    <w:p>
      <w:pPr>
        <w:pStyle w:val="BlockText"/>
        <w:numPr>
          <w:ilvl w:val="1"/>
          <w:numId w:val="1136"/>
        </w:numPr>
      </w:pPr>
      <w:r>
        <w:t xml:space="preserve">4-fig-priors.R: creates figure with priors for US as a whole</w:t>
      </w:r>
    </w:p>
    <w:p>
      <w:pPr>
        <w:pStyle w:val="BlockText"/>
        <w:numPr>
          <w:ilvl w:val="1"/>
          <w:numId w:val="1136"/>
        </w:numPr>
      </w:pPr>
      <w:r>
        <w:t xml:space="preserve">5-fig-density-usa.R: creates figure of distribution of estimated cases in the US</w:t>
      </w:r>
    </w:p>
    <w:p>
      <w:pPr>
        <w:pStyle w:val="BlockText"/>
        <w:numPr>
          <w:ilvl w:val="1"/>
          <w:numId w:val="1136"/>
        </w:numPr>
      </w:pPr>
      <w:r>
        <w:t xml:space="preserve">6-table-data-quality.R: creates table of data quality grading from COVID Tracking Project</w:t>
      </w:r>
    </w:p>
    <w:p>
      <w:pPr>
        <w:pStyle w:val="BlockText"/>
        <w:numPr>
          <w:ilvl w:val="1"/>
          <w:numId w:val="1136"/>
        </w:numPr>
      </w:pPr>
      <w:r>
        <w:t xml:space="preserve">7-fig-testpos.R: creates figure of the probability of testing positive among those tested by state</w:t>
      </w:r>
    </w:p>
    <w:p>
      <w:pPr>
        <w:pStyle w:val="BlockText"/>
        <w:numPr>
          <w:ilvl w:val="1"/>
          <w:numId w:val="1136"/>
        </w:numPr>
      </w:pPr>
      <w:r>
        <w:t xml:space="preserve">8-fig-percent-undertesting-state.R: creates figure of the percentage of under estimation due to incomplete testing</w:t>
      </w:r>
    </w:p>
    <w:p>
      <w:pPr>
        <w:pStyle w:val="BlockText"/>
        <w:numPr>
          <w:ilvl w:val="0"/>
          <w:numId w:val="1133"/>
        </w:numPr>
      </w:pPr>
      <w:r>
        <w:t xml:space="preserve">4-figures: folder containing figure files.</w:t>
      </w:r>
    </w:p>
    <w:p>
      <w:pPr>
        <w:pStyle w:val="BlockText"/>
        <w:numPr>
          <w:ilvl w:val="0"/>
          <w:numId w:val="1133"/>
        </w:numPr>
      </w:pPr>
      <w:r>
        <w:t xml:space="preserve">5-results: folder containing analysis results objects.</w:t>
      </w:r>
    </w:p>
    <w:p>
      <w:pPr>
        <w:pStyle w:val="BlockText"/>
        <w:numPr>
          <w:ilvl w:val="0"/>
          <w:numId w:val="1133"/>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443"/>
    <w:bookmarkStart w:id="444"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444"/>
    <w:bookmarkStart w:id="446"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445">
        <w:r>
          <w:rPr>
            <w:rStyle w:val="Hyperlink"/>
          </w:rPr>
          <w:t xml:space="preserve">here.</w:t>
        </w:r>
      </w:hyperlink>
    </w:p>
    <w:p>
      <w:r>
        <w:br w:type="page"/>
      </w:r>
    </w:p>
    <w:bookmarkEnd w:id="446"/>
    <w:bookmarkEnd w:id="447"/>
    <w:bookmarkStart w:id="467" w:name="data-publication"/>
    <w:p>
      <w:pPr>
        <w:pStyle w:val="Heading1"/>
      </w:pPr>
      <w:r>
        <w:t xml:space="preserve">15. Data Publication</w:t>
      </w:r>
    </w:p>
    <w:p>
      <w:pPr>
        <w:pStyle w:val="FirstParagraph"/>
      </w:pPr>
      <w:r>
        <w:t xml:space="preserve">Adapted from Fanice Nyatigo and Ben Arnold’s chapter in the</w:t>
      </w:r>
      <w:r>
        <w:t xml:space="preserve"> </w:t>
      </w:r>
      <w:hyperlink r:id="rId448">
        <w:r>
          <w:rPr>
            <w:rStyle w:val="Hyperlink"/>
          </w:rPr>
          <w:t xml:space="preserve">Proctor-UCSF Lab Manual</w:t>
        </w:r>
      </w:hyperlink>
    </w:p>
    <w:bookmarkStart w:id="449"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449"/>
    <w:bookmarkStart w:id="454"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450"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450"/>
    <w:bookmarkStart w:id="451"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451"/>
    <w:bookmarkStart w:id="453"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452">
        <w:r>
          <w:rPr>
            <w:rStyle w:val="Hyperlink"/>
          </w:rPr>
          <w:t xml:space="preserve">UC Davis DataLab GIS workshops</w:t>
        </w:r>
      </w:hyperlink>
      <w:r>
        <w:t xml:space="preserve">, including resources on QGIS and spatial SQL.</w:t>
      </w:r>
    </w:p>
    <w:bookmarkEnd w:id="453"/>
    <w:bookmarkEnd w:id="454"/>
    <w:bookmarkStart w:id="458" w:name="create-public-ids"/>
    <w:p>
      <w:pPr>
        <w:pStyle w:val="Heading2"/>
      </w:pPr>
      <w:r>
        <w:t xml:space="preserve">15.3 Create public IDs</w:t>
      </w:r>
    </w:p>
    <w:bookmarkStart w:id="455"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455"/>
    <w:bookmarkStart w:id="456"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456"/>
    <w:bookmarkStart w:id="457"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37"/>
        </w:numPr>
      </w:pPr>
      <w:r>
        <w:rPr>
          <w:rStyle w:val="VerbatimChar"/>
        </w:rPr>
        <w:t xml:space="preserve">data/final/</w:t>
      </w:r>
      <w:r>
        <w:t xml:space="preserve">- folder containing the projects final data in both csv and rds formats</w:t>
      </w:r>
      <w:r>
        <w:br/>
      </w:r>
    </w:p>
    <w:p>
      <w:pPr>
        <w:pStyle w:val="Compact"/>
        <w:numPr>
          <w:ilvl w:val="0"/>
          <w:numId w:val="1137"/>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37"/>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37"/>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37"/>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457"/>
    <w:bookmarkEnd w:id="458"/>
    <w:bookmarkStart w:id="463"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459">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460">
        <w:r>
          <w:rPr>
            <w:rStyle w:val="Hyperlink"/>
          </w:rPr>
          <w:t xml:space="preserve">UC Davis DataLab workshop on data documentation</w:t>
        </w:r>
      </w:hyperlink>
      <w:r>
        <w:t xml:space="preserve">.</w:t>
      </w:r>
    </w:p>
    <w:bookmarkStart w:id="462" w:name="X659912a983e12070198566d6758f84b7c139c71"/>
    <w:p>
      <w:pPr>
        <w:pStyle w:val="Heading3"/>
      </w:pPr>
      <w:r>
        <w:t xml:space="preserve">15.4.1 Steps for creating an Open Science Framework (OSF) repository:</w:t>
      </w:r>
    </w:p>
    <w:p>
      <w:pPr>
        <w:pStyle w:val="Compact"/>
        <w:numPr>
          <w:ilvl w:val="0"/>
          <w:numId w:val="1138"/>
        </w:numPr>
      </w:pPr>
      <w:r>
        <w:t xml:space="preserve">Create a new OSF project per these instructions: https://help.osf.io/article/252-create-a-project</w:t>
      </w:r>
    </w:p>
    <w:p>
      <w:pPr>
        <w:pStyle w:val="Compact"/>
        <w:numPr>
          <w:ilvl w:val="0"/>
          <w:numId w:val="1138"/>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38"/>
        </w:numPr>
      </w:pPr>
      <w:r>
        <w:t xml:space="preserve">Create a notebook component and upload the final .html files (which will not be on github… but see optional item below)</w:t>
      </w:r>
    </w:p>
    <w:p>
      <w:pPr>
        <w:pStyle w:val="Compact"/>
        <w:numPr>
          <w:ilvl w:val="0"/>
          <w:numId w:val="1138"/>
        </w:numPr>
      </w:pPr>
      <w:r>
        <w:t xml:space="preserve">On the OSF landing Wiki, provide some context. Here is a recent example: https://osf.io/954bt/</w:t>
      </w:r>
    </w:p>
    <w:p>
      <w:pPr>
        <w:pStyle w:val="Compact"/>
        <w:numPr>
          <w:ilvl w:val="0"/>
          <w:numId w:val="1138"/>
        </w:numPr>
      </w:pPr>
      <w:r>
        <w:t xml:space="preserve">Create a Digital Object Identifier (DOI) for the repository. A DOI is a unique identifier that provides a persistent link to content, such as a dataset in this case.</w:t>
      </w:r>
      <w:r>
        <w:t xml:space="preserve"> </w:t>
      </w:r>
      <w:hyperlink r:id="rId461">
        <w:r>
          <w:rPr>
            <w:rStyle w:val="Hyperlink"/>
          </w:rPr>
          <w:t xml:space="preserve">Learn more about DOIs</w:t>
        </w:r>
      </w:hyperlink>
    </w:p>
    <w:p>
      <w:pPr>
        <w:pStyle w:val="Compact"/>
        <w:numPr>
          <w:ilvl w:val="0"/>
          <w:numId w:val="1138"/>
        </w:numPr>
      </w:pPr>
      <w:r>
        <w:t xml:space="preserve">Optional: Complete the software checklist and system requirement guide for the analysis to guide others. Include it on the GitHub README for the project: https://github.com/proctor-ucsf/mordor-antibody</w:t>
      </w:r>
    </w:p>
    <w:bookmarkEnd w:id="462"/>
    <w:bookmarkEnd w:id="463"/>
    <w:bookmarkStart w:id="464"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464"/>
    <w:bookmarkStart w:id="465"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465"/>
    <w:bookmarkStart w:id="466"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66"/>
    <w:bookmarkEnd w:id="467"/>
    <w:bookmarkStart w:id="487" w:name="sec-slurm"/>
    <w:p>
      <w:pPr>
        <w:pStyle w:val="Heading1"/>
      </w:pPr>
      <w:r>
        <w:t xml:space="preserve">16. High-performance computing (HPC)</w:t>
      </w:r>
    </w:p>
    <w:p>
      <w:pPr>
        <w:pStyle w:val="FirstParagraph"/>
      </w:pPr>
      <w:r>
        <w:t xml:space="preserve">Adapted by UCD-SeRG team from</w:t>
      </w:r>
      <w:r>
        <w:t xml:space="preserve"> </w:t>
      </w:r>
      <w:hyperlink r:id="rId468">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72" w:name="uc-davis-computing-resources"/>
    <w:p>
      <w:pPr>
        <w:pStyle w:val="Heading2"/>
      </w:pPr>
      <w:r>
        <w:t xml:space="preserve">16.1 UC Davis Computing Resources</w:t>
      </w:r>
    </w:p>
    <w:bookmarkStart w:id="471"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69">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39"/>
        </w:numPr>
      </w:pPr>
      <w:r>
        <w:rPr>
          <w:b/>
          <w:bCs/>
        </w:rPr>
        <w:t xml:space="preserve">Shiva</w:t>
      </w:r>
      <w:r>
        <w:t xml:space="preserve"> </w:t>
      </w:r>
      <w:r>
        <w:t xml:space="preserve">(shiva.ucdavis.edu): SLURM-based cluster for computational work</w:t>
      </w:r>
    </w:p>
    <w:p>
      <w:pPr>
        <w:pStyle w:val="Compact"/>
        <w:numPr>
          <w:ilvl w:val="0"/>
          <w:numId w:val="1139"/>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70">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71"/>
    <w:bookmarkEnd w:id="472"/>
    <w:bookmarkStart w:id="474"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73"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73"/>
    <w:bookmarkEnd w:id="474"/>
    <w:bookmarkStart w:id="475"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69">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75"/>
    <w:bookmarkStart w:id="476"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69">
        <w:r>
          <w:rPr>
            <w:rStyle w:val="Hyperlink"/>
          </w:rPr>
          <w:t xml:space="preserve">hpc.ucdavis.edu</w:t>
        </w:r>
      </w:hyperlink>
      <w:r>
        <w:t xml:space="preserve"> </w:t>
      </w:r>
      <w:r>
        <w:t xml:space="preserve">for support information.</w:t>
      </w:r>
    </w:p>
    <w:bookmarkEnd w:id="476"/>
    <w:bookmarkStart w:id="480"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77"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77"/>
    <w:bookmarkStart w:id="478"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78"/>
    <w:bookmarkStart w:id="479"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79"/>
    <w:bookmarkEnd w:id="480"/>
    <w:bookmarkStart w:id="485" w:name="storage-group-storage-access"/>
    <w:p>
      <w:pPr>
        <w:pStyle w:val="Heading2"/>
      </w:pPr>
      <w:r>
        <w:t xml:space="preserve">16.6 Storage &amp; group storage access</w:t>
      </w:r>
    </w:p>
    <w:bookmarkStart w:id="481"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69">
        <w:r>
          <w:rPr>
            <w:rStyle w:val="Hyperlink"/>
          </w:rPr>
          <w:t xml:space="preserve">UC Davis HPC documentation</w:t>
        </w:r>
      </w:hyperlink>
      <w:r>
        <w:t xml:space="preserve"> </w:t>
      </w:r>
      <w:r>
        <w:t xml:space="preserve">for specific storage options and quotas.</w:t>
      </w:r>
    </w:p>
    <w:bookmarkEnd w:id="481"/>
    <w:bookmarkStart w:id="482"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82"/>
    <w:bookmarkStart w:id="484"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83">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84"/>
    <w:bookmarkEnd w:id="485"/>
    <w:bookmarkStart w:id="486"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40"/>
        </w:numPr>
      </w:pPr>
      <w:r>
        <w:rPr>
          <w:rStyle w:val="VerbatimChar"/>
        </w:rPr>
        <w:t xml:space="preserve">job-name=run_inc</w:t>
      </w:r>
      <w:r>
        <w:t xml:space="preserve">: Job name that will show up in the SLURM system</w:t>
      </w:r>
    </w:p>
    <w:p>
      <w:pPr>
        <w:pStyle w:val="Compact"/>
        <w:numPr>
          <w:ilvl w:val="0"/>
          <w:numId w:val="1140"/>
        </w:numPr>
      </w:pPr>
      <w:r>
        <w:rPr>
          <w:rStyle w:val="VerbatimChar"/>
        </w:rPr>
        <w:t xml:space="preserve">begin=now</w:t>
      </w:r>
      <w:r>
        <w:t xml:space="preserve">: Requests to start the job as soon as the requested resources are available</w:t>
      </w:r>
    </w:p>
    <w:p>
      <w:pPr>
        <w:pStyle w:val="Compact"/>
        <w:numPr>
          <w:ilvl w:val="0"/>
          <w:numId w:val="1140"/>
        </w:numPr>
      </w:pPr>
      <w:r>
        <w:rPr>
          <w:rStyle w:val="VerbatimChar"/>
        </w:rPr>
        <w:t xml:space="preserve">dependency=singleton</w:t>
      </w:r>
      <w:r>
        <w:t xml:space="preserve">: Jobs can begin after all previously launched jobs with the same name and user have ended.</w:t>
      </w:r>
    </w:p>
    <w:p>
      <w:pPr>
        <w:pStyle w:val="Compact"/>
        <w:numPr>
          <w:ilvl w:val="0"/>
          <w:numId w:val="1140"/>
        </w:numPr>
      </w:pPr>
      <w:r>
        <w:rPr>
          <w:rStyle w:val="VerbatimChar"/>
        </w:rPr>
        <w:t xml:space="preserve">mail-type=ALL</w:t>
      </w:r>
      <w:r>
        <w:t xml:space="preserve">: Receive all types of email notification (e.g., when job starts, fails, ends)</w:t>
      </w:r>
    </w:p>
    <w:p>
      <w:pPr>
        <w:pStyle w:val="Compact"/>
        <w:numPr>
          <w:ilvl w:val="0"/>
          <w:numId w:val="1140"/>
        </w:numPr>
      </w:pPr>
      <w:r>
        <w:rPr>
          <w:rStyle w:val="VerbatimChar"/>
        </w:rPr>
        <w:t xml:space="preserve">cpus-per-task=16</w:t>
      </w:r>
      <w:r>
        <w:t xml:space="preserve">: Request 16 processors per task. The default is one processor per task.</w:t>
      </w:r>
    </w:p>
    <w:p>
      <w:pPr>
        <w:pStyle w:val="Compact"/>
        <w:numPr>
          <w:ilvl w:val="0"/>
          <w:numId w:val="1140"/>
        </w:numPr>
      </w:pPr>
      <w:r>
        <w:rPr>
          <w:rStyle w:val="VerbatimChar"/>
        </w:rPr>
        <w:t xml:space="preserve">mem=64G</w:t>
      </w:r>
      <w:r>
        <w:t xml:space="preserve">: Request 64 GB memory per node.</w:t>
      </w:r>
    </w:p>
    <w:p>
      <w:pPr>
        <w:pStyle w:val="Compact"/>
        <w:numPr>
          <w:ilvl w:val="0"/>
          <w:numId w:val="1140"/>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40"/>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86"/>
    <w:bookmarkEnd w:id="487"/>
    <w:bookmarkStart w:id="599" w:name="working-with-ai"/>
    <w:p>
      <w:pPr>
        <w:pStyle w:val="Heading1"/>
      </w:pPr>
      <w:r>
        <w:t xml:space="preserve">17. Working with AI</w:t>
      </w:r>
    </w:p>
    <w:p>
      <w:pPr>
        <w:pStyle w:val="FirstParagraph"/>
      </w:pPr>
      <w:hyperlink r:id="rId488">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91"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41"/>
        </w:numPr>
      </w:pPr>
      <w:r>
        <w:t xml:space="preserve">Carefully review the code to ensure you understand what it does</w:t>
      </w:r>
    </w:p>
    <w:p>
      <w:pPr>
        <w:pStyle w:val="Compact"/>
        <w:numPr>
          <w:ilvl w:val="0"/>
          <w:numId w:val="1142"/>
        </w:numPr>
      </w:pPr>
      <w:r>
        <w:t xml:space="preserve">Test the code thoroughly to verify it works as expected</w:t>
      </w:r>
    </w:p>
    <w:p>
      <w:pPr>
        <w:pStyle w:val="Compact"/>
        <w:numPr>
          <w:ilvl w:val="0"/>
          <w:numId w:val="1143"/>
        </w:numPr>
      </w:pPr>
      <w:r>
        <w:t xml:space="preserve">Verify that the logic is appropriate for your specific use case</w:t>
      </w:r>
    </w:p>
    <w:p>
      <w:pPr>
        <w:pStyle w:val="Compact"/>
        <w:numPr>
          <w:ilvl w:val="0"/>
          <w:numId w:val="1144"/>
        </w:numPr>
      </w:pPr>
      <w:r>
        <w:t xml:space="preserve">Check that the code follows our lab’s coding standards and best practices</w:t>
      </w:r>
    </w:p>
    <w:p>
      <w:pPr>
        <w:pStyle w:val="Compact"/>
        <w:numPr>
          <w:ilvl w:val="0"/>
          <w:numId w:val="1145"/>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89" name="Picture"/>
                  <a:graphic>
                    <a:graphicData uri="http://schemas.openxmlformats.org/drawingml/2006/picture">
                      <pic:pic>
                        <pic:nvPicPr>
                          <pic:cNvPr descr="/opt/quarto/share/formats/docx/warning.png" id="49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491"/>
    <w:bookmarkStart w:id="492" w:name="sec-ai-disclosur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46"/>
        </w:numPr>
      </w:pPr>
      <w:r>
        <w:t xml:space="preserve">In code comments, note when AI tools were used to generate or significantly modify code</w:t>
      </w:r>
    </w:p>
    <w:p>
      <w:pPr>
        <w:pStyle w:val="Compact"/>
        <w:numPr>
          <w:ilvl w:val="0"/>
          <w:numId w:val="1146"/>
        </w:numPr>
      </w:pPr>
      <w:r>
        <w:t xml:space="preserve">In commit messages, mention if AI tools assisted with the changes</w:t>
      </w:r>
    </w:p>
    <w:p>
      <w:pPr>
        <w:pStyle w:val="Compact"/>
        <w:numPr>
          <w:ilvl w:val="0"/>
          <w:numId w:val="1146"/>
        </w:numPr>
      </w:pPr>
      <w:r>
        <w:t xml:space="preserve">In manuscripts and reports, acknowledge AI tool usage in the methods or acknowledgments section</w:t>
      </w:r>
    </w:p>
    <w:p>
      <w:pPr>
        <w:pStyle w:val="Compact"/>
        <w:numPr>
          <w:ilvl w:val="0"/>
          <w:numId w:val="1146"/>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92"/>
    <w:bookmarkStart w:id="493"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47"/>
        </w:numPr>
      </w:pPr>
      <w:r>
        <w:t xml:space="preserve">Ask the AI tool to identify and properly cite sources when it borrows or adapts content</w:t>
      </w:r>
    </w:p>
    <w:p>
      <w:pPr>
        <w:pStyle w:val="Compact"/>
        <w:numPr>
          <w:ilvl w:val="0"/>
          <w:numId w:val="1147"/>
        </w:numPr>
      </w:pPr>
      <w:r>
        <w:t xml:space="preserve">Verify that any content the AI generates includes appropriate citations</w:t>
      </w:r>
    </w:p>
    <w:p>
      <w:pPr>
        <w:pStyle w:val="Compact"/>
        <w:numPr>
          <w:ilvl w:val="0"/>
          <w:numId w:val="1147"/>
        </w:numPr>
      </w:pPr>
      <w:r>
        <w:t xml:space="preserve">Add citations yourself if the AI fails to do so</w:t>
      </w:r>
    </w:p>
    <w:p>
      <w:pPr>
        <w:pStyle w:val="Compact"/>
        <w:numPr>
          <w:ilvl w:val="0"/>
          <w:numId w:val="1147"/>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93"/>
    <w:bookmarkStart w:id="501" w:name="sec-ai-journal-articles"/>
    <w:p>
      <w:pPr>
        <w:pStyle w:val="Heading2"/>
      </w:pPr>
      <w:r>
        <w:t xml:space="preserve">17.4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494" w:name="establish-a-clear-track-record"/>
    <w:p>
      <w:pPr>
        <w:pStyle w:val="Heading4"/>
      </w:pPr>
      <w:r>
        <w:t xml:space="preserve">17.4.0.1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148"/>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148"/>
        </w:numPr>
      </w:pPr>
      <w:r>
        <w:rPr>
          <w:b/>
          <w:bCs/>
        </w:rPr>
        <w:t xml:space="preserve">Audit trail</w:t>
      </w:r>
      <w:r>
        <w:t xml:space="preserve">: The full conversation history shows your instructions and the AI’s responses</w:t>
      </w:r>
    </w:p>
    <w:p>
      <w:pPr>
        <w:pStyle w:val="Compact"/>
        <w:numPr>
          <w:ilvl w:val="0"/>
          <w:numId w:val="1148"/>
        </w:numPr>
      </w:pPr>
      <w:r>
        <w:rPr>
          <w:b/>
          <w:bCs/>
        </w:rPr>
        <w:t xml:space="preserve">Intellectual ownership</w:t>
      </w:r>
      <w:r>
        <w:t xml:space="preserve">: Your prompts and guidance demonstrate that the core ideas are yours</w:t>
      </w:r>
    </w:p>
    <w:p>
      <w:pPr>
        <w:pStyle w:val="Compact"/>
        <w:numPr>
          <w:ilvl w:val="0"/>
          <w:numId w:val="1148"/>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494"/>
    <w:bookmarkStart w:id="495" w:name="write-out-your-core-ideas-in-prompts"/>
    <w:p>
      <w:pPr>
        <w:pStyle w:val="Heading4"/>
      </w:pPr>
      <w:r>
        <w:t xml:space="preserve">17.4.0.2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149"/>
        </w:numPr>
      </w:pPr>
      <w:r>
        <w:t xml:space="preserve">State your research question, hypothesis, or argument clearly</w:t>
      </w:r>
    </w:p>
    <w:p>
      <w:pPr>
        <w:pStyle w:val="Compact"/>
        <w:numPr>
          <w:ilvl w:val="0"/>
          <w:numId w:val="1149"/>
        </w:numPr>
      </w:pPr>
      <w:r>
        <w:t xml:space="preserve">Outline the structure and key points you want to make</w:t>
      </w:r>
    </w:p>
    <w:p>
      <w:pPr>
        <w:pStyle w:val="Compact"/>
        <w:numPr>
          <w:ilvl w:val="0"/>
          <w:numId w:val="1149"/>
        </w:numPr>
      </w:pPr>
      <w:r>
        <w:t xml:space="preserve">Specify the evidence or data you want to include</w:t>
      </w:r>
    </w:p>
    <w:p>
      <w:pPr>
        <w:pStyle w:val="Compact"/>
        <w:numPr>
          <w:ilvl w:val="0"/>
          <w:numId w:val="1149"/>
        </w:numPr>
      </w:pPr>
      <w:r>
        <w:t xml:space="preserve">Describe the logic connecting your points</w:t>
      </w:r>
    </w:p>
    <w:p>
      <w:pPr>
        <w:pStyle w:val="Compact"/>
        <w:numPr>
          <w:ilvl w:val="0"/>
          <w:numId w:val="1149"/>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495"/>
    <w:bookmarkStart w:id="496" w:name="request-explicit-source-attribution"/>
    <w:p>
      <w:pPr>
        <w:pStyle w:val="Heading4"/>
      </w:pPr>
      <w:r>
        <w:t xml:space="preserve">17.4.0.3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150"/>
        </w:numPr>
      </w:pPr>
      <w:r>
        <w:t xml:space="preserve">Explicitly ask the AI to cite sources for any borrowed or adapted content</w:t>
      </w:r>
    </w:p>
    <w:p>
      <w:pPr>
        <w:pStyle w:val="Compact"/>
        <w:numPr>
          <w:ilvl w:val="0"/>
          <w:numId w:val="1150"/>
        </w:numPr>
      </w:pPr>
      <w:r>
        <w:t xml:space="preserve">Request that the AI indicate when it is drawing from specific works</w:t>
      </w:r>
    </w:p>
    <w:p>
      <w:pPr>
        <w:pStyle w:val="Compact"/>
        <w:numPr>
          <w:ilvl w:val="0"/>
          <w:numId w:val="1150"/>
        </w:numPr>
      </w:pPr>
      <w:r>
        <w:t xml:space="preserve">Verify that generated text includes proper citations</w:t>
      </w:r>
    </w:p>
    <w:p>
      <w:pPr>
        <w:pStyle w:val="Compact"/>
        <w:numPr>
          <w:ilvl w:val="0"/>
          <w:numId w:val="1150"/>
        </w:numPr>
      </w:pPr>
      <w:r>
        <w:t xml:space="preserve">Add citations yourself if the AI fails to provide them</w:t>
      </w:r>
    </w:p>
    <w:p>
      <w:pPr>
        <w:pStyle w:val="Compact"/>
        <w:numPr>
          <w:ilvl w:val="0"/>
          <w:numId w:val="1150"/>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496"/>
    <w:bookmarkStart w:id="499" w:name="example-workflow-1"/>
    <w:p>
      <w:pPr>
        <w:pStyle w:val="Heading4"/>
      </w:pPr>
      <w:r>
        <w:t xml:space="preserve">17.4.0.4 Example Workflow</w:t>
      </w:r>
    </w:p>
    <w:p>
      <w:pPr>
        <w:pStyle w:val="FirstParagraph"/>
      </w:pPr>
      <w:r>
        <w:t xml:space="preserve">The development of this documentation section demonstrates these practices.</w:t>
      </w:r>
      <w:r>
        <w:t xml:space="preserve"> </w:t>
      </w:r>
      <w:r>
        <w:t xml:space="preserve">See</w:t>
      </w:r>
      <w:r>
        <w:t xml:space="preserve"> </w:t>
      </w:r>
      <w:hyperlink r:id="rId497">
        <w:r>
          <w:rPr>
            <w:rStyle w:val="Hyperlink"/>
          </w:rPr>
          <w:t xml:space="preserve">Issue #112</w:t>
        </w:r>
      </w:hyperlink>
      <w:r>
        <w:t xml:space="preserve"> </w:t>
      </w:r>
      <w:r>
        <w:t xml:space="preserve">and</w:t>
      </w:r>
      <w:r>
        <w:t xml:space="preserve"> </w:t>
      </w:r>
      <w:hyperlink r:id="rId498">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151"/>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151"/>
        </w:numPr>
      </w:pPr>
      <w:r>
        <w:rPr>
          <w:b/>
          <w:bCs/>
        </w:rPr>
        <w:t xml:space="preserve">Detailed instructions</w:t>
      </w:r>
      <w:r>
        <w:t xml:space="preserve">: The guidance specified what content should be created and how it should be structured</w:t>
      </w:r>
    </w:p>
    <w:p>
      <w:pPr>
        <w:pStyle w:val="Compact"/>
        <w:numPr>
          <w:ilvl w:val="0"/>
          <w:numId w:val="1151"/>
        </w:numPr>
      </w:pPr>
      <w:r>
        <w:rPr>
          <w:b/>
          <w:bCs/>
        </w:rPr>
        <w:t xml:space="preserve">Transparent record</w:t>
      </w:r>
      <w:r>
        <w:t xml:space="preserve">: The development history shows what was human-directed versus AI-generated</w:t>
      </w:r>
    </w:p>
    <w:p>
      <w:pPr>
        <w:pStyle w:val="Compact"/>
        <w:numPr>
          <w:ilvl w:val="0"/>
          <w:numId w:val="1151"/>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499"/>
    <w:bookmarkStart w:id="500" w:name="additional-considerations"/>
    <w:p>
      <w:pPr>
        <w:pStyle w:val="Heading4"/>
      </w:pPr>
      <w:r>
        <w:t xml:space="preserve">17.4.0.5 Additional Considerations</w:t>
      </w:r>
    </w:p>
    <w:p>
      <w:pPr>
        <w:pStyle w:val="FirstParagraph"/>
      </w:pPr>
      <w:r>
        <w:t xml:space="preserve">When using AI for academic writing,</w:t>
      </w:r>
      <w:r>
        <w:t xml:space="preserve"> </w:t>
      </w:r>
      <w:r>
        <w:t xml:space="preserve">also remember to:</w:t>
      </w:r>
    </w:p>
    <w:p>
      <w:pPr>
        <w:pStyle w:val="Compact"/>
        <w:numPr>
          <w:ilvl w:val="0"/>
          <w:numId w:val="1152"/>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17.2</w:t>
        </w:r>
      </w:hyperlink>
      <w:r>
        <w:t xml:space="preserve">)</w:t>
      </w:r>
    </w:p>
    <w:p>
      <w:pPr>
        <w:pStyle w:val="Compact"/>
        <w:numPr>
          <w:ilvl w:val="0"/>
          <w:numId w:val="1152"/>
        </w:numPr>
      </w:pPr>
      <w:r>
        <w:rPr>
          <w:b/>
          <w:bCs/>
        </w:rPr>
        <w:t xml:space="preserve">Maintain responsibility</w:t>
      </w:r>
      <w:r>
        <w:t xml:space="preserve">: You are accountable for all content, including AI-generated text</w:t>
      </w:r>
    </w:p>
    <w:p>
      <w:pPr>
        <w:pStyle w:val="Compact"/>
        <w:numPr>
          <w:ilvl w:val="0"/>
          <w:numId w:val="1152"/>
        </w:numPr>
      </w:pPr>
      <w:r>
        <w:rPr>
          <w:b/>
          <w:bCs/>
        </w:rPr>
        <w:t xml:space="preserve">Verify accuracy</w:t>
      </w:r>
      <w:r>
        <w:t xml:space="preserve">: Always fact-check AI-generated claims and citations</w:t>
      </w:r>
    </w:p>
    <w:p>
      <w:pPr>
        <w:pStyle w:val="Compact"/>
        <w:numPr>
          <w:ilvl w:val="0"/>
          <w:numId w:val="1152"/>
        </w:numPr>
      </w:pPr>
      <w:r>
        <w:rPr>
          <w:b/>
          <w:bCs/>
        </w:rPr>
        <w:t xml:space="preserve">Preserve your voice</w:t>
      </w:r>
      <w:r>
        <w:t xml:space="preserve">: Ensure the writing reflects your thinking and style, not just AI’s patterns</w:t>
      </w:r>
    </w:p>
    <w:p>
      <w:pPr>
        <w:pStyle w:val="Compact"/>
        <w:numPr>
          <w:ilvl w:val="0"/>
          <w:numId w:val="1152"/>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500"/>
    <w:bookmarkEnd w:id="501"/>
    <w:bookmarkStart w:id="598" w:name="coding-agents"/>
    <w:p>
      <w:pPr>
        <w:pStyle w:val="Heading2"/>
      </w:pPr>
      <w:r>
        <w:t xml:space="preserve">17.5 Coding Agents</w:t>
      </w:r>
    </w:p>
    <w:p>
      <w:pPr>
        <w:pStyle w:val="FirstParagraph"/>
      </w:pPr>
      <w:r>
        <w:t xml:space="preserve">We recommend working with</w:t>
      </w:r>
      <w:r>
        <w:t xml:space="preserve"> </w:t>
      </w:r>
      <w:hyperlink r:id="rId502">
        <w:r>
          <w:rPr>
            <w:rStyle w:val="Hyperlink"/>
            <w:b/>
            <w:bCs/>
          </w:rPr>
          <w:t xml:space="preserve">AI coding agents</w:t>
        </w:r>
      </w:hyperlink>
      <w:r>
        <w:t xml:space="preserve"> </w:t>
      </w:r>
      <w:r>
        <w:t xml:space="preserve">to</w:t>
      </w:r>
      <w:r>
        <w:t xml:space="preserve"> </w:t>
      </w:r>
      <w:hyperlink r:id="rId488">
        <w:r>
          <w:rPr>
            <w:rStyle w:val="Hyperlink"/>
          </w:rPr>
          <w:t xml:space="preserve">help you code</w:t>
        </w:r>
      </w:hyperlink>
      <w:r>
        <w:t xml:space="preserve">.</w:t>
      </w:r>
    </w:p>
    <w:bookmarkStart w:id="504" w:name="what-are-ai-coding-agents"/>
    <w:p>
      <w:pPr>
        <w:pStyle w:val="Heading3"/>
      </w:pPr>
      <w:r>
        <w:t xml:space="preserve">17.5.1 What are AI coding agents?</w:t>
      </w:r>
    </w:p>
    <w:p>
      <w:pPr>
        <w:pStyle w:val="FirstParagraph"/>
      </w:pPr>
      <w:r>
        <w:t xml:space="preserve">AI coding agents are</w:t>
      </w:r>
      <w:r>
        <w:t xml:space="preserve"> </w:t>
      </w:r>
      <w:hyperlink r:id="rId503">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53"/>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53"/>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53"/>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53"/>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53"/>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53"/>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54"/>
        </w:numPr>
      </w:pPr>
      <w:r>
        <w:t xml:space="preserve">Reviewing the agent’s work</w:t>
      </w:r>
    </w:p>
    <w:p>
      <w:pPr>
        <w:pStyle w:val="Compact"/>
        <w:numPr>
          <w:ilvl w:val="0"/>
          <w:numId w:val="1154"/>
        </w:numPr>
      </w:pPr>
      <w:r>
        <w:t xml:space="preserve">Ensuring the solution meets requirements</w:t>
      </w:r>
    </w:p>
    <w:p>
      <w:pPr>
        <w:pStyle w:val="Compact"/>
        <w:numPr>
          <w:ilvl w:val="0"/>
          <w:numId w:val="1154"/>
        </w:numPr>
      </w:pPr>
      <w:r>
        <w:t xml:space="preserve">Verifying code quality and security</w:t>
      </w:r>
    </w:p>
    <w:p>
      <w:pPr>
        <w:pStyle w:val="Compact"/>
        <w:numPr>
          <w:ilvl w:val="0"/>
          <w:numId w:val="1154"/>
        </w:numPr>
      </w:pPr>
      <w:r>
        <w:t xml:space="preserve">Making the final decision to merge changes</w:t>
      </w:r>
    </w:p>
    <w:bookmarkEnd w:id="504"/>
    <w:bookmarkStart w:id="512" w:name="X9f4c11ae04cc9485e43baf6a6309f5c2ca7049b"/>
    <w:p>
      <w:pPr>
        <w:pStyle w:val="Heading3"/>
      </w:pPr>
      <w:r>
        <w:t xml:space="preserve">17.5.2 AI Agents and the Technological Singularity</w:t>
      </w:r>
    </w:p>
    <w:p>
      <w:pPr>
        <w:pStyle w:val="FirstParagraph"/>
      </w:pPr>
      <w:r>
        <w:t xml:space="preserve">The emergence of sophisticated</w:t>
      </w:r>
      <w:r>
        <w:t xml:space="preserve"> </w:t>
      </w:r>
      <w:hyperlink r:id="rId505">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506">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507" w:name="what-is-the-technological-singularity"/>
    <w:p>
      <w:pPr>
        <w:pStyle w:val="Heading4"/>
      </w:pPr>
      <w:r>
        <w:t xml:space="preserve">17.5.2.1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507"/>
    <w:bookmarkStart w:id="508" w:name="X6232a8e050102ddacd6ff22d335da20b6c2adec"/>
    <w:p>
      <w:pPr>
        <w:pStyle w:val="Heading4"/>
      </w:pPr>
      <w:r>
        <w:t xml:space="preserve">17.5.2.2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155"/>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155"/>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155"/>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155"/>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155"/>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508"/>
    <w:bookmarkStart w:id="509" w:name="why-this-matters-for-responsible-ai-use"/>
    <w:p>
      <w:pPr>
        <w:pStyle w:val="Heading4"/>
      </w:pPr>
      <w:r>
        <w:t xml:space="preserve">17.5.2.3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156"/>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156"/>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156"/>
        </w:numPr>
      </w:pPr>
      <w:r>
        <w:rPr>
          <w:b/>
          <w:bCs/>
        </w:rPr>
        <w:t xml:space="preserve">Continue skill development</w:t>
      </w:r>
      <w:r>
        <w:t xml:space="preserve">:</w:t>
      </w:r>
      <w:r>
        <w:t xml:space="preserve"> </w:t>
      </w:r>
      <w:r>
        <w:t xml:space="preserve">Using AI agents should enhance rather than replace human expertise.</w:t>
      </w:r>
    </w:p>
    <w:p>
      <w:pPr>
        <w:numPr>
          <w:ilvl w:val="0"/>
          <w:numId w:val="1156"/>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509"/>
    <w:bookmarkStart w:id="511" w:name="further-reading"/>
    <w:p>
      <w:pPr>
        <w:pStyle w:val="Heading4"/>
      </w:pPr>
      <w:r>
        <w:t xml:space="preserve">17.5.2.4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510">
        <w:r>
          <w:rPr>
            <w:rStyle w:val="Hyperlink"/>
          </w:rPr>
          <w:t xml:space="preserve">“I Thought I Was in an AI Apocalypse. Then I Started Looking Closer.”</w:t>
        </w:r>
      </w:hyperlink>
    </w:p>
    <w:bookmarkEnd w:id="511"/>
    <w:bookmarkEnd w:id="512"/>
    <w:bookmarkStart w:id="529" w:name="relative-advantages-of-ai-and-humans"/>
    <w:p>
      <w:pPr>
        <w:pStyle w:val="Heading3"/>
      </w:pPr>
      <w:r>
        <w:t xml:space="preserve">17.5.3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527" w:name="Xd4b14538cacfc1a6b4e96642aaf3a62c42920b7"/>
    <w:p>
      <w:pPr>
        <w:pStyle w:val="Heading4"/>
      </w:pPr>
      <w:r>
        <w:t xml:space="preserve">17.5.3.1 Comparative Strengths: Humans vs. AI Agents</w:t>
      </w:r>
    </w:p>
    <w:p>
      <w:pPr>
        <w:pStyle w:val="FirstParagraph"/>
      </w:pPr>
      <w:hyperlink w:anchor="tbl-ai-human-comparison">
        <w:r>
          <w:rPr>
            <w:rStyle w:val="Hyperlink"/>
          </w:rPr>
          <w:t xml:space="preserve">Table 17.1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513" w:name="tbl-ai-human-comparison"/>
          <w:p>
            <w:pPr>
              <w:jc w:val="center"/>
            </w:pPr>
            <w:pPr>
              <w:jc w:val="left"/>
              <w:spacing w:before="200"/>
              <w:pStyle w:val="ImageCaption"/>
            </w:pPr>
            <w:r>
              <w:t xml:space="preserve">Table 17.1: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513"/>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526" w:name="tbl-matrix-meme-table"/>
          <w:p>
            <w:pPr>
              <w:jc w:val="center"/>
            </w:pPr>
            <w:pPr>
              <w:jc w:val="left"/>
              <w:spacing w:before="200"/>
              <w:pStyle w:val="ImageCaption"/>
            </w:pPr>
            <w:r>
              <w:t xml:space="preserve">Table 17.2: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515" name="Picture"/>
                        <a:graphic>
                          <a:graphicData uri="http://schemas.openxmlformats.org/drawingml/2006/picture">
                            <pic:pic>
                              <pic:nvPicPr>
                                <pic:cNvPr descr="assets/images/The-Matrix-Neo-Flying.png" id="516" name="Picture"/>
                                <pic:cNvPicPr>
                                  <a:picLocks noChangeArrowheads="1" noChangeAspect="1"/>
                                </pic:cNvPicPr>
                              </pic:nvPicPr>
                              <pic:blipFill>
                                <a:blip r:embed="rId514"/>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518" name="Picture"/>
                        <a:graphic>
                          <a:graphicData uri="http://schemas.openxmlformats.org/drawingml/2006/picture">
                            <pic:pic>
                              <pic:nvPicPr>
                                <pic:cNvPr descr="assets/images/agent-smith-no-its-not-fair.jpg" id="519" name="Picture"/>
                                <pic:cNvPicPr>
                                  <a:picLocks noChangeArrowheads="1" noChangeAspect="1"/>
                                </pic:cNvPicPr>
                              </pic:nvPicPr>
                              <pic:blipFill>
                                <a:blip r:embed="rId517"/>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521" name="Picture"/>
                        <a:graphic>
                          <a:graphicData uri="http://schemas.openxmlformats.org/drawingml/2006/picture">
                            <pic:pic>
                              <pic:nvPicPr>
                                <pic:cNvPr descr="assets/images/sad-keanu.png" id="522" name="Picture"/>
                                <pic:cNvPicPr>
                                  <a:picLocks noChangeArrowheads="1" noChangeAspect="1"/>
                                </pic:cNvPicPr>
                              </pic:nvPicPr>
                              <pic:blipFill>
                                <a:blip r:embed="rId520"/>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524" name="Picture"/>
                        <a:graphic>
                          <a:graphicData uri="http://schemas.openxmlformats.org/drawingml/2006/picture">
                            <pic:pic>
                              <pic:nvPicPr>
                                <pic:cNvPr descr="assets/images/grinning-smith.png" id="525" name="Picture"/>
                                <pic:cNvPicPr>
                                  <a:picLocks noChangeArrowheads="1" noChangeAspect="1"/>
                                </pic:cNvPicPr>
                              </pic:nvPicPr>
                              <pic:blipFill>
                                <a:blip r:embed="rId523"/>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526"/>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57"/>
        </w:numPr>
      </w:pPr>
      <w:r>
        <w:t xml:space="preserve">Supervise and validate AI-generated code</w:t>
      </w:r>
    </w:p>
    <w:p>
      <w:pPr>
        <w:pStyle w:val="Compact"/>
        <w:numPr>
          <w:ilvl w:val="0"/>
          <w:numId w:val="1157"/>
        </w:numPr>
      </w:pPr>
      <w:r>
        <w:t xml:space="preserve">Handle edge cases that agents struggle with</w:t>
      </w:r>
    </w:p>
    <w:p>
      <w:pPr>
        <w:pStyle w:val="Compact"/>
        <w:numPr>
          <w:ilvl w:val="0"/>
          <w:numId w:val="1157"/>
        </w:numPr>
      </w:pPr>
      <w:r>
        <w:t xml:space="preserve">Make creative decisions about architecture and design</w:t>
      </w:r>
    </w:p>
    <w:p>
      <w:pPr>
        <w:pStyle w:val="Compact"/>
        <w:numPr>
          <w:ilvl w:val="0"/>
          <w:numId w:val="1157"/>
        </w:numPr>
      </w:pPr>
      <w:r>
        <w:t xml:space="preserve">Understand when agent suggestions are incorrect or suboptimal</w:t>
      </w:r>
    </w:p>
    <w:bookmarkEnd w:id="527"/>
    <w:bookmarkStart w:id="528" w:name="future-developments-world-models"/>
    <w:p>
      <w:pPr>
        <w:pStyle w:val="Heading4"/>
      </w:pPr>
      <w:r>
        <w:t xml:space="preserve">17.5.3.2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58"/>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58"/>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58"/>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528"/>
    <w:bookmarkEnd w:id="529"/>
    <w:bookmarkStart w:id="542" w:name="how-to-work-with-coding-agents"/>
    <w:p>
      <w:pPr>
        <w:pStyle w:val="Heading3"/>
      </w:pPr>
      <w:r>
        <w:t xml:space="preserve">17.5.4 How to Work with Coding Agents</w:t>
      </w:r>
    </w:p>
    <w:p>
      <w:pPr>
        <w:pStyle w:val="FirstParagraph"/>
      </w:pPr>
      <w:r>
        <w:t xml:space="preserve">GitHub Copilot coding agents can be used in several ways to automate development tasks:</w:t>
      </w:r>
    </w:p>
    <w:bookmarkStart w:id="530" w:name="assigning-issues-to-copilot"/>
    <w:p>
      <w:pPr>
        <w:pStyle w:val="Heading4"/>
      </w:pPr>
      <w:r>
        <w:t xml:space="preserve">17.5.4.1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59"/>
        </w:numPr>
      </w:pPr>
      <w:r>
        <w:rPr>
          <w:b/>
          <w:bCs/>
        </w:rPr>
        <w:t xml:space="preserve">On GitHub.com</w:t>
      </w:r>
      <w:r>
        <w:t xml:space="preserve">:</w:t>
      </w:r>
      <w:r>
        <w:t xml:space="preserve"> </w:t>
      </w:r>
      <w:r>
        <w:t xml:space="preserve">Navigate to an issue and assign it to Copilot in the assignees section</w:t>
      </w:r>
    </w:p>
    <w:p>
      <w:pPr>
        <w:numPr>
          <w:ilvl w:val="0"/>
          <w:numId w:val="1159"/>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59"/>
        </w:numPr>
      </w:pPr>
      <w:r>
        <w:rPr>
          <w:b/>
          <w:bCs/>
        </w:rPr>
        <w:t xml:space="preserve">From Copilot Chat</w:t>
      </w:r>
      <w:r>
        <w:t xml:space="preserve">:</w:t>
      </w:r>
      <w:r>
        <w:t xml:space="preserve"> </w:t>
      </w:r>
      <w:r>
        <w:t xml:space="preserve">Delegate tasks to Copilot directly from the chat interface in supported editors</w:t>
      </w:r>
    </w:p>
    <w:bookmarkEnd w:id="530"/>
    <w:bookmarkStart w:id="531" w:name="the-agent-workflow"/>
    <w:p>
      <w:pPr>
        <w:pStyle w:val="Heading4"/>
      </w:pPr>
      <w:r>
        <w:t xml:space="preserve">17.5.4.2 The Agent Workflow</w:t>
      </w:r>
    </w:p>
    <w:p>
      <w:pPr>
        <w:pStyle w:val="FirstParagraph"/>
      </w:pPr>
      <w:r>
        <w:t xml:space="preserve">Once assigned an issue,</w:t>
      </w:r>
      <w:r>
        <w:t xml:space="preserve"> </w:t>
      </w:r>
      <w:r>
        <w:t xml:space="preserve">the coding agent follows an autonomous workflow:</w:t>
      </w:r>
    </w:p>
    <w:p>
      <w:pPr>
        <w:numPr>
          <w:ilvl w:val="0"/>
          <w:numId w:val="1160"/>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60"/>
        </w:numPr>
      </w:pPr>
      <w:r>
        <w:rPr>
          <w:b/>
          <w:bCs/>
        </w:rPr>
        <w:t xml:space="preserve">Planning</w:t>
      </w:r>
      <w:r>
        <w:t xml:space="preserve">:</w:t>
      </w:r>
      <w:r>
        <w:t xml:space="preserve"> </w:t>
      </w:r>
      <w:r>
        <w:t xml:space="preserve">Determines what changes are needed and creates a work plan</w:t>
      </w:r>
    </w:p>
    <w:p>
      <w:pPr>
        <w:numPr>
          <w:ilvl w:val="0"/>
          <w:numId w:val="1160"/>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60"/>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60"/>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531"/>
    <w:bookmarkStart w:id="534" w:name="example-this-document"/>
    <w:p>
      <w:pPr>
        <w:pStyle w:val="Heading4"/>
      </w:pPr>
      <w:r>
        <w:t xml:space="preserve">17.5.4.3 Example: This Document</w:t>
      </w:r>
    </w:p>
    <w:p>
      <w:pPr>
        <w:pStyle w:val="FirstParagraph"/>
      </w:pPr>
      <w:r>
        <w:t xml:space="preserve">This very section you’re reading was created through the coding agent workflow:</w:t>
      </w:r>
    </w:p>
    <w:p>
      <w:pPr>
        <w:numPr>
          <w:ilvl w:val="0"/>
          <w:numId w:val="1161"/>
        </w:numPr>
      </w:pPr>
      <w:r>
        <w:rPr>
          <w:b/>
          <w:bCs/>
        </w:rPr>
        <w:t xml:space="preserve">Issue created</w:t>
      </w:r>
      <w:r>
        <w:t xml:space="preserve">:</w:t>
      </w:r>
      <w:r>
        <w:t xml:space="preserve"> </w:t>
      </w:r>
      <w:hyperlink r:id="rId532">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61"/>
        </w:numPr>
      </w:pPr>
      <w:r>
        <w:rPr>
          <w:b/>
          <w:bCs/>
        </w:rPr>
        <w:t xml:space="preserve">Agent assigned</w:t>
      </w:r>
      <w:r>
        <w:t xml:space="preserve">: The issue was assigned to</w:t>
      </w:r>
      <w:r>
        <w:t xml:space="preserve"> </w:t>
      </w:r>
      <w:r>
        <w:rPr>
          <w:rStyle w:val="VerbatimChar"/>
        </w:rPr>
        <w:t xml:space="preserve">@copilot</w:t>
      </w:r>
    </w:p>
    <w:p>
      <w:pPr>
        <w:numPr>
          <w:ilvl w:val="0"/>
          <w:numId w:val="1161"/>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61"/>
        </w:numPr>
      </w:pPr>
      <w:r>
        <w:rPr>
          <w:b/>
          <w:bCs/>
        </w:rPr>
        <w:t xml:space="preserve">Pull request</w:t>
      </w:r>
      <w:r>
        <w:t xml:space="preserve">:</w:t>
      </w:r>
      <w:r>
        <w:t xml:space="preserve"> </w:t>
      </w:r>
      <w:hyperlink r:id="rId533">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61"/>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534"/>
    <w:bookmarkStart w:id="535" w:name="collaborating-with-coding-agents"/>
    <w:p>
      <w:pPr>
        <w:pStyle w:val="Heading4"/>
      </w:pPr>
      <w:r>
        <w:t xml:space="preserve">17.5.4.4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62"/>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62"/>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63"/>
        </w:numPr>
      </w:pPr>
      <w:r>
        <w:t xml:space="preserve">Need to be manually resolved</w:t>
      </w:r>
    </w:p>
    <w:p>
      <w:pPr>
        <w:pStyle w:val="Compact"/>
        <w:numPr>
          <w:ilvl w:val="0"/>
          <w:numId w:val="1163"/>
        </w:numPr>
      </w:pPr>
      <w:r>
        <w:t xml:space="preserve">May confuse both human and AI collaborators</w:t>
      </w:r>
    </w:p>
    <w:p>
      <w:pPr>
        <w:pStyle w:val="Compact"/>
        <w:numPr>
          <w:ilvl w:val="0"/>
          <w:numId w:val="1163"/>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535"/>
    <w:bookmarkStart w:id="536" w:name="directly-prompting-for-pull-requests"/>
    <w:p>
      <w:pPr>
        <w:pStyle w:val="Heading4"/>
      </w:pPr>
      <w:r>
        <w:t xml:space="preserve">17.5.4.5 Directly Prompting for Pull Requests</w:t>
      </w:r>
    </w:p>
    <w:p>
      <w:pPr>
        <w:pStyle w:val="FirstParagraph"/>
      </w:pPr>
      <w:r>
        <w:t xml:space="preserve">You can also prompt Copilot to create pull requests without first creating an issue:</w:t>
      </w:r>
    </w:p>
    <w:p>
      <w:pPr>
        <w:pStyle w:val="Compact"/>
        <w:numPr>
          <w:ilvl w:val="0"/>
          <w:numId w:val="1164"/>
        </w:numPr>
      </w:pPr>
      <w:r>
        <w:t xml:space="preserve">Use Copilot Chat in your editor to describe the changes you want</w:t>
      </w:r>
    </w:p>
    <w:p>
      <w:pPr>
        <w:pStyle w:val="Compact"/>
        <w:numPr>
          <w:ilvl w:val="0"/>
          <w:numId w:val="1164"/>
        </w:numPr>
      </w:pPr>
      <w:r>
        <w:t xml:space="preserve">The agent will analyze your request and create a pull request</w:t>
      </w:r>
    </w:p>
    <w:p>
      <w:pPr>
        <w:pStyle w:val="Compact"/>
        <w:numPr>
          <w:ilvl w:val="0"/>
          <w:numId w:val="1164"/>
        </w:numPr>
      </w:pPr>
      <w:r>
        <w:t xml:space="preserve">This is useful for quick fixes or well-defined tasks</w:t>
      </w:r>
    </w:p>
    <w:bookmarkEnd w:id="536"/>
    <w:bookmarkStart w:id="537" w:name="important-safeguards"/>
    <w:p>
      <w:pPr>
        <w:pStyle w:val="Heading4"/>
      </w:pPr>
      <w:r>
        <w:t xml:space="preserve">17.5.4.6 Important Safeguards</w:t>
      </w:r>
    </w:p>
    <w:p>
      <w:pPr>
        <w:pStyle w:val="Compact"/>
        <w:numPr>
          <w:ilvl w:val="0"/>
          <w:numId w:val="1165"/>
        </w:numPr>
      </w:pPr>
      <w:r>
        <w:rPr>
          <w:b/>
          <w:bCs/>
        </w:rPr>
        <w:t xml:space="preserve">Human approval required</w:t>
      </w:r>
      <w:r>
        <w:t xml:space="preserve">:</w:t>
      </w:r>
      <w:r>
        <w:t xml:space="preserve"> </w:t>
      </w:r>
      <w:r>
        <w:t xml:space="preserve">Coding agents cannot merge their own changes</w:t>
      </w:r>
    </w:p>
    <w:p>
      <w:pPr>
        <w:pStyle w:val="Compact"/>
        <w:numPr>
          <w:ilvl w:val="0"/>
          <w:numId w:val="1165"/>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65"/>
        </w:numPr>
      </w:pPr>
      <w:r>
        <w:rPr>
          <w:b/>
          <w:bCs/>
        </w:rPr>
        <w:t xml:space="preserve">Full transparency</w:t>
      </w:r>
      <w:r>
        <w:t xml:space="preserve">:</w:t>
      </w:r>
      <w:r>
        <w:t xml:space="preserve"> </w:t>
      </w:r>
      <w:r>
        <w:t xml:space="preserve">All agent actions are logged and visible in the PR</w:t>
      </w:r>
    </w:p>
    <w:bookmarkEnd w:id="537"/>
    <w:bookmarkStart w:id="541" w:name="workflow-approval-requirements"/>
    <w:p>
      <w:pPr>
        <w:pStyle w:val="Heading4"/>
      </w:pPr>
      <w:r>
        <w:t xml:space="preserve">17.5.4.7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66"/>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66"/>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66"/>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67"/>
        </w:numPr>
      </w:pPr>
      <w:hyperlink r:id="rId538">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67"/>
        </w:numPr>
      </w:pPr>
      <w:hyperlink r:id="rId539">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540">
        <w:r>
          <w:rPr>
            <w:rStyle w:val="Hyperlink"/>
          </w:rPr>
          <w:t xml:space="preserve">GitHub Copilot coding agent documentation</w:t>
        </w:r>
      </w:hyperlink>
      <w:r>
        <w:t xml:space="preserve">.</w:t>
      </w:r>
    </w:p>
    <w:bookmarkEnd w:id="541"/>
    <w:bookmarkEnd w:id="542"/>
    <w:bookmarkStart w:id="545" w:name="useful-prompt-formats"/>
    <w:p>
      <w:pPr>
        <w:pStyle w:val="Heading3"/>
      </w:pPr>
      <w:r>
        <w:t xml:space="preserve">17.5.5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543" w:name="common-task-patterns"/>
    <w:p>
      <w:pPr>
        <w:pStyle w:val="Heading4"/>
      </w:pPr>
      <w:r>
        <w:t xml:space="preserve">17.5.5.1 Common Task Patterns</w:t>
      </w:r>
    </w:p>
    <w:p>
      <w:pPr>
        <w:pStyle w:val="FirstParagraph"/>
      </w:pPr>
      <w:r>
        <w:rPr>
          <w:b/>
          <w:bCs/>
        </w:rPr>
        <w:t xml:space="preserve">Tidying up code:</w:t>
      </w:r>
    </w:p>
    <w:p>
      <w:pPr>
        <w:pStyle w:val="Compact"/>
        <w:numPr>
          <w:ilvl w:val="0"/>
          <w:numId w:val="1168"/>
        </w:numPr>
      </w:pPr>
      <w:r>
        <w:t xml:space="preserve">“tidy up [file, function, module, whole project]”</w:t>
      </w:r>
    </w:p>
    <w:p>
      <w:pPr>
        <w:pStyle w:val="Compact"/>
        <w:numPr>
          <w:ilvl w:val="0"/>
          <w:numId w:val="1168"/>
        </w:numPr>
      </w:pPr>
      <w:r>
        <w:t xml:space="preserve">Useful for improving code organization, consistency, and readability</w:t>
      </w:r>
    </w:p>
    <w:p>
      <w:pPr>
        <w:pStyle w:val="Compact"/>
        <w:numPr>
          <w:ilvl w:val="0"/>
          <w:numId w:val="1168"/>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69"/>
        </w:numPr>
      </w:pPr>
      <w:r>
        <w:t xml:space="preserve">“address failing workflows”</w:t>
      </w:r>
    </w:p>
    <w:p>
      <w:pPr>
        <w:pStyle w:val="Compact"/>
        <w:numPr>
          <w:ilvl w:val="0"/>
          <w:numId w:val="1169"/>
        </w:numPr>
      </w:pPr>
      <w:r>
        <w:t xml:space="preserve">Helps fix continuous integration (CI) failures, build errors, or test failures</w:t>
      </w:r>
    </w:p>
    <w:p>
      <w:pPr>
        <w:pStyle w:val="Compact"/>
        <w:numPr>
          <w:ilvl w:val="0"/>
          <w:numId w:val="1169"/>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70"/>
        </w:numPr>
      </w:pPr>
      <w:r>
        <w:t xml:space="preserve">“decompose [function, quarto-file, etc]”</w:t>
      </w:r>
    </w:p>
    <w:p>
      <w:pPr>
        <w:pStyle w:val="Compact"/>
        <w:numPr>
          <w:ilvl w:val="0"/>
          <w:numId w:val="1170"/>
        </w:numPr>
      </w:pPr>
      <w:r>
        <w:t xml:space="preserve">Breaks down large or complex code into smaller, more manageable pieces</w:t>
      </w:r>
    </w:p>
    <w:p>
      <w:pPr>
        <w:pStyle w:val="Compact"/>
        <w:numPr>
          <w:ilvl w:val="0"/>
          <w:numId w:val="1170"/>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71"/>
        </w:numPr>
      </w:pPr>
      <w:r>
        <w:t xml:space="preserve">“update [links, content, etc]”</w:t>
      </w:r>
    </w:p>
    <w:p>
      <w:pPr>
        <w:pStyle w:val="Compact"/>
        <w:numPr>
          <w:ilvl w:val="0"/>
          <w:numId w:val="1171"/>
        </w:numPr>
      </w:pPr>
      <w:r>
        <w:t xml:space="preserve">Refreshes outdated information, fixes broken links, or modernizes code</w:t>
      </w:r>
    </w:p>
    <w:p>
      <w:pPr>
        <w:pStyle w:val="Compact"/>
        <w:numPr>
          <w:ilvl w:val="0"/>
          <w:numId w:val="1171"/>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72"/>
        </w:numPr>
      </w:pPr>
      <w:r>
        <w:t xml:space="preserve">“expand [a section in a document]”</w:t>
      </w:r>
    </w:p>
    <w:p>
      <w:pPr>
        <w:pStyle w:val="Compact"/>
        <w:numPr>
          <w:ilvl w:val="0"/>
          <w:numId w:val="1172"/>
        </w:numPr>
      </w:pPr>
      <w:r>
        <w:t xml:space="preserve">Adds more detail, examples, or explanation to existing content</w:t>
      </w:r>
    </w:p>
    <w:p>
      <w:pPr>
        <w:pStyle w:val="Compact"/>
        <w:numPr>
          <w:ilvl w:val="0"/>
          <w:numId w:val="1172"/>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73"/>
        </w:numPr>
      </w:pPr>
      <w:r>
        <w:t xml:space="preserve">“condense [a section in a document]”</w:t>
      </w:r>
    </w:p>
    <w:p>
      <w:pPr>
        <w:pStyle w:val="Compact"/>
        <w:numPr>
          <w:ilvl w:val="0"/>
          <w:numId w:val="1173"/>
        </w:numPr>
      </w:pPr>
      <w:r>
        <w:t xml:space="preserve">Reduces verbosity while preserving essential information</w:t>
      </w:r>
    </w:p>
    <w:p>
      <w:pPr>
        <w:pStyle w:val="Compact"/>
        <w:numPr>
          <w:ilvl w:val="0"/>
          <w:numId w:val="1173"/>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74"/>
        </w:numPr>
      </w:pPr>
      <w:r>
        <w:t xml:space="preserve">“clarify [a section in a document]”</w:t>
      </w:r>
    </w:p>
    <w:p>
      <w:pPr>
        <w:pStyle w:val="Compact"/>
        <w:numPr>
          <w:ilvl w:val="0"/>
          <w:numId w:val="1174"/>
        </w:numPr>
      </w:pPr>
      <w:r>
        <w:t xml:space="preserve">Improves clarity, removes ambiguity, or simplifies complex explanations</w:t>
      </w:r>
    </w:p>
    <w:p>
      <w:pPr>
        <w:pStyle w:val="Compact"/>
        <w:numPr>
          <w:ilvl w:val="0"/>
          <w:numId w:val="1174"/>
        </w:numPr>
      </w:pPr>
      <w:r>
        <w:t xml:space="preserve">Example:</w:t>
      </w:r>
      <w:r>
        <w:t xml:space="preserve"> </w:t>
      </w:r>
      <w:r>
        <w:t xml:space="preserve">“clarify the explanation of the analysis workflow”</w:t>
      </w:r>
    </w:p>
    <w:bookmarkEnd w:id="543"/>
    <w:bookmarkStart w:id="544" w:name="tips-for-effective-prompts"/>
    <w:p>
      <w:pPr>
        <w:pStyle w:val="Heading4"/>
      </w:pPr>
      <w:r>
        <w:t xml:space="preserve">17.5.5.2 Tips for Effective Prompts</w:t>
      </w:r>
    </w:p>
    <w:p>
      <w:pPr>
        <w:pStyle w:val="Compact"/>
        <w:numPr>
          <w:ilvl w:val="0"/>
          <w:numId w:val="1175"/>
        </w:numPr>
      </w:pPr>
      <w:r>
        <w:rPr>
          <w:b/>
          <w:bCs/>
        </w:rPr>
        <w:t xml:space="preserve">Be specific</w:t>
      </w:r>
      <w:r>
        <w:t xml:space="preserve">: Include file names, function names, or specific sections when possible</w:t>
      </w:r>
    </w:p>
    <w:p>
      <w:pPr>
        <w:pStyle w:val="Compact"/>
        <w:numPr>
          <w:ilvl w:val="0"/>
          <w:numId w:val="1175"/>
        </w:numPr>
      </w:pPr>
      <w:r>
        <w:rPr>
          <w:b/>
          <w:bCs/>
        </w:rPr>
        <w:t xml:space="preserve">Provide context</w:t>
      </w:r>
      <w:r>
        <w:t xml:space="preserve">: Explain what you want to achieve and why</w:t>
      </w:r>
    </w:p>
    <w:p>
      <w:pPr>
        <w:pStyle w:val="Compact"/>
        <w:numPr>
          <w:ilvl w:val="0"/>
          <w:numId w:val="1175"/>
        </w:numPr>
      </w:pPr>
      <w:r>
        <w:rPr>
          <w:b/>
          <w:bCs/>
        </w:rPr>
        <w:t xml:space="preserve">Set boundaries</w:t>
      </w:r>
      <w:r>
        <w:t xml:space="preserve">: Specify what should or shouldn’t change</w:t>
      </w:r>
    </w:p>
    <w:p>
      <w:pPr>
        <w:pStyle w:val="Compact"/>
        <w:numPr>
          <w:ilvl w:val="0"/>
          <w:numId w:val="1175"/>
        </w:numPr>
      </w:pPr>
      <w:r>
        <w:rPr>
          <w:b/>
          <w:bCs/>
        </w:rPr>
        <w:t xml:space="preserve">Request validation</w:t>
      </w:r>
      <w:r>
        <w:t xml:space="preserve">: Ask the agent to test or verify its changes when appropriate</w:t>
      </w:r>
    </w:p>
    <w:bookmarkEnd w:id="544"/>
    <w:bookmarkEnd w:id="545"/>
    <w:bookmarkStart w:id="552" w:name="sec-ai-addressing-failing-workflows"/>
    <w:p>
      <w:pPr>
        <w:pStyle w:val="Heading3"/>
      </w:pPr>
      <w:r>
        <w:t xml:space="preserve">17.5.6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546" w:name="X16724e8c4d0535f38e98d560729d113d43f9447"/>
    <w:p>
      <w:pPr>
        <w:pStyle w:val="Heading4"/>
      </w:pPr>
      <w:r>
        <w:t xml:space="preserve">17.5.6.1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76"/>
        </w:numPr>
      </w:pPr>
      <w:r>
        <w:t xml:space="preserve">“fix the code issues found by the failing workflows”</w:t>
      </w:r>
    </w:p>
    <w:p>
      <w:pPr>
        <w:pStyle w:val="Compact"/>
        <w:numPr>
          <w:ilvl w:val="0"/>
          <w:numId w:val="1176"/>
        </w:numPr>
      </w:pPr>
      <w:r>
        <w:t xml:space="preserve">“address the linting errors reported in the GitHub Actions checks”</w:t>
      </w:r>
    </w:p>
    <w:p>
      <w:pPr>
        <w:pStyle w:val="Compact"/>
        <w:numPr>
          <w:ilvl w:val="0"/>
          <w:numId w:val="1176"/>
        </w:numPr>
      </w:pPr>
      <w:r>
        <w:t xml:space="preserve">“fix the test failures in the CI pipeline”</w:t>
      </w:r>
    </w:p>
    <w:p>
      <w:pPr>
        <w:pStyle w:val="Compact"/>
        <w:numPr>
          <w:ilvl w:val="0"/>
          <w:numId w:val="1176"/>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546"/>
    <w:bookmarkStart w:id="549" w:name="X609a80533191ba40baf6d2372d9b8d862b0620d"/>
    <w:p>
      <w:pPr>
        <w:pStyle w:val="Heading4"/>
      </w:pPr>
      <w:r>
        <w:t xml:space="preserve">17.5.6.2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77"/>
        </w:numPr>
      </w:pPr>
      <w:r>
        <w:t xml:space="preserve">“fix the syntax error in the GitHub Actions workflow file at line X”</w:t>
      </w:r>
    </w:p>
    <w:p>
      <w:pPr>
        <w:pStyle w:val="Compact"/>
        <w:numPr>
          <w:ilvl w:val="0"/>
          <w:numId w:val="1177"/>
        </w:numPr>
      </w:pPr>
      <w:r>
        <w:t xml:space="preserve">“update the workflow to use the latest version of action Y”</w:t>
      </w:r>
    </w:p>
    <w:p>
      <w:pPr>
        <w:pStyle w:val="Compact"/>
        <w:numPr>
          <w:ilvl w:val="0"/>
          <w:numId w:val="1177"/>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47" name="Picture"/>
                  <a:graphic>
                    <a:graphicData uri="http://schemas.openxmlformats.org/drawingml/2006/picture">
                      <pic:pic>
                        <pic:nvPicPr>
                          <pic:cNvPr descr="/opt/quarto/share/formats/docx/warning.png" id="54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78"/>
              </w:numPr>
            </w:pPr>
            <w:r>
              <w:rPr>
                <w:b/>
                <w:bCs/>
              </w:rPr>
              <w:t xml:space="preserve">Review every line</w:t>
            </w:r>
            <w:r>
              <w:t xml:space="preserve"> </w:t>
            </w:r>
            <w:r>
              <w:t xml:space="preserve">of the proposed changes</w:t>
            </w:r>
          </w:p>
          <w:p>
            <w:pPr>
              <w:pStyle w:val="Compact"/>
              <w:numPr>
                <w:ilvl w:val="0"/>
                <w:numId w:val="1178"/>
              </w:numPr>
            </w:pPr>
            <w:r>
              <w:rPr>
                <w:b/>
                <w:bCs/>
              </w:rPr>
              <w:t xml:space="preserve">Verify</w:t>
            </w:r>
            <w:r>
              <w:t xml:space="preserve"> </w:t>
            </w:r>
            <w:r>
              <w:t xml:space="preserve">the changes only address the specific issue</w:t>
            </w:r>
          </w:p>
          <w:p>
            <w:pPr>
              <w:pStyle w:val="Compact"/>
              <w:numPr>
                <w:ilvl w:val="0"/>
                <w:numId w:val="1178"/>
              </w:numPr>
            </w:pPr>
            <w:r>
              <w:rPr>
                <w:b/>
                <w:bCs/>
              </w:rPr>
              <w:t xml:space="preserve">Check</w:t>
            </w:r>
            <w:r>
              <w:t xml:space="preserve"> </w:t>
            </w:r>
            <w:r>
              <w:t xml:space="preserve">that no new secret access or command execution has been added</w:t>
            </w:r>
          </w:p>
          <w:p>
            <w:pPr>
              <w:pStyle w:val="Compact"/>
              <w:numPr>
                <w:ilvl w:val="0"/>
                <w:numId w:val="1178"/>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17.5.12</w:t>
        </w:r>
      </w:hyperlink>
      <w:r>
        <w:t xml:space="preserve"> </w:t>
      </w:r>
      <w:r>
        <w:t xml:space="preserve">for more guidance.</w:t>
      </w:r>
    </w:p>
    <w:bookmarkEnd w:id="549"/>
    <w:bookmarkStart w:id="550" w:name="X73d86ac2fd20fdb79b2a5c7f2662f883788810e"/>
    <w:p>
      <w:pPr>
        <w:pStyle w:val="Heading4"/>
      </w:pPr>
      <w:r>
        <w:t xml:space="preserve">17.5.6.3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79"/>
        </w:numPr>
      </w:pPr>
      <w:r>
        <w:rPr>
          <w:b/>
          <w:bCs/>
        </w:rPr>
        <w:t xml:space="preserve">First, examine the workflow logs</w:t>
      </w:r>
      <w:r>
        <w:t xml:space="preserve">:</w:t>
      </w:r>
    </w:p>
    <w:p>
      <w:pPr>
        <w:pStyle w:val="Compact"/>
        <w:numPr>
          <w:ilvl w:val="1"/>
          <w:numId w:val="1180"/>
        </w:numPr>
      </w:pPr>
      <w:r>
        <w:t xml:space="preserve">Look at the error messages in the GitHub Actions tab</w:t>
      </w:r>
    </w:p>
    <w:p>
      <w:pPr>
        <w:pStyle w:val="Compact"/>
        <w:numPr>
          <w:ilvl w:val="1"/>
          <w:numId w:val="1180"/>
        </w:numPr>
      </w:pPr>
      <w:r>
        <w:t xml:space="preserve">Identify whether the error is in your code or the workflow itself</w:t>
      </w:r>
    </w:p>
    <w:p>
      <w:pPr>
        <w:pStyle w:val="Compact"/>
        <w:numPr>
          <w:ilvl w:val="1"/>
          <w:numId w:val="1180"/>
        </w:numPr>
      </w:pPr>
      <w:r>
        <w:t xml:space="preserve">Common code issues: test failures, linting errors, compilation errors</w:t>
      </w:r>
    </w:p>
    <w:p>
      <w:pPr>
        <w:pStyle w:val="Compact"/>
        <w:numPr>
          <w:ilvl w:val="1"/>
          <w:numId w:val="1180"/>
        </w:numPr>
      </w:pPr>
      <w:r>
        <w:t xml:space="preserve">Common workflow issues: YAML syntax errors, missing actions, permission errors</w:t>
      </w:r>
    </w:p>
    <w:p>
      <w:pPr>
        <w:pStyle w:val="Compact"/>
        <w:numPr>
          <w:ilvl w:val="0"/>
          <w:numId w:val="1179"/>
        </w:numPr>
      </w:pPr>
      <w:r>
        <w:rPr>
          <w:b/>
          <w:bCs/>
        </w:rPr>
        <w:t xml:space="preserve">Use a diagnostic prompt</w:t>
      </w:r>
      <w:r>
        <w:t xml:space="preserve">:</w:t>
      </w:r>
    </w:p>
    <w:p>
      <w:pPr>
        <w:pStyle w:val="Compact"/>
        <w:numPr>
          <w:ilvl w:val="1"/>
          <w:numId w:val="1181"/>
        </w:numPr>
      </w:pPr>
      <w:r>
        <w:t xml:space="preserve">“examine the failing workflow logs and identify whether the issue is in the code or the workflow configuration”</w:t>
      </w:r>
    </w:p>
    <w:p>
      <w:pPr>
        <w:pStyle w:val="Compact"/>
        <w:numPr>
          <w:ilvl w:val="1"/>
          <w:numId w:val="1181"/>
        </w:numPr>
      </w:pPr>
      <w:r>
        <w:t xml:space="preserve">“diagnose the root cause of the workflow failure”</w:t>
      </w:r>
    </w:p>
    <w:p>
      <w:pPr>
        <w:pStyle w:val="Compact"/>
        <w:numPr>
          <w:ilvl w:val="0"/>
          <w:numId w:val="1179"/>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550"/>
    <w:bookmarkStart w:id="551" w:name="additional-resources-2"/>
    <w:p>
      <w:pPr>
        <w:pStyle w:val="Heading4"/>
      </w:pPr>
      <w:r>
        <w:t xml:space="preserve">17.5.6.4 Additional Resources</w:t>
      </w:r>
    </w:p>
    <w:p>
      <w:pPr>
        <w:pStyle w:val="Compact"/>
        <w:numPr>
          <w:ilvl w:val="0"/>
          <w:numId w:val="1182"/>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82"/>
        </w:numPr>
      </w:pPr>
      <w:r>
        <w:t xml:space="preserve">See</w:t>
      </w:r>
      <w:r>
        <w:t xml:space="preserve"> </w:t>
      </w:r>
      <w:hyperlink w:anchor="sec-ai-best-practices">
        <w:r>
          <w:rPr>
            <w:rStyle w:val="Hyperlink"/>
          </w:rPr>
          <w:t xml:space="preserve">Section 17.5.8</w:t>
        </w:r>
      </w:hyperlink>
      <w:r>
        <w:t xml:space="preserve"> </w:t>
      </w:r>
      <w:r>
        <w:t xml:space="preserve">and</w:t>
      </w:r>
      <w:r>
        <w:t xml:space="preserve"> </w:t>
      </w:r>
      <w:hyperlink w:anchor="sec-ai-benefits-hazards">
        <w:r>
          <w:rPr>
            <w:rStyle w:val="Hyperlink"/>
          </w:rPr>
          <w:t xml:space="preserve">Section 17.5.7</w:t>
        </w:r>
      </w:hyperlink>
      <w:r>
        <w:t xml:space="preserve"> </w:t>
      </w:r>
      <w:r>
        <w:t xml:space="preserve">for security considerations with workflow files</w:t>
      </w:r>
    </w:p>
    <w:p>
      <w:pPr>
        <w:pStyle w:val="Compact"/>
        <w:numPr>
          <w:ilvl w:val="0"/>
          <w:numId w:val="1182"/>
        </w:numPr>
      </w:pPr>
      <w:r>
        <w:t xml:space="preserve">See</w:t>
      </w:r>
      <w:r>
        <w:t xml:space="preserve"> </w:t>
      </w:r>
      <w:hyperlink w:anchor="sec-ai-when-to-use">
        <w:r>
          <w:rPr>
            <w:rStyle w:val="Hyperlink"/>
          </w:rPr>
          <w:t xml:space="preserve">Section 17.5.12</w:t>
        </w:r>
      </w:hyperlink>
      <w:r>
        <w:t xml:space="preserve"> </w:t>
      </w:r>
      <w:r>
        <w:t xml:space="preserve">for guidance on when to use Copilot vs. fixing issues yourself</w:t>
      </w:r>
    </w:p>
    <w:p>
      <w:pPr>
        <w:pStyle w:val="Compact"/>
        <w:numPr>
          <w:ilvl w:val="0"/>
          <w:numId w:val="1182"/>
        </w:numPr>
      </w:pPr>
      <w:r>
        <w:t xml:space="preserve">See the</w:t>
      </w:r>
      <w:r>
        <w:t xml:space="preserve"> </w:t>
      </w:r>
      <w:hyperlink r:id="rId128">
        <w:r>
          <w:rPr>
            <w:rStyle w:val="Hyperlink"/>
          </w:rPr>
          <w:t xml:space="preserve">GitHub Actions documentation</w:t>
        </w:r>
      </w:hyperlink>
      <w:r>
        <w:t xml:space="preserve"> </w:t>
      </w:r>
      <w:r>
        <w:t xml:space="preserve">for workflow syntax and troubleshooting</w:t>
      </w:r>
    </w:p>
    <w:bookmarkEnd w:id="551"/>
    <w:bookmarkEnd w:id="552"/>
    <w:bookmarkStart w:id="558" w:name="sec-ai-benefits-hazards"/>
    <w:p>
      <w:pPr>
        <w:pStyle w:val="Heading3"/>
      </w:pPr>
      <w:r>
        <w:t xml:space="preserve">17.5.7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83"/>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83"/>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83"/>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83"/>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83"/>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83"/>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84"/>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84"/>
        </w:numPr>
      </w:pPr>
      <w:r>
        <w:rPr>
          <w:b/>
          <w:bCs/>
        </w:rPr>
        <w:t xml:space="preserve">Subtle bugs</w:t>
      </w:r>
      <w:r>
        <w:t xml:space="preserve">:</w:t>
      </w:r>
      <w:r>
        <w:t xml:space="preserve"> </w:t>
      </w:r>
      <w:r>
        <w:t xml:space="preserve">AI-generated code may contain logic errors that are not immediately obvious</w:t>
      </w:r>
    </w:p>
    <w:p>
      <w:pPr>
        <w:numPr>
          <w:ilvl w:val="0"/>
          <w:numId w:val="1184"/>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84"/>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84"/>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84"/>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84"/>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557" w:name="further-readingviewing"/>
    <w:p>
      <w:pPr>
        <w:pStyle w:val="Heading4"/>
      </w:pPr>
      <w:r>
        <w:t xml:space="preserve">17.5.7.1 Further reading/viewing</w:t>
      </w:r>
    </w:p>
    <w:p>
      <w:pPr>
        <w:pStyle w:val="Compact"/>
        <w:numPr>
          <w:ilvl w:val="0"/>
          <w:numId w:val="1185"/>
        </w:numPr>
      </w:pPr>
      <w:r>
        <w:rPr>
          <w:i/>
          <w:iCs/>
        </w:rPr>
        <w:t xml:space="preserve">I Robot</w:t>
      </w:r>
      <w:r>
        <w:t xml:space="preserve"> </w:t>
      </w:r>
      <w:r>
        <w:t xml:space="preserve">(Asimov 1950)</w:t>
      </w:r>
    </w:p>
    <w:p>
      <w:pPr>
        <w:pStyle w:val="Compact"/>
        <w:numPr>
          <w:ilvl w:val="0"/>
          <w:numId w:val="1185"/>
        </w:numPr>
      </w:pPr>
      <w:r>
        <w:rPr>
          <w:i/>
          <w:iCs/>
        </w:rPr>
        <w:t xml:space="preserve">Dune</w:t>
      </w:r>
      <w:r>
        <w:t xml:space="preserve"> </w:t>
      </w:r>
      <w:r>
        <w:t xml:space="preserve">(Herbert 1965)</w:t>
      </w:r>
    </w:p>
    <w:p>
      <w:pPr>
        <w:pStyle w:val="Compact"/>
        <w:numPr>
          <w:ilvl w:val="0"/>
          <w:numId w:val="1185"/>
        </w:numPr>
      </w:pPr>
      <w:r>
        <w:t xml:space="preserve">“2001: A Space Odyssey”</w:t>
      </w:r>
      <w:r>
        <w:t xml:space="preserve"> </w:t>
      </w:r>
      <w:r>
        <w:t xml:space="preserve">(1968)</w:t>
      </w:r>
    </w:p>
    <w:p>
      <w:pPr>
        <w:pStyle w:val="Compact"/>
        <w:numPr>
          <w:ilvl w:val="0"/>
          <w:numId w:val="1185"/>
        </w:numPr>
      </w:pPr>
      <w:r>
        <w:t xml:space="preserve">“Terminator 3: Rise of the Machines”</w:t>
      </w:r>
      <w:r>
        <w:t xml:space="preserve"> </w:t>
      </w:r>
      <w:r>
        <w:t xml:space="preserve">(2003)</w:t>
      </w:r>
    </w:p>
    <w:p>
      <w:pPr>
        <w:pStyle w:val="Compact"/>
        <w:numPr>
          <w:ilvl w:val="0"/>
          <w:numId w:val="1185"/>
        </w:numPr>
      </w:pPr>
      <w:r>
        <w:t xml:space="preserve">“The Matrix”</w:t>
      </w:r>
      <w:r>
        <w:t xml:space="preserve"> </w:t>
      </w:r>
      <w:r>
        <w:t xml:space="preserve">(1999)</w:t>
      </w:r>
    </w:p>
    <w:p>
      <w:pPr>
        <w:pStyle w:val="Compact"/>
        <w:numPr>
          <w:ilvl w:val="0"/>
          <w:numId w:val="1185"/>
        </w:numPr>
      </w:pPr>
      <w:r>
        <w:t xml:space="preserve">“Blade Runner”</w:t>
      </w:r>
      <w:r>
        <w:t xml:space="preserve"> </w:t>
      </w:r>
      <w:r>
        <w:t xml:space="preserve">(1982)</w:t>
      </w:r>
    </w:p>
    <w:p>
      <w:pPr>
        <w:pStyle w:val="Compact"/>
        <w:numPr>
          <w:ilvl w:val="0"/>
          <w:numId w:val="1185"/>
        </w:numPr>
      </w:pPr>
      <w:r>
        <w:t xml:space="preserve">“WarGames”</w:t>
      </w:r>
      <w:r>
        <w:t xml:space="preserve"> </w:t>
      </w:r>
      <w:r>
        <w:t xml:space="preserve">(1983)</w:t>
      </w:r>
    </w:p>
    <w:p>
      <w:pPr>
        <w:pStyle w:val="Compact"/>
        <w:numPr>
          <w:ilvl w:val="0"/>
          <w:numId w:val="1185"/>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85"/>
        </w:numPr>
      </w:pPr>
      <w:r>
        <w:rPr>
          <w:i/>
          <w:iCs/>
        </w:rPr>
        <w:t xml:space="preserve">Ender’s Game</w:t>
      </w:r>
      <w:r>
        <w:t xml:space="preserve"> </w:t>
      </w:r>
      <w:r>
        <w:t xml:space="preserve">(Card 1985)</w:t>
      </w:r>
    </w:p>
    <w:p>
      <w:pPr>
        <w:pStyle w:val="Compact"/>
        <w:numPr>
          <w:ilvl w:val="0"/>
          <w:numId w:val="1185"/>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554" name="Picture"/>
            <a:graphic>
              <a:graphicData uri="http://schemas.openxmlformats.org/drawingml/2006/picture">
                <pic:pic>
                  <pic:nvPicPr>
                    <pic:cNvPr descr="assets/images/matrix-agents.png" id="555" name="Picture"/>
                    <pic:cNvPicPr>
                      <a:picLocks noChangeArrowheads="1" noChangeAspect="1"/>
                    </pic:cNvPicPr>
                  </pic:nvPicPr>
                  <pic:blipFill>
                    <a:blip r:embed="rId553"/>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556">
        <w:r>
          <w:rPr>
            <w:rStyle w:val="Hyperlink"/>
          </w:rPr>
          <w:t xml:space="preserve">Agents</w:t>
        </w:r>
      </w:hyperlink>
    </w:p>
    <w:bookmarkEnd w:id="557"/>
    <w:bookmarkEnd w:id="558"/>
    <w:bookmarkStart w:id="561" w:name="sec-ai-best-practices"/>
    <w:p>
      <w:pPr>
        <w:pStyle w:val="Heading3"/>
      </w:pPr>
      <w:r>
        <w:t xml:space="preserve">17.5.8 Best Practices for Safe and Successful Use</w:t>
      </w:r>
    </w:p>
    <w:p>
      <w:pPr>
        <w:pStyle w:val="FirstParagraph"/>
      </w:pPr>
      <w:r>
        <w:t xml:space="preserve">To work with coding agents safely and successfully:</w:t>
      </w:r>
    </w:p>
    <w:p>
      <w:pPr>
        <w:numPr>
          <w:ilvl w:val="0"/>
          <w:numId w:val="1186"/>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86"/>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86"/>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86"/>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86"/>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86"/>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86"/>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86"/>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59" name="Picture"/>
                  <a:graphic>
                    <a:graphicData uri="http://schemas.openxmlformats.org/drawingml/2006/picture">
                      <pic:pic>
                        <pic:nvPicPr>
                          <pic:cNvPr descr="/opt/quarto/share/formats/docx/warning.png" id="56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87"/>
              </w:numPr>
            </w:pPr>
            <w:r>
              <w:t xml:space="preserve">Access secrets and credentials</w:t>
            </w:r>
          </w:p>
          <w:p>
            <w:pPr>
              <w:pStyle w:val="Compact"/>
              <w:numPr>
                <w:ilvl w:val="0"/>
                <w:numId w:val="1187"/>
              </w:numPr>
            </w:pPr>
            <w:r>
              <w:t xml:space="preserve">Deploy code to production</w:t>
            </w:r>
          </w:p>
          <w:p>
            <w:pPr>
              <w:pStyle w:val="Compact"/>
              <w:numPr>
                <w:ilvl w:val="0"/>
                <w:numId w:val="1187"/>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561"/>
    <w:bookmarkStart w:id="571" w:name="firewall-and-network-configuration"/>
    <w:p>
      <w:pPr>
        <w:pStyle w:val="Heading3"/>
      </w:pPr>
      <w:r>
        <w:t xml:space="preserve">17.5.9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563" w:name="built-in-agent-firewall"/>
    <w:p>
      <w:pPr>
        <w:pStyle w:val="Heading4"/>
      </w:pPr>
      <w:r>
        <w:t xml:space="preserve">17.5.9.1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88"/>
        </w:numPr>
      </w:pPr>
      <w:r>
        <w:t xml:space="preserve">Data exfiltration</w:t>
      </w:r>
    </w:p>
    <w:p>
      <w:pPr>
        <w:pStyle w:val="Compact"/>
        <w:numPr>
          <w:ilvl w:val="0"/>
          <w:numId w:val="1188"/>
        </w:numPr>
      </w:pPr>
      <w:r>
        <w:t xml:space="preserve">Accidental leaks of sensitive information</w:t>
      </w:r>
    </w:p>
    <w:p>
      <w:pPr>
        <w:pStyle w:val="Compact"/>
        <w:numPr>
          <w:ilvl w:val="0"/>
          <w:numId w:val="1188"/>
        </w:numPr>
      </w:pPr>
      <w:r>
        <w:t xml:space="preserve">Execution of malicious instructions</w:t>
      </w:r>
    </w:p>
    <w:p>
      <w:pPr>
        <w:pStyle w:val="FirstParagraph"/>
      </w:pPr>
      <w:r>
        <w:t xml:space="preserve">By default, the agent’s firewall allows access to:</w:t>
      </w:r>
    </w:p>
    <w:p>
      <w:pPr>
        <w:pStyle w:val="Compact"/>
        <w:numPr>
          <w:ilvl w:val="0"/>
          <w:numId w:val="1189"/>
        </w:numPr>
      </w:pPr>
      <w:r>
        <w:t xml:space="preserve">Common OS package repositories (Debian, Ubuntu, Red Hat, etc.)</w:t>
      </w:r>
    </w:p>
    <w:p>
      <w:pPr>
        <w:pStyle w:val="Compact"/>
        <w:numPr>
          <w:ilvl w:val="0"/>
          <w:numId w:val="1189"/>
        </w:numPr>
      </w:pPr>
      <w:r>
        <w:t xml:space="preserve">Popular container registries (Docker Hub, Azure Container Registry, AWS ECR, etc.)</w:t>
      </w:r>
    </w:p>
    <w:p>
      <w:pPr>
        <w:pStyle w:val="Compact"/>
        <w:numPr>
          <w:ilvl w:val="0"/>
          <w:numId w:val="1189"/>
        </w:numPr>
      </w:pPr>
      <w:r>
        <w:t xml:space="preserve">Language-specific package registries (npm, PyPI, Maven, RubyGems, etc.)</w:t>
      </w:r>
    </w:p>
    <w:p>
      <w:pPr>
        <w:pStyle w:val="Compact"/>
        <w:numPr>
          <w:ilvl w:val="0"/>
          <w:numId w:val="1189"/>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562">
        <w:r>
          <w:rPr>
            <w:rStyle w:val="Hyperlink"/>
          </w:rPr>
          <w:t xml:space="preserve">Copilot allowlist reference</w:t>
        </w:r>
      </w:hyperlink>
      <w:r>
        <w:t xml:space="preserve">.</w:t>
      </w:r>
    </w:p>
    <w:bookmarkEnd w:id="563"/>
    <w:bookmarkStart w:id="565" w:name="customizing-agent-firewall-settings"/>
    <w:p>
      <w:pPr>
        <w:pStyle w:val="Heading4"/>
      </w:pPr>
      <w:r>
        <w:t xml:space="preserve">17.5.9.2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90"/>
        </w:numPr>
      </w:pPr>
      <w:r>
        <w:t xml:space="preserve">Add custom hosts to the allowlist (for internal dependencies or additional registries)</w:t>
      </w:r>
    </w:p>
    <w:p>
      <w:pPr>
        <w:pStyle w:val="Compact"/>
        <w:numPr>
          <w:ilvl w:val="0"/>
          <w:numId w:val="1190"/>
        </w:numPr>
      </w:pPr>
      <w:r>
        <w:t xml:space="preserve">Opt out of the default recommended allowlist for stricter security</w:t>
      </w:r>
    </w:p>
    <w:p>
      <w:pPr>
        <w:pStyle w:val="Compact"/>
        <w:numPr>
          <w:ilvl w:val="0"/>
          <w:numId w:val="1190"/>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564">
        <w:r>
          <w:rPr>
            <w:rStyle w:val="Hyperlink"/>
          </w:rPr>
          <w:t xml:space="preserve">Customizing or disabling the firewall for GitHub Copilot coding agent</w:t>
        </w:r>
      </w:hyperlink>
      <w:r>
        <w:t xml:space="preserve">.</w:t>
      </w:r>
    </w:p>
    <w:bookmarkEnd w:id="565"/>
    <w:bookmarkStart w:id="570" w:name="Xbbad9df60dbc05443efb3cae36c1e0daa9b491b"/>
    <w:p>
      <w:pPr>
        <w:pStyle w:val="Heading4"/>
      </w:pPr>
      <w:r>
        <w:t xml:space="preserve">17.5.9.3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191"/>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191"/>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191"/>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191"/>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191"/>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191"/>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191"/>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191"/>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191"/>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192"/>
        </w:numPr>
      </w:pPr>
      <w:r>
        <w:rPr>
          <w:rStyle w:val="VerbatimChar"/>
        </w:rPr>
        <w:t xml:space="preserve">cran.r-project.org</w:t>
      </w:r>
      <w:r>
        <w:t xml:space="preserve"> </w:t>
      </w:r>
      <w:r>
        <w:t xml:space="preserve">- The Comprehensive R Archive Network</w:t>
      </w:r>
    </w:p>
    <w:p>
      <w:pPr>
        <w:pStyle w:val="Compact"/>
        <w:numPr>
          <w:ilvl w:val="0"/>
          <w:numId w:val="1192"/>
        </w:numPr>
      </w:pPr>
      <w:r>
        <w:rPr>
          <w:rStyle w:val="VerbatimChar"/>
        </w:rPr>
        <w:t xml:space="preserve">cloud.r-project.org</w:t>
      </w:r>
      <w:r>
        <w:t xml:space="preserve"> </w:t>
      </w:r>
      <w:r>
        <w:t xml:space="preserve">- CRAN mirror (cloud-based)</w:t>
      </w:r>
    </w:p>
    <w:p>
      <w:pPr>
        <w:pStyle w:val="Compact"/>
        <w:numPr>
          <w:ilvl w:val="0"/>
          <w:numId w:val="1192"/>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192"/>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192"/>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193"/>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193"/>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193"/>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193"/>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194"/>
        </w:numPr>
      </w:pPr>
      <w:r>
        <w:rPr>
          <w:rStyle w:val="VerbatimChar"/>
        </w:rPr>
        <w:t xml:space="preserve">en.wikipedia.org</w:t>
      </w:r>
      <w:r>
        <w:t xml:space="preserve"> </w:t>
      </w:r>
      <w:r>
        <w:t xml:space="preserve">- General reference and technical documentation</w:t>
      </w:r>
    </w:p>
    <w:p>
      <w:pPr>
        <w:pStyle w:val="Compact"/>
        <w:numPr>
          <w:ilvl w:val="0"/>
          <w:numId w:val="1194"/>
        </w:numPr>
      </w:pPr>
      <w:r>
        <w:rPr>
          <w:rStyle w:val="VerbatimChar"/>
        </w:rPr>
        <w:t xml:space="preserve">r-project.org</w:t>
      </w:r>
      <w:r>
        <w:t xml:space="preserve"> </w:t>
      </w:r>
      <w:r>
        <w:t xml:space="preserve">- Official R project website</w:t>
      </w:r>
    </w:p>
    <w:p>
      <w:pPr>
        <w:pStyle w:val="Compact"/>
        <w:numPr>
          <w:ilvl w:val="0"/>
          <w:numId w:val="1194"/>
        </w:numPr>
      </w:pPr>
      <w:r>
        <w:rPr>
          <w:rStyle w:val="VerbatimChar"/>
        </w:rPr>
        <w:t xml:space="preserve">quarto.org</w:t>
      </w:r>
      <w:r>
        <w:t xml:space="preserve"> </w:t>
      </w:r>
      <w:r>
        <w:t xml:space="preserve">- Quarto publishing system documentation</w:t>
      </w:r>
    </w:p>
    <w:p>
      <w:pPr>
        <w:pStyle w:val="Compact"/>
        <w:numPr>
          <w:ilvl w:val="0"/>
          <w:numId w:val="1194"/>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195"/>
        </w:numPr>
      </w:pPr>
      <w:r>
        <w:rPr>
          <w:rStyle w:val="VerbatimChar"/>
        </w:rPr>
        <w:t xml:space="preserve">github.com/tidyverse/*</w:t>
      </w:r>
      <w:r>
        <w:t xml:space="preserve"> </w:t>
      </w:r>
      <w:r>
        <w:t xml:space="preserve">- Tidyverse package source code</w:t>
      </w:r>
    </w:p>
    <w:p>
      <w:pPr>
        <w:pStyle w:val="Compact"/>
        <w:numPr>
          <w:ilvl w:val="0"/>
          <w:numId w:val="1195"/>
        </w:numPr>
      </w:pPr>
      <w:r>
        <w:rPr>
          <w:rStyle w:val="VerbatimChar"/>
        </w:rPr>
        <w:t xml:space="preserve">github.com/r-lib/*</w:t>
      </w:r>
      <w:r>
        <w:t xml:space="preserve"> </w:t>
      </w:r>
      <w:r>
        <w:t xml:space="preserve">- R-lib package source code</w:t>
      </w:r>
    </w:p>
    <w:p>
      <w:pPr>
        <w:pStyle w:val="Compact"/>
        <w:numPr>
          <w:ilvl w:val="0"/>
          <w:numId w:val="1195"/>
        </w:numPr>
      </w:pPr>
      <w:r>
        <w:rPr>
          <w:rStyle w:val="VerbatimChar"/>
        </w:rPr>
        <w:t xml:space="preserve">github.com/rstudio/*</w:t>
      </w:r>
      <w:r>
        <w:t xml:space="preserve"> </w:t>
      </w:r>
      <w:r>
        <w:t xml:space="preserve">- RStudio package source code</w:t>
      </w:r>
    </w:p>
    <w:p>
      <w:pPr>
        <w:pStyle w:val="Compact"/>
        <w:numPr>
          <w:ilvl w:val="0"/>
          <w:numId w:val="1195"/>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66" name="Picture"/>
                  <a:graphic>
                    <a:graphicData uri="http://schemas.openxmlformats.org/drawingml/2006/picture">
                      <pic:pic>
                        <pic:nvPicPr>
                          <pic:cNvPr descr="/opt/quarto/share/formats/docx/tip.png" id="567" name="Picture"/>
                          <pic:cNvPicPr>
                            <a:picLocks noChangeArrowheads="1" noChangeAspect="1"/>
                          </pic:cNvPicPr>
                        </pic:nvPicPr>
                        <pic:blipFill>
                          <a:blip r:embed="rId27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196"/>
              </w:numPr>
            </w:pPr>
            <w:r>
              <w:t xml:space="preserve">Coding agents report blocked access to these sites</w:t>
            </w:r>
          </w:p>
          <w:p>
            <w:pPr>
              <w:pStyle w:val="Compact"/>
              <w:numPr>
                <w:ilvl w:val="0"/>
                <w:numId w:val="1196"/>
              </w:numPr>
            </w:pPr>
            <w:r>
              <w:t xml:space="preserve">You’re working on R or data science projects that use these packages</w:t>
            </w:r>
          </w:p>
          <w:p>
            <w:pPr>
              <w:pStyle w:val="Compact"/>
              <w:numPr>
                <w:ilvl w:val="0"/>
                <w:numId w:val="1196"/>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68" name="Picture"/>
                  <a:graphic>
                    <a:graphicData uri="http://schemas.openxmlformats.org/drawingml/2006/picture">
                      <pic:pic>
                        <pic:nvPicPr>
                          <pic:cNvPr descr="/opt/quarto/share/formats/docx/note.png" id="569" name="Picture"/>
                          <pic:cNvPicPr>
                            <a:picLocks noChangeArrowheads="1" noChangeAspect="1"/>
                          </pic:cNvPicPr>
                        </pic:nvPicPr>
                        <pic:blipFill>
                          <a:blip r:embed="rId1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197"/>
              </w:numPr>
            </w:pPr>
            <w:r>
              <w:t xml:space="preserve">Maintained by reputable organizations (Tidyverse, RStudio/Posit, R Core Team, rOpenSci)</w:t>
            </w:r>
          </w:p>
          <w:p>
            <w:pPr>
              <w:pStyle w:val="Compact"/>
              <w:numPr>
                <w:ilvl w:val="0"/>
                <w:numId w:val="1197"/>
              </w:numPr>
            </w:pPr>
            <w:r>
              <w:t xml:space="preserve">Widely used in the R community</w:t>
            </w:r>
          </w:p>
          <w:p>
            <w:pPr>
              <w:pStyle w:val="Compact"/>
              <w:numPr>
                <w:ilvl w:val="0"/>
                <w:numId w:val="1197"/>
              </w:numPr>
            </w:pPr>
            <w:r>
              <w:t xml:space="preserve">Focused on documentation and package distribution</w:t>
            </w:r>
          </w:p>
          <w:p>
            <w:pPr>
              <w:pStyle w:val="Compact"/>
              <w:numPr>
                <w:ilvl w:val="0"/>
                <w:numId w:val="1197"/>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570"/>
    <w:bookmarkEnd w:id="571"/>
    <w:bookmarkStart w:id="576" w:name="sec-ai-copilot-settings"/>
    <w:p>
      <w:pPr>
        <w:pStyle w:val="Heading3"/>
      </w:pPr>
      <w:r>
        <w:t xml:space="preserve">17.5.10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572" w:name="model-selection-options"/>
    <w:p>
      <w:pPr>
        <w:pStyle w:val="Heading4"/>
      </w:pPr>
      <w:r>
        <w:t xml:space="preserve">17.5.10.1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198"/>
        </w:numPr>
      </w:pPr>
      <w:r>
        <w:rPr>
          <w:b/>
          <w:bCs/>
        </w:rPr>
        <w:t xml:space="preserve">Claude Opus 4.1</w:t>
      </w:r>
      <w:r>
        <w:t xml:space="preserve">: Most capable model for complex reasoning and analysis</w:t>
      </w:r>
    </w:p>
    <w:p>
      <w:pPr>
        <w:pStyle w:val="Compact"/>
        <w:numPr>
          <w:ilvl w:val="1"/>
          <w:numId w:val="1199"/>
        </w:numPr>
      </w:pPr>
      <w:r>
        <w:rPr>
          <w:i/>
          <w:iCs/>
        </w:rPr>
        <w:t xml:space="preserve">Pros</w:t>
      </w:r>
      <w:r>
        <w:t xml:space="preserve">: Excellent at understanding nuanced requirements, handling complex codebases, superior code quality</w:t>
      </w:r>
    </w:p>
    <w:p>
      <w:pPr>
        <w:pStyle w:val="Compact"/>
        <w:numPr>
          <w:ilvl w:val="1"/>
          <w:numId w:val="1199"/>
        </w:numPr>
      </w:pPr>
      <w:r>
        <w:rPr>
          <w:i/>
          <w:iCs/>
        </w:rPr>
        <w:t xml:space="preserve">Cons</w:t>
      </w:r>
      <w:r>
        <w:t xml:space="preserve">: Slower response times, may be overkill for simple tasks, limited availability (select option required)</w:t>
      </w:r>
    </w:p>
    <w:p>
      <w:pPr>
        <w:pStyle w:val="Compact"/>
        <w:numPr>
          <w:ilvl w:val="1"/>
          <w:numId w:val="1199"/>
        </w:numPr>
      </w:pPr>
      <w:r>
        <w:rPr>
          <w:i/>
          <w:iCs/>
        </w:rPr>
        <w:t xml:space="preserve">When to use</w:t>
      </w:r>
      <w:r>
        <w:t xml:space="preserve">: Complex refactoring, architectural decisions, thorough code reviews</w:t>
      </w:r>
    </w:p>
    <w:p>
      <w:pPr>
        <w:pStyle w:val="Compact"/>
        <w:numPr>
          <w:ilvl w:val="0"/>
          <w:numId w:val="1198"/>
        </w:numPr>
      </w:pPr>
      <w:r>
        <w:rPr>
          <w:b/>
          <w:bCs/>
        </w:rPr>
        <w:t xml:space="preserve">Claude Opus 4.5</w:t>
      </w:r>
      <w:r>
        <w:t xml:space="preserve">: Latest version with enhanced capabilities</w:t>
      </w:r>
    </w:p>
    <w:p>
      <w:pPr>
        <w:pStyle w:val="Compact"/>
        <w:numPr>
          <w:ilvl w:val="1"/>
          <w:numId w:val="1200"/>
        </w:numPr>
      </w:pPr>
      <w:r>
        <w:rPr>
          <w:i/>
          <w:iCs/>
        </w:rPr>
        <w:t xml:space="preserve">Pros</w:t>
      </w:r>
      <w:r>
        <w:t xml:space="preserve">: State-of-the-art performance, improved reasoning over 4.1</w:t>
      </w:r>
    </w:p>
    <w:p>
      <w:pPr>
        <w:pStyle w:val="Compact"/>
        <w:numPr>
          <w:ilvl w:val="1"/>
          <w:numId w:val="1200"/>
        </w:numPr>
      </w:pPr>
      <w:r>
        <w:rPr>
          <w:i/>
          <w:iCs/>
        </w:rPr>
        <w:t xml:space="preserve">Cons</w:t>
      </w:r>
      <w:r>
        <w:t xml:space="preserve">: Similar trade-offs to Opus 4.1, requires selection</w:t>
      </w:r>
    </w:p>
    <w:p>
      <w:pPr>
        <w:pStyle w:val="Compact"/>
        <w:numPr>
          <w:ilvl w:val="1"/>
          <w:numId w:val="1200"/>
        </w:numPr>
      </w:pPr>
      <w:r>
        <w:rPr>
          <w:i/>
          <w:iCs/>
        </w:rPr>
        <w:t xml:space="preserve">When to use</w:t>
      </w:r>
      <w:r>
        <w:t xml:space="preserve">: Most demanding tasks requiring cutting-edge capabilities</w:t>
      </w:r>
    </w:p>
    <w:p>
      <w:pPr>
        <w:pStyle w:val="Compact"/>
        <w:numPr>
          <w:ilvl w:val="0"/>
          <w:numId w:val="1198"/>
        </w:numPr>
      </w:pPr>
      <w:r>
        <w:rPr>
          <w:b/>
          <w:bCs/>
        </w:rPr>
        <w:t xml:space="preserve">Claude Sonnet 4</w:t>
      </w:r>
      <w:r>
        <w:t xml:space="preserve">: Balanced model optimizing capability and speed</w:t>
      </w:r>
    </w:p>
    <w:p>
      <w:pPr>
        <w:pStyle w:val="Compact"/>
        <w:numPr>
          <w:ilvl w:val="1"/>
          <w:numId w:val="1201"/>
        </w:numPr>
      </w:pPr>
      <w:r>
        <w:rPr>
          <w:i/>
          <w:iCs/>
        </w:rPr>
        <w:t xml:space="preserve">Pros</w:t>
      </w:r>
      <w:r>
        <w:t xml:space="preserve">: Fast responses, strong performance, good default choice</w:t>
      </w:r>
    </w:p>
    <w:p>
      <w:pPr>
        <w:pStyle w:val="Compact"/>
        <w:numPr>
          <w:ilvl w:val="1"/>
          <w:numId w:val="1201"/>
        </w:numPr>
      </w:pPr>
      <w:r>
        <w:rPr>
          <w:i/>
          <w:iCs/>
        </w:rPr>
        <w:t xml:space="preserve">Cons</w:t>
      </w:r>
      <w:r>
        <w:t xml:space="preserve">: Slightly less capable than Opus models for very complex tasks</w:t>
      </w:r>
    </w:p>
    <w:p>
      <w:pPr>
        <w:pStyle w:val="Compact"/>
        <w:numPr>
          <w:ilvl w:val="1"/>
          <w:numId w:val="1201"/>
        </w:numPr>
      </w:pPr>
      <w:r>
        <w:rPr>
          <w:i/>
          <w:iCs/>
        </w:rPr>
        <w:t xml:space="preserve">When to use</w:t>
      </w:r>
      <w:r>
        <w:t xml:space="preserve">: General development work, most coding tasks</w:t>
      </w:r>
    </w:p>
    <w:p>
      <w:pPr>
        <w:pStyle w:val="Compact"/>
        <w:numPr>
          <w:ilvl w:val="0"/>
          <w:numId w:val="1198"/>
        </w:numPr>
      </w:pPr>
      <w:r>
        <w:rPr>
          <w:b/>
          <w:bCs/>
        </w:rPr>
        <w:t xml:space="preserve">Claude Sonnet 4.5</w:t>
      </w:r>
      <w:r>
        <w:t xml:space="preserve">: Enhanced version of Sonnet</w:t>
      </w:r>
    </w:p>
    <w:p>
      <w:pPr>
        <w:pStyle w:val="Compact"/>
        <w:numPr>
          <w:ilvl w:val="1"/>
          <w:numId w:val="1202"/>
        </w:numPr>
      </w:pPr>
      <w:r>
        <w:rPr>
          <w:i/>
          <w:iCs/>
        </w:rPr>
        <w:t xml:space="preserve">Pros</w:t>
      </w:r>
      <w:r>
        <w:t xml:space="preserve">: Improved over Sonnet 4 while maintaining speed</w:t>
      </w:r>
    </w:p>
    <w:p>
      <w:pPr>
        <w:pStyle w:val="Compact"/>
        <w:numPr>
          <w:ilvl w:val="1"/>
          <w:numId w:val="1202"/>
        </w:numPr>
      </w:pPr>
      <w:r>
        <w:rPr>
          <w:i/>
          <w:iCs/>
        </w:rPr>
        <w:t xml:space="preserve">Cons</w:t>
      </w:r>
      <w:r>
        <w:t xml:space="preserve">: Still not as powerful as Opus for extremely complex scenarios</w:t>
      </w:r>
    </w:p>
    <w:p>
      <w:pPr>
        <w:pStyle w:val="Compact"/>
        <w:numPr>
          <w:ilvl w:val="1"/>
          <w:numId w:val="1202"/>
        </w:numPr>
      </w:pPr>
      <w:r>
        <w:rPr>
          <w:i/>
          <w:iCs/>
        </w:rPr>
        <w:t xml:space="preserve">When to use</w:t>
      </w:r>
      <w:r>
        <w:t xml:space="preserve">: Most daily development tasks</w:t>
      </w:r>
    </w:p>
    <w:p>
      <w:pPr>
        <w:pStyle w:val="Compact"/>
        <w:numPr>
          <w:ilvl w:val="0"/>
          <w:numId w:val="1198"/>
        </w:numPr>
      </w:pPr>
      <w:r>
        <w:rPr>
          <w:b/>
          <w:bCs/>
        </w:rPr>
        <w:t xml:space="preserve">Claude Haiku 4.5</w:t>
      </w:r>
      <w:r>
        <w:t xml:space="preserve">: Fast, efficient model for simpler tasks</w:t>
      </w:r>
    </w:p>
    <w:p>
      <w:pPr>
        <w:pStyle w:val="Compact"/>
        <w:numPr>
          <w:ilvl w:val="1"/>
          <w:numId w:val="1203"/>
        </w:numPr>
      </w:pPr>
      <w:r>
        <w:rPr>
          <w:i/>
          <w:iCs/>
        </w:rPr>
        <w:t xml:space="preserve">Pros</w:t>
      </w:r>
      <w:r>
        <w:t xml:space="preserve">: Very fast responses, cost-effective, good for quick questions</w:t>
      </w:r>
    </w:p>
    <w:p>
      <w:pPr>
        <w:pStyle w:val="Compact"/>
        <w:numPr>
          <w:ilvl w:val="1"/>
          <w:numId w:val="1203"/>
        </w:numPr>
      </w:pPr>
      <w:r>
        <w:rPr>
          <w:i/>
          <w:iCs/>
        </w:rPr>
        <w:t xml:space="preserve">Cons</w:t>
      </w:r>
      <w:r>
        <w:t xml:space="preserve">: Less capable for complex reasoning or large codebases</w:t>
      </w:r>
    </w:p>
    <w:p>
      <w:pPr>
        <w:pStyle w:val="Compact"/>
        <w:numPr>
          <w:ilvl w:val="1"/>
          <w:numId w:val="1203"/>
        </w:numPr>
      </w:pPr>
      <w:r>
        <w:rPr>
          <w:i/>
          <w:iCs/>
        </w:rPr>
        <w:t xml:space="preserve">When to use</w:t>
      </w:r>
      <w:r>
        <w:t xml:space="preserve">: Simple completions, quick questions, repetitive tasks</w:t>
      </w:r>
    </w:p>
    <w:p>
      <w:pPr>
        <w:pStyle w:val="FirstParagraph"/>
      </w:pPr>
      <w:r>
        <w:rPr>
          <w:b/>
          <w:bCs/>
        </w:rPr>
        <w:t xml:space="preserve">OpenAI GPT Models:</w:t>
      </w:r>
    </w:p>
    <w:p>
      <w:pPr>
        <w:pStyle w:val="Compact"/>
        <w:numPr>
          <w:ilvl w:val="0"/>
          <w:numId w:val="1204"/>
        </w:numPr>
      </w:pPr>
      <w:r>
        <w:rPr>
          <w:b/>
          <w:bCs/>
        </w:rPr>
        <w:t xml:space="preserve">GPT-5.2-Codex</w:t>
      </w:r>
      <w:r>
        <w:t xml:space="preserve">: Specialized for code generation</w:t>
      </w:r>
    </w:p>
    <w:p>
      <w:pPr>
        <w:pStyle w:val="Compact"/>
        <w:numPr>
          <w:ilvl w:val="1"/>
          <w:numId w:val="1205"/>
        </w:numPr>
      </w:pPr>
      <w:r>
        <w:rPr>
          <w:i/>
          <w:iCs/>
        </w:rPr>
        <w:t xml:space="preserve">Pros</w:t>
      </w:r>
      <w:r>
        <w:t xml:space="preserve">: Strong code completion, good at common patterns</w:t>
      </w:r>
    </w:p>
    <w:p>
      <w:pPr>
        <w:pStyle w:val="Compact"/>
        <w:numPr>
          <w:ilvl w:val="1"/>
          <w:numId w:val="1205"/>
        </w:numPr>
      </w:pPr>
      <w:r>
        <w:rPr>
          <w:i/>
          <w:iCs/>
        </w:rPr>
        <w:t xml:space="preserve">Cons</w:t>
      </w:r>
      <w:r>
        <w:t xml:space="preserve">: May hallucinate package names or APIs</w:t>
      </w:r>
    </w:p>
    <w:p>
      <w:pPr>
        <w:pStyle w:val="Compact"/>
        <w:numPr>
          <w:ilvl w:val="1"/>
          <w:numId w:val="1205"/>
        </w:numPr>
      </w:pPr>
      <w:r>
        <w:rPr>
          <w:i/>
          <w:iCs/>
        </w:rPr>
        <w:t xml:space="preserve">When to use</w:t>
      </w:r>
      <w:r>
        <w:t xml:space="preserve">: Code completion, common coding patterns</w:t>
      </w:r>
    </w:p>
    <w:p>
      <w:pPr>
        <w:pStyle w:val="Compact"/>
        <w:numPr>
          <w:ilvl w:val="0"/>
          <w:numId w:val="1204"/>
        </w:numPr>
      </w:pPr>
      <w:r>
        <w:rPr>
          <w:b/>
          <w:bCs/>
        </w:rPr>
        <w:t xml:space="preserve">GPT-5</w:t>
      </w:r>
      <w:r>
        <w:t xml:space="preserve">: Latest general-purpose model</w:t>
      </w:r>
    </w:p>
    <w:p>
      <w:pPr>
        <w:pStyle w:val="Compact"/>
        <w:numPr>
          <w:ilvl w:val="1"/>
          <w:numId w:val="1206"/>
        </w:numPr>
      </w:pPr>
      <w:r>
        <w:rPr>
          <w:i/>
          <w:iCs/>
        </w:rPr>
        <w:t xml:space="preserve">Pros</w:t>
      </w:r>
      <w:r>
        <w:t xml:space="preserve">: Broad knowledge, good general performance</w:t>
      </w:r>
    </w:p>
    <w:p>
      <w:pPr>
        <w:pStyle w:val="Compact"/>
        <w:numPr>
          <w:ilvl w:val="1"/>
          <w:numId w:val="1206"/>
        </w:numPr>
      </w:pPr>
      <w:r>
        <w:rPr>
          <w:i/>
          <w:iCs/>
        </w:rPr>
        <w:t xml:space="preserve">Cons</w:t>
      </w:r>
      <w:r>
        <w:t xml:space="preserve">: Not specifically optimized for code</w:t>
      </w:r>
    </w:p>
    <w:p>
      <w:pPr>
        <w:pStyle w:val="Compact"/>
        <w:numPr>
          <w:ilvl w:val="1"/>
          <w:numId w:val="1206"/>
        </w:numPr>
      </w:pPr>
      <w:r>
        <w:rPr>
          <w:i/>
          <w:iCs/>
        </w:rPr>
        <w:t xml:space="preserve">When to use</w:t>
      </w:r>
      <w:r>
        <w:t xml:space="preserve">: Mixed tasks involving code and documentation</w:t>
      </w:r>
    </w:p>
    <w:p>
      <w:pPr>
        <w:pStyle w:val="Compact"/>
        <w:numPr>
          <w:ilvl w:val="0"/>
          <w:numId w:val="1204"/>
        </w:numPr>
      </w:pPr>
      <w:r>
        <w:rPr>
          <w:b/>
          <w:bCs/>
        </w:rPr>
        <w:t xml:space="preserve">GPT-5-Codex</w:t>
      </w:r>
      <w:r>
        <w:t xml:space="preserve"> </w:t>
      </w:r>
      <w:r>
        <w:t xml:space="preserve">(various versions including Mini and Max):</w:t>
      </w:r>
    </w:p>
    <w:p>
      <w:pPr>
        <w:pStyle w:val="Compact"/>
        <w:numPr>
          <w:ilvl w:val="1"/>
          <w:numId w:val="1207"/>
        </w:numPr>
      </w:pPr>
      <w:r>
        <w:rPr>
          <w:i/>
          <w:iCs/>
        </w:rPr>
        <w:t xml:space="preserve">Pros</w:t>
      </w:r>
      <w:r>
        <w:t xml:space="preserve">: Specialized variants for different use cases</w:t>
      </w:r>
    </w:p>
    <w:p>
      <w:pPr>
        <w:pStyle w:val="Compact"/>
        <w:numPr>
          <w:ilvl w:val="1"/>
          <w:numId w:val="1207"/>
        </w:numPr>
      </w:pPr>
      <w:r>
        <w:rPr>
          <w:i/>
          <w:iCs/>
        </w:rPr>
        <w:t xml:space="preserve">Cons</w:t>
      </w:r>
      <w:r>
        <w:t xml:space="preserve">: Fragmented options can be confusing</w:t>
      </w:r>
    </w:p>
    <w:p>
      <w:pPr>
        <w:pStyle w:val="Compact"/>
        <w:numPr>
          <w:ilvl w:val="1"/>
          <w:numId w:val="1207"/>
        </w:numPr>
      </w:pPr>
      <w:r>
        <w:rPr>
          <w:i/>
          <w:iCs/>
        </w:rPr>
        <w:t xml:space="preserve">When to use</w:t>
      </w:r>
      <w:r>
        <w:t xml:space="preserve">: Specific scenarios where variant optimizations matter</w:t>
      </w:r>
    </w:p>
    <w:p>
      <w:pPr>
        <w:pStyle w:val="FirstParagraph"/>
      </w:pPr>
      <w:r>
        <w:rPr>
          <w:b/>
          <w:bCs/>
        </w:rPr>
        <w:t xml:space="preserve">Google Gemini Models:</w:t>
      </w:r>
    </w:p>
    <w:p>
      <w:pPr>
        <w:pStyle w:val="Compact"/>
        <w:numPr>
          <w:ilvl w:val="0"/>
          <w:numId w:val="1208"/>
        </w:numPr>
      </w:pPr>
      <w:r>
        <w:rPr>
          <w:b/>
          <w:bCs/>
        </w:rPr>
        <w:t xml:space="preserve">Gemini 2.5 Pro</w:t>
      </w:r>
      <w:r>
        <w:t xml:space="preserve">: High-capability model</w:t>
      </w:r>
    </w:p>
    <w:p>
      <w:pPr>
        <w:pStyle w:val="Compact"/>
        <w:numPr>
          <w:ilvl w:val="1"/>
          <w:numId w:val="1209"/>
        </w:numPr>
      </w:pPr>
      <w:r>
        <w:rPr>
          <w:i/>
          <w:iCs/>
        </w:rPr>
        <w:t xml:space="preserve">Pros</w:t>
      </w:r>
      <w:r>
        <w:t xml:space="preserve">: Strong multimodal capabilities, good at understanding context</w:t>
      </w:r>
    </w:p>
    <w:p>
      <w:pPr>
        <w:pStyle w:val="Compact"/>
        <w:numPr>
          <w:ilvl w:val="1"/>
          <w:numId w:val="1209"/>
        </w:numPr>
      </w:pPr>
      <w:r>
        <w:rPr>
          <w:i/>
          <w:iCs/>
        </w:rPr>
        <w:t xml:space="preserve">Cons</w:t>
      </w:r>
      <w:r>
        <w:t xml:space="preserve">: Less proven in coding scenarios than Claude or GPT</w:t>
      </w:r>
    </w:p>
    <w:p>
      <w:pPr>
        <w:pStyle w:val="Compact"/>
        <w:numPr>
          <w:ilvl w:val="1"/>
          <w:numId w:val="1209"/>
        </w:numPr>
      </w:pPr>
      <w:r>
        <w:rPr>
          <w:i/>
          <w:iCs/>
        </w:rPr>
        <w:t xml:space="preserve">When to use</w:t>
      </w:r>
      <w:r>
        <w:t xml:space="preserve">: Tasks involving images or complex context</w:t>
      </w:r>
    </w:p>
    <w:p>
      <w:pPr>
        <w:pStyle w:val="Compact"/>
        <w:numPr>
          <w:ilvl w:val="0"/>
          <w:numId w:val="1208"/>
        </w:numPr>
      </w:pPr>
      <w:r>
        <w:rPr>
          <w:b/>
          <w:bCs/>
        </w:rPr>
        <w:t xml:space="preserve">Gemini 3 Pro/Flash</w:t>
      </w:r>
      <w:r>
        <w:t xml:space="preserve"> </w:t>
      </w:r>
      <w:r>
        <w:t xml:space="preserve">(Preview): Latest generation</w:t>
      </w:r>
    </w:p>
    <w:p>
      <w:pPr>
        <w:pStyle w:val="Compact"/>
        <w:numPr>
          <w:ilvl w:val="1"/>
          <w:numId w:val="1210"/>
        </w:numPr>
      </w:pPr>
      <w:r>
        <w:rPr>
          <w:i/>
          <w:iCs/>
        </w:rPr>
        <w:t xml:space="preserve">Pros</w:t>
      </w:r>
      <w:r>
        <w:t xml:space="preserve">: Cutting-edge capabilities, flash variant offers speed</w:t>
      </w:r>
    </w:p>
    <w:p>
      <w:pPr>
        <w:pStyle w:val="Compact"/>
        <w:numPr>
          <w:ilvl w:val="1"/>
          <w:numId w:val="1210"/>
        </w:numPr>
      </w:pPr>
      <w:r>
        <w:rPr>
          <w:i/>
          <w:iCs/>
        </w:rPr>
        <w:t xml:space="preserve">Cons</w:t>
      </w:r>
      <w:r>
        <w:t xml:space="preserve">: Preview status means less stable, limited track record</w:t>
      </w:r>
    </w:p>
    <w:p>
      <w:pPr>
        <w:pStyle w:val="Compact"/>
        <w:numPr>
          <w:ilvl w:val="1"/>
          <w:numId w:val="1210"/>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572"/>
    <w:bookmarkStart w:id="573" w:name="feature-settings"/>
    <w:p>
      <w:pPr>
        <w:pStyle w:val="Heading4"/>
      </w:pPr>
      <w:r>
        <w:t xml:space="preserve">17.5.10.2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11"/>
        </w:numPr>
      </w:pPr>
      <w:r>
        <w:rPr>
          <w:i/>
          <w:iCs/>
        </w:rPr>
        <w:t xml:space="preserve">What it does</w:t>
      </w:r>
      <w:r>
        <w:t xml:space="preserve">: Enables preview/experimental features in your editor</w:t>
      </w:r>
    </w:p>
    <w:p>
      <w:pPr>
        <w:pStyle w:val="Compact"/>
        <w:numPr>
          <w:ilvl w:val="0"/>
          <w:numId w:val="1211"/>
        </w:numPr>
      </w:pPr>
      <w:r>
        <w:rPr>
          <w:i/>
          <w:iCs/>
        </w:rPr>
        <w:t xml:space="preserve">Pros</w:t>
      </w:r>
      <w:r>
        <w:t xml:space="preserve">: Access to latest capabilities before general release</w:t>
      </w:r>
    </w:p>
    <w:p>
      <w:pPr>
        <w:pStyle w:val="Compact"/>
        <w:numPr>
          <w:ilvl w:val="0"/>
          <w:numId w:val="1211"/>
        </w:numPr>
      </w:pPr>
      <w:r>
        <w:rPr>
          <w:i/>
          <w:iCs/>
        </w:rPr>
        <w:t xml:space="preserve">Cons</w:t>
      </w:r>
      <w:r>
        <w:t xml:space="preserve">: May have bugs or unstable behavior</w:t>
      </w:r>
    </w:p>
    <w:p>
      <w:pPr>
        <w:pStyle w:val="Compact"/>
        <w:numPr>
          <w:ilvl w:val="0"/>
          <w:numId w:val="1211"/>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12"/>
        </w:numPr>
      </w:pPr>
      <w:r>
        <w:rPr>
          <w:i/>
          <w:iCs/>
        </w:rPr>
        <w:t xml:space="preserve">What it does</w:t>
      </w:r>
      <w:r>
        <w:t xml:space="preserve">: Enables Copilot chat interface on GitHub.com</w:t>
      </w:r>
    </w:p>
    <w:p>
      <w:pPr>
        <w:pStyle w:val="Compact"/>
        <w:numPr>
          <w:ilvl w:val="0"/>
          <w:numId w:val="1212"/>
        </w:numPr>
      </w:pPr>
      <w:r>
        <w:rPr>
          <w:i/>
          <w:iCs/>
        </w:rPr>
        <w:t xml:space="preserve">Pros</w:t>
      </w:r>
      <w:r>
        <w:t xml:space="preserve">: Quick access to Copilot without opening an editor, useful for reviewing PRs</w:t>
      </w:r>
    </w:p>
    <w:p>
      <w:pPr>
        <w:pStyle w:val="Compact"/>
        <w:numPr>
          <w:ilvl w:val="0"/>
          <w:numId w:val="1212"/>
        </w:numPr>
      </w:pPr>
      <w:r>
        <w:rPr>
          <w:i/>
          <w:iCs/>
        </w:rPr>
        <w:t xml:space="preserve">Cons</w:t>
      </w:r>
      <w:r>
        <w:t xml:space="preserve">: Only available with paid license</w:t>
      </w:r>
    </w:p>
    <w:p>
      <w:pPr>
        <w:pStyle w:val="Compact"/>
        <w:numPr>
          <w:ilvl w:val="0"/>
          <w:numId w:val="1212"/>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13"/>
        </w:numPr>
      </w:pPr>
      <w:r>
        <w:rPr>
          <w:i/>
          <w:iCs/>
        </w:rPr>
        <w:t xml:space="preserve">What it does</w:t>
      </w:r>
      <w:r>
        <w:t xml:space="preserve">: GitHub Copilot for assistance in terminal</w:t>
      </w:r>
    </w:p>
    <w:p>
      <w:pPr>
        <w:pStyle w:val="Compact"/>
        <w:numPr>
          <w:ilvl w:val="0"/>
          <w:numId w:val="1213"/>
        </w:numPr>
      </w:pPr>
      <w:r>
        <w:rPr>
          <w:i/>
          <w:iCs/>
        </w:rPr>
        <w:t xml:space="preserve">Pros</w:t>
      </w:r>
      <w:r>
        <w:t xml:space="preserve">: AI help for command-line operations, shell commands, and git operations</w:t>
      </w:r>
    </w:p>
    <w:p>
      <w:pPr>
        <w:pStyle w:val="Compact"/>
        <w:numPr>
          <w:ilvl w:val="0"/>
          <w:numId w:val="1213"/>
        </w:numPr>
      </w:pPr>
      <w:r>
        <w:rPr>
          <w:i/>
          <w:iCs/>
        </w:rPr>
        <w:t xml:space="preserve">Cons</w:t>
      </w:r>
      <w:r>
        <w:t xml:space="preserve">: Requires separate installation and setup</w:t>
      </w:r>
    </w:p>
    <w:p>
      <w:pPr>
        <w:pStyle w:val="Compact"/>
        <w:numPr>
          <w:ilvl w:val="0"/>
          <w:numId w:val="1213"/>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14"/>
        </w:numPr>
      </w:pPr>
      <w:r>
        <w:rPr>
          <w:i/>
          <w:iCs/>
        </w:rPr>
        <w:t xml:space="preserve">What it does</w:t>
      </w:r>
      <w:r>
        <w:t xml:space="preserve">: Enables Copilot in GitHub Desktop app</w:t>
      </w:r>
    </w:p>
    <w:p>
      <w:pPr>
        <w:pStyle w:val="Compact"/>
        <w:numPr>
          <w:ilvl w:val="0"/>
          <w:numId w:val="1214"/>
        </w:numPr>
      </w:pPr>
      <w:r>
        <w:rPr>
          <w:i/>
          <w:iCs/>
        </w:rPr>
        <w:t xml:space="preserve">Pros</w:t>
      </w:r>
      <w:r>
        <w:t xml:space="preserve">: AI assistance in GUI git client</w:t>
      </w:r>
    </w:p>
    <w:p>
      <w:pPr>
        <w:pStyle w:val="Compact"/>
        <w:numPr>
          <w:ilvl w:val="0"/>
          <w:numId w:val="1214"/>
        </w:numPr>
      </w:pPr>
      <w:r>
        <w:rPr>
          <w:i/>
          <w:iCs/>
        </w:rPr>
        <w:t xml:space="preserve">Cons</w:t>
      </w:r>
      <w:r>
        <w:t xml:space="preserve">: Limited compared to editor integration</w:t>
      </w:r>
    </w:p>
    <w:p>
      <w:pPr>
        <w:pStyle w:val="Compact"/>
        <w:numPr>
          <w:ilvl w:val="0"/>
          <w:numId w:val="1214"/>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15"/>
        </w:numPr>
      </w:pPr>
      <w:r>
        <w:rPr>
          <w:i/>
          <w:iCs/>
        </w:rPr>
        <w:t xml:space="preserve">What it does</w:t>
      </w:r>
      <w:r>
        <w:t xml:space="preserve">: Enables chat interface in your code editor</w:t>
      </w:r>
    </w:p>
    <w:p>
      <w:pPr>
        <w:pStyle w:val="Compact"/>
        <w:numPr>
          <w:ilvl w:val="0"/>
          <w:numId w:val="1215"/>
        </w:numPr>
      </w:pPr>
      <w:r>
        <w:rPr>
          <w:i/>
          <w:iCs/>
        </w:rPr>
        <w:t xml:space="preserve">Pros</w:t>
      </w:r>
      <w:r>
        <w:t xml:space="preserve">: Context-aware help, refactoring assistance, code explanation</w:t>
      </w:r>
    </w:p>
    <w:p>
      <w:pPr>
        <w:pStyle w:val="Compact"/>
        <w:numPr>
          <w:ilvl w:val="0"/>
          <w:numId w:val="1215"/>
        </w:numPr>
      </w:pPr>
      <w:r>
        <w:rPr>
          <w:i/>
          <w:iCs/>
        </w:rPr>
        <w:t xml:space="preserve">Cons</w:t>
      </w:r>
      <w:r>
        <w:t xml:space="preserve">: Can be distracting if overused</w:t>
      </w:r>
    </w:p>
    <w:p>
      <w:pPr>
        <w:pStyle w:val="Compact"/>
        <w:numPr>
          <w:ilvl w:val="0"/>
          <w:numId w:val="1215"/>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16"/>
        </w:numPr>
      </w:pPr>
      <w:r>
        <w:rPr>
          <w:i/>
          <w:iCs/>
        </w:rPr>
        <w:t xml:space="preserve">What it does</w:t>
      </w:r>
      <w:r>
        <w:t xml:space="preserve">: Enables Copilot chat in mobile app</w:t>
      </w:r>
    </w:p>
    <w:p>
      <w:pPr>
        <w:pStyle w:val="Compact"/>
        <w:numPr>
          <w:ilvl w:val="0"/>
          <w:numId w:val="1216"/>
        </w:numPr>
      </w:pPr>
      <w:r>
        <w:rPr>
          <w:i/>
          <w:iCs/>
        </w:rPr>
        <w:t xml:space="preserve">Pros</w:t>
      </w:r>
      <w:r>
        <w:t xml:space="preserve">: Quick access on mobile devices</w:t>
      </w:r>
    </w:p>
    <w:p>
      <w:pPr>
        <w:pStyle w:val="Compact"/>
        <w:numPr>
          <w:ilvl w:val="0"/>
          <w:numId w:val="1216"/>
        </w:numPr>
      </w:pPr>
      <w:r>
        <w:rPr>
          <w:i/>
          <w:iCs/>
        </w:rPr>
        <w:t xml:space="preserve">Cons</w:t>
      </w:r>
      <w:r>
        <w:t xml:space="preserve">: Limited by mobile interface</w:t>
      </w:r>
    </w:p>
    <w:p>
      <w:pPr>
        <w:pStyle w:val="Compact"/>
        <w:numPr>
          <w:ilvl w:val="0"/>
          <w:numId w:val="1216"/>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17"/>
        </w:numPr>
      </w:pPr>
      <w:r>
        <w:rPr>
          <w:i/>
          <w:iCs/>
        </w:rPr>
        <w:t xml:space="preserve">What it does</w:t>
      </w:r>
      <w:r>
        <w:t xml:space="preserve">: Allows Copilot to search internet for up-to-date information</w:t>
      </w:r>
    </w:p>
    <w:p>
      <w:pPr>
        <w:pStyle w:val="Compact"/>
        <w:numPr>
          <w:ilvl w:val="0"/>
          <w:numId w:val="1217"/>
        </w:numPr>
      </w:pPr>
      <w:r>
        <w:rPr>
          <w:i/>
          <w:iCs/>
        </w:rPr>
        <w:t xml:space="preserve">Pros</w:t>
      </w:r>
      <w:r>
        <w:t xml:space="preserve">: Access to current documentation, recent library changes, latest best practices</w:t>
      </w:r>
    </w:p>
    <w:p>
      <w:pPr>
        <w:pStyle w:val="Compact"/>
        <w:numPr>
          <w:ilvl w:val="0"/>
          <w:numId w:val="1217"/>
        </w:numPr>
      </w:pPr>
      <w:r>
        <w:rPr>
          <w:i/>
          <w:iCs/>
        </w:rPr>
        <w:t xml:space="preserve">Cons</w:t>
      </w:r>
      <w:r>
        <w:t xml:space="preserve">: May introduce latency, results depend on search quality</w:t>
      </w:r>
    </w:p>
    <w:p>
      <w:pPr>
        <w:pStyle w:val="Compact"/>
        <w:numPr>
          <w:ilvl w:val="0"/>
          <w:numId w:val="1217"/>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573"/>
    <w:bookmarkStart w:id="574" w:name="advanced-settings"/>
    <w:p>
      <w:pPr>
        <w:pStyle w:val="Heading4"/>
      </w:pPr>
      <w:r>
        <w:t xml:space="preserve">17.5.10.3 Advanced Settings</w:t>
      </w:r>
    </w:p>
    <w:p>
      <w:pPr>
        <w:pStyle w:val="FirstParagraph"/>
      </w:pPr>
      <w:r>
        <w:rPr>
          <w:b/>
          <w:bCs/>
        </w:rPr>
        <w:t xml:space="preserve">Dashboard Entry Point:</w:t>
      </w:r>
    </w:p>
    <w:p>
      <w:pPr>
        <w:pStyle w:val="Compact"/>
        <w:numPr>
          <w:ilvl w:val="0"/>
          <w:numId w:val="1218"/>
        </w:numPr>
      </w:pPr>
      <w:r>
        <w:rPr>
          <w:i/>
          <w:iCs/>
        </w:rPr>
        <w:t xml:space="preserve">What it does</w:t>
      </w:r>
      <w:r>
        <w:t xml:space="preserve">: Allows instant chatting when landing on GitHub.com</w:t>
      </w:r>
    </w:p>
    <w:p>
      <w:pPr>
        <w:pStyle w:val="Compact"/>
        <w:numPr>
          <w:ilvl w:val="0"/>
          <w:numId w:val="1218"/>
        </w:numPr>
      </w:pPr>
      <w:r>
        <w:rPr>
          <w:i/>
          <w:iCs/>
        </w:rPr>
        <w:t xml:space="preserve">Pros</w:t>
      </w:r>
      <w:r>
        <w:t xml:space="preserve">: Quick access to Copilot without navigating menus</w:t>
      </w:r>
    </w:p>
    <w:p>
      <w:pPr>
        <w:pStyle w:val="Compact"/>
        <w:numPr>
          <w:ilvl w:val="0"/>
          <w:numId w:val="1218"/>
        </w:numPr>
      </w:pPr>
      <w:r>
        <w:rPr>
          <w:i/>
          <w:iCs/>
        </w:rPr>
        <w:t xml:space="preserve">Cons</w:t>
      </w:r>
      <w:r>
        <w:t xml:space="preserve">: None significant</w:t>
      </w:r>
    </w:p>
    <w:p>
      <w:pPr>
        <w:pStyle w:val="Compact"/>
        <w:numPr>
          <w:ilvl w:val="0"/>
          <w:numId w:val="1218"/>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19"/>
        </w:numPr>
      </w:pPr>
      <w:r>
        <w:rPr>
          <w:i/>
          <w:iCs/>
        </w:rPr>
        <w:t xml:space="preserve">What it does</w:t>
      </w:r>
      <w:r>
        <w:t xml:space="preserve">: Use Copilot to review your code and generate pull request summaries</w:t>
      </w:r>
    </w:p>
    <w:p>
      <w:pPr>
        <w:pStyle w:val="Compact"/>
        <w:numPr>
          <w:ilvl w:val="0"/>
          <w:numId w:val="1219"/>
        </w:numPr>
      </w:pPr>
      <w:r>
        <w:rPr>
          <w:i/>
          <w:iCs/>
        </w:rPr>
        <w:t xml:space="preserve">Pros</w:t>
      </w:r>
      <w:r>
        <w:t xml:space="preserve">: Automated code review suggestions, PR summary generation, catches common issues</w:t>
      </w:r>
    </w:p>
    <w:p>
      <w:pPr>
        <w:pStyle w:val="Compact"/>
        <w:numPr>
          <w:ilvl w:val="0"/>
          <w:numId w:val="1219"/>
        </w:numPr>
      </w:pPr>
      <w:r>
        <w:rPr>
          <w:i/>
          <w:iCs/>
        </w:rPr>
        <w:t xml:space="preserve">Cons</w:t>
      </w:r>
      <w:r>
        <w:t xml:space="preserve">: May generate false positives, shouldn’t replace human review</w:t>
      </w:r>
    </w:p>
    <w:p>
      <w:pPr>
        <w:pStyle w:val="Compact"/>
        <w:numPr>
          <w:ilvl w:val="0"/>
          <w:numId w:val="1219"/>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20"/>
        </w:numPr>
      </w:pPr>
      <w:r>
        <w:rPr>
          <w:i/>
          <w:iCs/>
        </w:rPr>
        <w:t xml:space="preserve">What it does</w:t>
      </w:r>
      <w:r>
        <w:t xml:space="preserve">: Automatically reviews all pull requests you create</w:t>
      </w:r>
    </w:p>
    <w:p>
      <w:pPr>
        <w:pStyle w:val="Compact"/>
        <w:numPr>
          <w:ilvl w:val="0"/>
          <w:numId w:val="1220"/>
        </w:numPr>
      </w:pPr>
      <w:r>
        <w:rPr>
          <w:i/>
          <w:iCs/>
        </w:rPr>
        <w:t xml:space="preserve">Pros</w:t>
      </w:r>
      <w:r>
        <w:t xml:space="preserve">: Catches issues early without manual triggering</w:t>
      </w:r>
    </w:p>
    <w:p>
      <w:pPr>
        <w:pStyle w:val="Compact"/>
        <w:numPr>
          <w:ilvl w:val="0"/>
          <w:numId w:val="1220"/>
        </w:numPr>
      </w:pPr>
      <w:r>
        <w:rPr>
          <w:i/>
          <w:iCs/>
        </w:rPr>
        <w:t xml:space="preserve">Cons</w:t>
      </w:r>
      <w:r>
        <w:t xml:space="preserve">: May be noisy on simple PRs, uses API quota</w:t>
      </w:r>
    </w:p>
    <w:p>
      <w:pPr>
        <w:pStyle w:val="Compact"/>
        <w:numPr>
          <w:ilvl w:val="0"/>
          <w:numId w:val="1220"/>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21"/>
        </w:numPr>
      </w:pPr>
      <w:r>
        <w:rPr>
          <w:i/>
          <w:iCs/>
        </w:rPr>
        <w:t xml:space="preserve">What it does</w:t>
      </w:r>
      <w:r>
        <w:t xml:space="preserve">: Delegate tasks to Copilot coding agent in repositories where it is enabled</w:t>
      </w:r>
    </w:p>
    <w:p>
      <w:pPr>
        <w:pStyle w:val="Compact"/>
        <w:numPr>
          <w:ilvl w:val="0"/>
          <w:numId w:val="1221"/>
        </w:numPr>
      </w:pPr>
      <w:r>
        <w:rPr>
          <w:i/>
          <w:iCs/>
        </w:rPr>
        <w:t xml:space="preserve">Pros</w:t>
      </w:r>
      <w:r>
        <w:t xml:space="preserve">: Autonomous multi-file edits, can execute complex refactoring, runs tests and fixes issues</w:t>
      </w:r>
    </w:p>
    <w:p>
      <w:pPr>
        <w:pStyle w:val="Compact"/>
        <w:numPr>
          <w:ilvl w:val="0"/>
          <w:numId w:val="1221"/>
        </w:numPr>
      </w:pPr>
      <w:r>
        <w:rPr>
          <w:i/>
          <w:iCs/>
        </w:rPr>
        <w:t xml:space="preserve">Cons</w:t>
      </w:r>
      <w:r>
        <w:t xml:space="preserve">: Requires careful oversight, can make unwanted changes if instructions unclear</w:t>
      </w:r>
    </w:p>
    <w:p>
      <w:pPr>
        <w:pStyle w:val="Compact"/>
        <w:numPr>
          <w:ilvl w:val="0"/>
          <w:numId w:val="1221"/>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17.5.8</w:t>
        </w:r>
      </w:hyperlink>
      <w:r>
        <w:t xml:space="preserve"> </w:t>
      </w:r>
      <w:r>
        <w:t xml:space="preserve">for safe usage guidelines)</w:t>
      </w:r>
    </w:p>
    <w:p>
      <w:pPr>
        <w:pStyle w:val="FirstParagraph"/>
      </w:pPr>
      <w:r>
        <w:rPr>
          <w:b/>
          <w:bCs/>
        </w:rPr>
        <w:t xml:space="preserve">Copilot Memory (Preview):</w:t>
      </w:r>
    </w:p>
    <w:p>
      <w:pPr>
        <w:pStyle w:val="Compact"/>
        <w:numPr>
          <w:ilvl w:val="0"/>
          <w:numId w:val="1222"/>
        </w:numPr>
      </w:pPr>
      <w:r>
        <w:rPr>
          <w:i/>
          <w:iCs/>
        </w:rPr>
        <w:t xml:space="preserve">What it does</w:t>
      </w:r>
      <w:r>
        <w:t xml:space="preserve">: Remember repository context across Copilot agent interactions</w:t>
      </w:r>
    </w:p>
    <w:p>
      <w:pPr>
        <w:pStyle w:val="Compact"/>
        <w:numPr>
          <w:ilvl w:val="0"/>
          <w:numId w:val="1222"/>
        </w:numPr>
      </w:pPr>
      <w:r>
        <w:rPr>
          <w:i/>
          <w:iCs/>
        </w:rPr>
        <w:t xml:space="preserve">Pros</w:t>
      </w:r>
      <w:r>
        <w:t xml:space="preserve">: Better context awareness, learns repository patterns and conventions</w:t>
      </w:r>
    </w:p>
    <w:p>
      <w:pPr>
        <w:pStyle w:val="Compact"/>
        <w:numPr>
          <w:ilvl w:val="0"/>
          <w:numId w:val="1222"/>
        </w:numPr>
      </w:pPr>
      <w:r>
        <w:rPr>
          <w:i/>
          <w:iCs/>
        </w:rPr>
        <w:t xml:space="preserve">Cons</w:t>
      </w:r>
      <w:r>
        <w:t xml:space="preserve">: Preview feature governed by pre-release terms, potential privacy implications</w:t>
      </w:r>
    </w:p>
    <w:p>
      <w:pPr>
        <w:pStyle w:val="Compact"/>
        <w:numPr>
          <w:ilvl w:val="0"/>
          <w:numId w:val="1222"/>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23"/>
        </w:numPr>
      </w:pPr>
      <w:r>
        <w:rPr>
          <w:i/>
          <w:iCs/>
        </w:rPr>
        <w:t xml:space="preserve">What it does</w:t>
      </w:r>
      <w:r>
        <w:t xml:space="preserve">: Connect MCP servers to Copilot in all editors and Coding Agent</w:t>
      </w:r>
    </w:p>
    <w:p>
      <w:pPr>
        <w:pStyle w:val="Compact"/>
        <w:numPr>
          <w:ilvl w:val="0"/>
          <w:numId w:val="1223"/>
        </w:numPr>
      </w:pPr>
      <w:r>
        <w:rPr>
          <w:i/>
          <w:iCs/>
        </w:rPr>
        <w:t xml:space="preserve">Pros</w:t>
      </w:r>
      <w:r>
        <w:t xml:space="preserve">: Extend Copilot with custom tools and integrations</w:t>
      </w:r>
    </w:p>
    <w:p>
      <w:pPr>
        <w:pStyle w:val="Compact"/>
        <w:numPr>
          <w:ilvl w:val="0"/>
          <w:numId w:val="1223"/>
        </w:numPr>
      </w:pPr>
      <w:r>
        <w:rPr>
          <w:i/>
          <w:iCs/>
        </w:rPr>
        <w:t xml:space="preserve">Cons</w:t>
      </w:r>
      <w:r>
        <w:t xml:space="preserve">: Requires MCP server setup and maintenance</w:t>
      </w:r>
    </w:p>
    <w:p>
      <w:pPr>
        <w:pStyle w:val="Compact"/>
        <w:numPr>
          <w:ilvl w:val="0"/>
          <w:numId w:val="1223"/>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24"/>
        </w:numPr>
      </w:pPr>
      <w:r>
        <w:rPr>
          <w:i/>
          <w:iCs/>
        </w:rPr>
        <w:t xml:space="preserve">What it does</w:t>
      </w:r>
      <w:r>
        <w:t xml:space="preserve">: Allow Copilot to suggest commit messages when you make changes</w:t>
      </w:r>
    </w:p>
    <w:p>
      <w:pPr>
        <w:pStyle w:val="Compact"/>
        <w:numPr>
          <w:ilvl w:val="0"/>
          <w:numId w:val="1224"/>
        </w:numPr>
      </w:pPr>
      <w:r>
        <w:rPr>
          <w:i/>
          <w:iCs/>
        </w:rPr>
        <w:t xml:space="preserve">Pros</w:t>
      </w:r>
      <w:r>
        <w:t xml:space="preserve">: Saves time, generates descriptive messages based on code changes</w:t>
      </w:r>
    </w:p>
    <w:p>
      <w:pPr>
        <w:pStyle w:val="Compact"/>
        <w:numPr>
          <w:ilvl w:val="0"/>
          <w:numId w:val="1224"/>
        </w:numPr>
      </w:pPr>
      <w:r>
        <w:rPr>
          <w:i/>
          <w:iCs/>
        </w:rPr>
        <w:t xml:space="preserve">Cons</w:t>
      </w:r>
      <w:r>
        <w:t xml:space="preserve">: May miss important context, still requires review</w:t>
      </w:r>
    </w:p>
    <w:p>
      <w:pPr>
        <w:pStyle w:val="Compact"/>
        <w:numPr>
          <w:ilvl w:val="0"/>
          <w:numId w:val="1224"/>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25"/>
        </w:numPr>
      </w:pPr>
      <w:r>
        <w:rPr>
          <w:i/>
          <w:iCs/>
        </w:rPr>
        <w:t xml:space="preserve">What it does</w:t>
      </w:r>
      <w:r>
        <w:t xml:space="preserve">: View and create Copilot Spaces (collaborative AI environments)</w:t>
      </w:r>
    </w:p>
    <w:p>
      <w:pPr>
        <w:pStyle w:val="Compact"/>
        <w:numPr>
          <w:ilvl w:val="0"/>
          <w:numId w:val="1225"/>
        </w:numPr>
      </w:pPr>
      <w:r>
        <w:rPr>
          <w:i/>
          <w:iCs/>
        </w:rPr>
        <w:t xml:space="preserve">Pros</w:t>
      </w:r>
      <w:r>
        <w:t xml:space="preserve">: Share AI context with team members</w:t>
      </w:r>
    </w:p>
    <w:p>
      <w:pPr>
        <w:pStyle w:val="Compact"/>
        <w:numPr>
          <w:ilvl w:val="0"/>
          <w:numId w:val="1225"/>
        </w:numPr>
      </w:pPr>
      <w:r>
        <w:rPr>
          <w:i/>
          <w:iCs/>
        </w:rPr>
        <w:t xml:space="preserve">Cons</w:t>
      </w:r>
      <w:r>
        <w:t xml:space="preserve">: Additional complexity for individual work</w:t>
      </w:r>
    </w:p>
    <w:p>
      <w:pPr>
        <w:pStyle w:val="Compact"/>
        <w:numPr>
          <w:ilvl w:val="0"/>
          <w:numId w:val="1225"/>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26"/>
        </w:numPr>
      </w:pPr>
      <w:r>
        <w:rPr>
          <w:i/>
          <w:iCs/>
        </w:rPr>
        <w:t xml:space="preserve">What it does</w:t>
      </w:r>
      <w:r>
        <w:t xml:space="preserve">: Create individually owned Copilot Spaces</w:t>
      </w:r>
    </w:p>
    <w:p>
      <w:pPr>
        <w:pStyle w:val="Compact"/>
        <w:numPr>
          <w:ilvl w:val="0"/>
          <w:numId w:val="1226"/>
        </w:numPr>
      </w:pPr>
      <w:r>
        <w:rPr>
          <w:i/>
          <w:iCs/>
        </w:rPr>
        <w:t xml:space="preserve">Pros</w:t>
      </w:r>
      <w:r>
        <w:t xml:space="preserve">: Personal AI workspaces for complex projects</w:t>
      </w:r>
    </w:p>
    <w:p>
      <w:pPr>
        <w:pStyle w:val="Compact"/>
        <w:numPr>
          <w:ilvl w:val="0"/>
          <w:numId w:val="1226"/>
        </w:numPr>
      </w:pPr>
      <w:r>
        <w:rPr>
          <w:i/>
          <w:iCs/>
        </w:rPr>
        <w:t xml:space="preserve">Cons</w:t>
      </w:r>
      <w:r>
        <w:t xml:space="preserve">: May fragment your workflow</w:t>
      </w:r>
    </w:p>
    <w:p>
      <w:pPr>
        <w:pStyle w:val="Compact"/>
        <w:numPr>
          <w:ilvl w:val="0"/>
          <w:numId w:val="1226"/>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27"/>
        </w:numPr>
      </w:pPr>
      <w:r>
        <w:rPr>
          <w:i/>
          <w:iCs/>
        </w:rPr>
        <w:t xml:space="preserve">What it does</w:t>
      </w:r>
      <w:r>
        <w:t xml:space="preserve">: Share individually owned Copilot Spaces</w:t>
      </w:r>
    </w:p>
    <w:p>
      <w:pPr>
        <w:pStyle w:val="Compact"/>
        <w:numPr>
          <w:ilvl w:val="0"/>
          <w:numId w:val="1227"/>
        </w:numPr>
      </w:pPr>
      <w:r>
        <w:rPr>
          <w:i/>
          <w:iCs/>
        </w:rPr>
        <w:t xml:space="preserve">Pros</w:t>
      </w:r>
      <w:r>
        <w:t xml:space="preserve">: Collaborate while maintaining ownership</w:t>
      </w:r>
    </w:p>
    <w:p>
      <w:pPr>
        <w:pStyle w:val="Compact"/>
        <w:numPr>
          <w:ilvl w:val="0"/>
          <w:numId w:val="1227"/>
        </w:numPr>
      </w:pPr>
      <w:r>
        <w:rPr>
          <w:i/>
          <w:iCs/>
        </w:rPr>
        <w:t xml:space="preserve">Cons</w:t>
      </w:r>
      <w:r>
        <w:t xml:space="preserve">: None significant</w:t>
      </w:r>
    </w:p>
    <w:p>
      <w:pPr>
        <w:pStyle w:val="Compact"/>
        <w:numPr>
          <w:ilvl w:val="0"/>
          <w:numId w:val="1227"/>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574"/>
    <w:bookmarkStart w:id="575" w:name="summary-of-recommended-settings"/>
    <w:p>
      <w:pPr>
        <w:pStyle w:val="Heading4"/>
      </w:pPr>
      <w:r>
        <w:t xml:space="preserve">17.5.10.4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28"/>
        </w:numPr>
      </w:pPr>
      <w:r>
        <w:t xml:space="preserve">All Copilot Chat options (GitHub.com, CLI, IDE, Mobile)</w:t>
      </w:r>
    </w:p>
    <w:p>
      <w:pPr>
        <w:pStyle w:val="Compact"/>
        <w:numPr>
          <w:ilvl w:val="0"/>
          <w:numId w:val="1228"/>
        </w:numPr>
      </w:pPr>
      <w:r>
        <w:t xml:space="preserve">Web search capability</w:t>
      </w:r>
    </w:p>
    <w:p>
      <w:pPr>
        <w:pStyle w:val="Compact"/>
        <w:numPr>
          <w:ilvl w:val="0"/>
          <w:numId w:val="1228"/>
        </w:numPr>
      </w:pPr>
      <w:r>
        <w:t xml:space="preserve">Dashboard Entry Point</w:t>
      </w:r>
    </w:p>
    <w:p>
      <w:pPr>
        <w:pStyle w:val="Compact"/>
        <w:numPr>
          <w:ilvl w:val="0"/>
          <w:numId w:val="1228"/>
        </w:numPr>
      </w:pPr>
      <w:r>
        <w:t xml:space="preserve">Copilot code review (but not automatic review initially)</w:t>
      </w:r>
    </w:p>
    <w:p>
      <w:pPr>
        <w:pStyle w:val="Compact"/>
        <w:numPr>
          <w:ilvl w:val="0"/>
          <w:numId w:val="1228"/>
        </w:numPr>
      </w:pPr>
      <w:r>
        <w:t xml:space="preserve">Copilot coding agent</w:t>
      </w:r>
    </w:p>
    <w:p>
      <w:pPr>
        <w:pStyle w:val="Compact"/>
        <w:numPr>
          <w:ilvl w:val="0"/>
          <w:numId w:val="1228"/>
        </w:numPr>
      </w:pPr>
      <w:r>
        <w:t xml:space="preserve">Copilot Memory</w:t>
      </w:r>
    </w:p>
    <w:p>
      <w:pPr>
        <w:pStyle w:val="Compact"/>
        <w:numPr>
          <w:ilvl w:val="0"/>
          <w:numId w:val="1228"/>
        </w:numPr>
      </w:pPr>
      <w:r>
        <w:t xml:space="preserve">MCP servers (if configured)</w:t>
      </w:r>
    </w:p>
    <w:p>
      <w:pPr>
        <w:pStyle w:val="Compact"/>
        <w:numPr>
          <w:ilvl w:val="0"/>
          <w:numId w:val="1228"/>
        </w:numPr>
      </w:pPr>
      <w:r>
        <w:t xml:space="preserve">Copilot-generated commit messages</w:t>
      </w:r>
    </w:p>
    <w:p>
      <w:pPr>
        <w:pStyle w:val="Compact"/>
        <w:numPr>
          <w:ilvl w:val="0"/>
          <w:numId w:val="1228"/>
        </w:numPr>
      </w:pPr>
      <w:r>
        <w:t xml:space="preserve">All Copilot Spaces options</w:t>
      </w:r>
    </w:p>
    <w:p>
      <w:pPr>
        <w:pStyle w:val="FirstParagraph"/>
      </w:pPr>
      <w:r>
        <w:rPr>
          <w:b/>
          <w:bCs/>
        </w:rPr>
        <w:t xml:space="preserve">Model selection:</w:t>
      </w:r>
    </w:p>
    <w:p>
      <w:pPr>
        <w:pStyle w:val="Compact"/>
        <w:numPr>
          <w:ilvl w:val="0"/>
          <w:numId w:val="1229"/>
        </w:numPr>
      </w:pPr>
      <w:r>
        <w:t xml:space="preserve">Default: Claude Sonnet 4.5</w:t>
      </w:r>
    </w:p>
    <w:p>
      <w:pPr>
        <w:pStyle w:val="Compact"/>
        <w:numPr>
          <w:ilvl w:val="0"/>
          <w:numId w:val="1229"/>
        </w:numPr>
      </w:pPr>
      <w:r>
        <w:t xml:space="preserve">Complex tasks: Claude Opus 4.5</w:t>
      </w:r>
    </w:p>
    <w:p>
      <w:pPr>
        <w:pStyle w:val="Compact"/>
        <w:numPr>
          <w:ilvl w:val="0"/>
          <w:numId w:val="1229"/>
        </w:numPr>
      </w:pPr>
      <w:r>
        <w:t xml:space="preserve">Quick completions: Claude Haiku 4.5</w:t>
      </w:r>
    </w:p>
    <w:p>
      <w:pPr>
        <w:pStyle w:val="FirstParagraph"/>
      </w:pPr>
      <w:r>
        <w:rPr>
          <w:b/>
          <w:bCs/>
        </w:rPr>
        <w:t xml:space="preserve">Enable with caution:</w:t>
      </w:r>
    </w:p>
    <w:p>
      <w:pPr>
        <w:pStyle w:val="Compact"/>
        <w:numPr>
          <w:ilvl w:val="0"/>
          <w:numId w:val="1230"/>
        </w:numPr>
      </w:pPr>
      <w:r>
        <w:t xml:space="preserve">Editor preview features (only if comfortable with potential instability)</w:t>
      </w:r>
    </w:p>
    <w:p>
      <w:pPr>
        <w:pStyle w:val="Compact"/>
        <w:numPr>
          <w:ilvl w:val="0"/>
          <w:numId w:val="1230"/>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17.5.8</w:t>
        </w:r>
      </w:hyperlink>
      <w:r>
        <w:t xml:space="preserve">).</w:t>
      </w:r>
    </w:p>
    <w:bookmarkEnd w:id="575"/>
    <w:bookmarkEnd w:id="576"/>
    <w:bookmarkStart w:id="587" w:name="configuring-the-agent-environment"/>
    <w:p>
      <w:pPr>
        <w:pStyle w:val="Heading3"/>
      </w:pPr>
      <w:r>
        <w:t xml:space="preserve">17.5.11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577" w:name="why-configure-the-environment"/>
    <w:p>
      <w:pPr>
        <w:pStyle w:val="Heading4"/>
      </w:pPr>
      <w:r>
        <w:t xml:space="preserve">17.5.11.1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31"/>
        </w:numPr>
      </w:pPr>
      <w:r>
        <w:t xml:space="preserve">Faster agent startup and execution</w:t>
      </w:r>
    </w:p>
    <w:p>
      <w:pPr>
        <w:pStyle w:val="Compact"/>
        <w:numPr>
          <w:ilvl w:val="0"/>
          <w:numId w:val="1231"/>
        </w:numPr>
      </w:pPr>
      <w:r>
        <w:t xml:space="preserve">More reliable builds and tests</w:t>
      </w:r>
    </w:p>
    <w:p>
      <w:pPr>
        <w:pStyle w:val="Compact"/>
        <w:numPr>
          <w:ilvl w:val="0"/>
          <w:numId w:val="1231"/>
        </w:numPr>
      </w:pPr>
      <w:r>
        <w:t xml:space="preserve">Access to private or authenticated dependencies</w:t>
      </w:r>
    </w:p>
    <w:p>
      <w:pPr>
        <w:pStyle w:val="Compact"/>
        <w:numPr>
          <w:ilvl w:val="0"/>
          <w:numId w:val="1231"/>
        </w:numPr>
      </w:pPr>
      <w:r>
        <w:t xml:space="preserve">Consistent development environment across all agent sessions</w:t>
      </w:r>
    </w:p>
    <w:bookmarkEnd w:id="577"/>
    <w:bookmarkStart w:id="578" w:name="file-location-and-structure"/>
    <w:p>
      <w:pPr>
        <w:pStyle w:val="Heading4"/>
      </w:pPr>
      <w:r>
        <w:t xml:space="preserve">17.5.11.2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578"/>
    <w:bookmarkStart w:id="579" w:name="basic-configuration-example"/>
    <w:p>
      <w:pPr>
        <w:pStyle w:val="Heading4"/>
      </w:pPr>
      <w:r>
        <w:t xml:space="preserve">17.5.11.3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579"/>
    <w:bookmarkStart w:id="580" w:name="configurable-options"/>
    <w:p>
      <w:pPr>
        <w:pStyle w:val="Heading4"/>
      </w:pPr>
      <w:r>
        <w:t xml:space="preserve">17.5.11.4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32"/>
        </w:numPr>
      </w:pPr>
      <w:r>
        <w:rPr>
          <w:rStyle w:val="VerbatimChar"/>
        </w:rPr>
        <w:t xml:space="preserve">steps</w:t>
      </w:r>
      <w:r>
        <w:t xml:space="preserve">: Setup commands and actions to run</w:t>
      </w:r>
    </w:p>
    <w:p>
      <w:pPr>
        <w:pStyle w:val="Compact"/>
        <w:numPr>
          <w:ilvl w:val="0"/>
          <w:numId w:val="1232"/>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32"/>
        </w:numPr>
      </w:pPr>
      <w:r>
        <w:rPr>
          <w:rStyle w:val="VerbatimChar"/>
        </w:rPr>
        <w:t xml:space="preserve">runs-on</w:t>
      </w:r>
      <w:r>
        <w:t xml:space="preserve">: Runner type (Ubuntu x64 Linux only)</w:t>
      </w:r>
    </w:p>
    <w:p>
      <w:pPr>
        <w:pStyle w:val="Compact"/>
        <w:numPr>
          <w:ilvl w:val="0"/>
          <w:numId w:val="1232"/>
        </w:numPr>
      </w:pPr>
      <w:r>
        <w:rPr>
          <w:rStyle w:val="VerbatimChar"/>
        </w:rPr>
        <w:t xml:space="preserve">services</w:t>
      </w:r>
      <w:r>
        <w:t xml:space="preserve">: Database or service containers</w:t>
      </w:r>
    </w:p>
    <w:p>
      <w:pPr>
        <w:pStyle w:val="Compact"/>
        <w:numPr>
          <w:ilvl w:val="0"/>
          <w:numId w:val="1232"/>
        </w:numPr>
      </w:pPr>
      <w:r>
        <w:rPr>
          <w:rStyle w:val="VerbatimChar"/>
        </w:rPr>
        <w:t xml:space="preserve">snapshot</w:t>
      </w:r>
      <w:r>
        <w:t xml:space="preserve">: Save environment state</w:t>
      </w:r>
    </w:p>
    <w:p>
      <w:pPr>
        <w:pStyle w:val="Compact"/>
        <w:numPr>
          <w:ilvl w:val="0"/>
          <w:numId w:val="1232"/>
        </w:numPr>
      </w:pPr>
      <w:r>
        <w:rPr>
          <w:rStyle w:val="VerbatimChar"/>
        </w:rPr>
        <w:t xml:space="preserve">timeout-minutes</w:t>
      </w:r>
      <w:r>
        <w:t xml:space="preserve">: Maximum 59 minutes</w:t>
      </w:r>
    </w:p>
    <w:p>
      <w:pPr>
        <w:pStyle w:val="FirstParagraph"/>
      </w:pPr>
      <w:r>
        <w:t xml:space="preserve">All other workflow settings are ignored by Copilot.</w:t>
      </w:r>
    </w:p>
    <w:bookmarkEnd w:id="580"/>
    <w:bookmarkStart w:id="581" w:name="common-setup-tasks"/>
    <w:p>
      <w:pPr>
        <w:pStyle w:val="Heading4"/>
      </w:pPr>
      <w:r>
        <w:t xml:space="preserve">17.5.11.5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581"/>
    <w:bookmarkStart w:id="582" w:name="environment-variables-and-secrets"/>
    <w:p>
      <w:pPr>
        <w:pStyle w:val="Heading4"/>
      </w:pPr>
      <w:r>
        <w:t xml:space="preserve">17.5.11.6 Environment Variables and Secrets</w:t>
      </w:r>
    </w:p>
    <w:p>
      <w:pPr>
        <w:pStyle w:val="FirstParagraph"/>
      </w:pPr>
      <w:r>
        <w:t xml:space="preserve">To set environment variables for Copilot:</w:t>
      </w:r>
    </w:p>
    <w:p>
      <w:pPr>
        <w:pStyle w:val="Compact"/>
        <w:numPr>
          <w:ilvl w:val="0"/>
          <w:numId w:val="1233"/>
        </w:numPr>
      </w:pPr>
      <w:r>
        <w:t xml:space="preserve">Navigate to your repository’s</w:t>
      </w:r>
      <w:r>
        <w:t xml:space="preserve"> </w:t>
      </w:r>
      <w:r>
        <w:rPr>
          <w:b/>
          <w:bCs/>
        </w:rPr>
        <w:t xml:space="preserve">Settings</w:t>
      </w:r>
    </w:p>
    <w:p>
      <w:pPr>
        <w:pStyle w:val="Compact"/>
        <w:numPr>
          <w:ilvl w:val="0"/>
          <w:numId w:val="1233"/>
        </w:numPr>
      </w:pPr>
      <w:r>
        <w:t xml:space="preserve">Go to</w:t>
      </w:r>
      <w:r>
        <w:t xml:space="preserve"> </w:t>
      </w:r>
      <w:r>
        <w:rPr>
          <w:b/>
          <w:bCs/>
        </w:rPr>
        <w:t xml:space="preserve">Environments</w:t>
      </w:r>
    </w:p>
    <w:p>
      <w:pPr>
        <w:pStyle w:val="Compact"/>
        <w:numPr>
          <w:ilvl w:val="0"/>
          <w:numId w:val="1233"/>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233"/>
        </w:numPr>
      </w:pPr>
      <w:r>
        <w:t xml:space="preserve">Add environment variables or secrets as needed</w:t>
      </w:r>
    </w:p>
    <w:p>
      <w:pPr>
        <w:pStyle w:val="FirstParagraph"/>
      </w:pPr>
      <w:r>
        <w:t xml:space="preserve">Use secrets for sensitive values like API keys or passwords.</w:t>
      </w:r>
    </w:p>
    <w:bookmarkEnd w:id="582"/>
    <w:bookmarkStart w:id="583" w:name="testing-your-configuration"/>
    <w:p>
      <w:pPr>
        <w:pStyle w:val="Heading4"/>
      </w:pPr>
      <w:r>
        <w:t xml:space="preserve">17.5.11.7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583"/>
    <w:bookmarkStart w:id="584" w:name="advanced-configuration"/>
    <w:p>
      <w:pPr>
        <w:pStyle w:val="Heading4"/>
      </w:pPr>
      <w:r>
        <w:t xml:space="preserve">17.5.11.8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584"/>
    <w:bookmarkStart w:id="586" w:name="further-reading-1"/>
    <w:p>
      <w:pPr>
        <w:pStyle w:val="Heading4"/>
      </w:pPr>
      <w:r>
        <w:t xml:space="preserve">17.5.11.9 Further Reading</w:t>
      </w:r>
    </w:p>
    <w:p>
      <w:pPr>
        <w:pStyle w:val="FirstParagraph"/>
      </w:pPr>
      <w:r>
        <w:t xml:space="preserve">For complete details,</w:t>
      </w:r>
      <w:r>
        <w:t xml:space="preserve"> </w:t>
      </w:r>
      <w:r>
        <w:t xml:space="preserve">see</w:t>
      </w:r>
      <w:r>
        <w:t xml:space="preserve"> </w:t>
      </w:r>
      <w:hyperlink r:id="rId585">
        <w:r>
          <w:rPr>
            <w:rStyle w:val="Hyperlink"/>
          </w:rPr>
          <w:t xml:space="preserve">Customizing the development environment for GitHub Copilot coding agent</w:t>
        </w:r>
      </w:hyperlink>
      <w:r>
        <w:t xml:space="preserve">.</w:t>
      </w:r>
    </w:p>
    <w:bookmarkEnd w:id="586"/>
    <w:bookmarkEnd w:id="587"/>
    <w:bookmarkStart w:id="591" w:name="sec-ai-when-to-use"/>
    <w:p>
      <w:pPr>
        <w:pStyle w:val="Heading3"/>
      </w:pPr>
      <w:r>
        <w:t xml:space="preserve">17.5.12 When to use a coding agent</w:t>
      </w:r>
    </w:p>
    <w:p>
      <w:pPr>
        <w:pStyle w:val="FirstParagraph"/>
      </w:pPr>
      <w:r>
        <w:t xml:space="preserve">Coding agent sessions are currently</w:t>
      </w:r>
      <w:r>
        <w:rPr>
          <w:rStyle w:val="FootnoteReference"/>
        </w:rPr>
        <w:footnoteReference w:id="588"/>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589">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590">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591"/>
    <w:bookmarkStart w:id="596" w:name="editing-with-.docx-files"/>
    <w:p>
      <w:pPr>
        <w:pStyle w:val="Heading3"/>
      </w:pPr>
      <w:r>
        <w:t xml:space="preserve">17.5.13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234"/>
        </w:numPr>
      </w:pPr>
      <w:r>
        <w:t xml:space="preserve">Lab members can export Quarto content to Word format for review</w:t>
      </w:r>
    </w:p>
    <w:p>
      <w:pPr>
        <w:pStyle w:val="Compact"/>
        <w:numPr>
          <w:ilvl w:val="0"/>
          <w:numId w:val="1234"/>
        </w:numPr>
      </w:pPr>
      <w:r>
        <w:t xml:space="preserve">Reviewers can make edits, add tracked changes, and insert comments in Word</w:t>
      </w:r>
    </w:p>
    <w:p>
      <w:pPr>
        <w:pStyle w:val="Compact"/>
        <w:numPr>
          <w:ilvl w:val="0"/>
          <w:numId w:val="1234"/>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235"/>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235"/>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235"/>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595" w:name="known-issue-document-1-warning-in-word"/>
    <w:p>
      <w:pPr>
        <w:pStyle w:val="Heading4"/>
      </w:pPr>
      <w:r>
        <w:t xml:space="preserve">17.5.13.1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236"/>
        </w:numPr>
      </w:pPr>
      <w:hyperlink r:id="rId592">
        <w:r>
          <w:rPr>
            <w:rStyle w:val="Hyperlink"/>
          </w:rPr>
          <w:t xml:space="preserve">Quarto CLI Issue #6357</w:t>
        </w:r>
      </w:hyperlink>
    </w:p>
    <w:p>
      <w:pPr>
        <w:pStyle w:val="Compact"/>
        <w:numPr>
          <w:ilvl w:val="0"/>
          <w:numId w:val="1236"/>
        </w:numPr>
      </w:pPr>
      <w:hyperlink r:id="rId593">
        <w:r>
          <w:rPr>
            <w:rStyle w:val="Hyperlink"/>
          </w:rPr>
          <w:t xml:space="preserve">Quarto Discussion #6544</w:t>
        </w:r>
      </w:hyperlink>
    </w:p>
    <w:p>
      <w:pPr>
        <w:pStyle w:val="Compact"/>
        <w:numPr>
          <w:ilvl w:val="0"/>
          <w:numId w:val="1236"/>
        </w:numPr>
      </w:pPr>
      <w:hyperlink r:id="rId594">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237"/>
        </w:numPr>
      </w:pPr>
      <w:r>
        <w:t xml:space="preserve">Open the generated DOCX file in Microsoft Word</w:t>
      </w:r>
    </w:p>
    <w:p>
      <w:pPr>
        <w:pStyle w:val="Compact"/>
        <w:numPr>
          <w:ilvl w:val="0"/>
          <w:numId w:val="1237"/>
        </w:numPr>
      </w:pPr>
      <w:r>
        <w:t xml:space="preserve">Immediately save the file (File → Save, or Ctrl+S/Cmd+S)</w:t>
      </w:r>
    </w:p>
    <w:p>
      <w:pPr>
        <w:pStyle w:val="Compact"/>
        <w:numPr>
          <w:ilvl w:val="0"/>
          <w:numId w:val="1237"/>
        </w:numPr>
      </w:pPr>
      <w:r>
        <w:t xml:space="preserve">Close and re-open the file to verify it no longer shows</w:t>
      </w:r>
      <w:r>
        <w:t xml:space="preserve"> </w:t>
      </w:r>
      <w:r>
        <w:t xml:space="preserve">“Document 1”</w:t>
      </w:r>
    </w:p>
    <w:p>
      <w:pPr>
        <w:pStyle w:val="Compact"/>
        <w:numPr>
          <w:ilvl w:val="0"/>
          <w:numId w:val="1237"/>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595"/>
    <w:bookmarkEnd w:id="596"/>
    <w:bookmarkStart w:id="597" w:name="copilot-instructions-for-this-repository"/>
    <w:p>
      <w:pPr>
        <w:pStyle w:val="Heading3"/>
      </w:pPr>
      <w:r>
        <w:t xml:space="preserve">17.5.14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238"/>
        </w:numPr>
      </w:pPr>
      <w:r>
        <w:t xml:space="preserve">Markdown and Quarto formatting rules (e.g., blank lines before lists, line breaks in prose)</w:t>
      </w:r>
    </w:p>
    <w:p>
      <w:pPr>
        <w:pStyle w:val="Compact"/>
        <w:numPr>
          <w:ilvl w:val="0"/>
          <w:numId w:val="1238"/>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238"/>
        </w:numPr>
      </w:pPr>
      <w:r>
        <w:t xml:space="preserve">File organization patterns (e.g., using Quarto includes for modular content)</w:t>
      </w:r>
    </w:p>
    <w:p>
      <w:pPr>
        <w:pStyle w:val="Compact"/>
        <w:numPr>
          <w:ilvl w:val="0"/>
          <w:numId w:val="1238"/>
        </w:numPr>
      </w:pPr>
      <w:r>
        <w:t xml:space="preserve">How to work with DOCX files for hybrid editing workflows</w:t>
      </w:r>
    </w:p>
    <w:p>
      <w:pPr>
        <w:pStyle w:val="Compact"/>
        <w:numPr>
          <w:ilvl w:val="0"/>
          <w:numId w:val="1238"/>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597"/>
    <w:bookmarkEnd w:id="598"/>
    <w:bookmarkEnd w:id="599"/>
    <w:bookmarkStart w:id="609" w:name="checklists"/>
    <w:p>
      <w:pPr>
        <w:pStyle w:val="Heading1"/>
      </w:pPr>
      <w:r>
        <w:t xml:space="preserve">18. Checklists</w:t>
      </w:r>
    </w:p>
    <w:p>
      <w:pPr>
        <w:pStyle w:val="FirstParagraph"/>
      </w:pPr>
      <w:r>
        <w:t xml:space="preserve">Adapted by UCD-SeRG team from</w:t>
      </w:r>
      <w:r>
        <w:t xml:space="preserve"> </w:t>
      </w:r>
      <w:hyperlink r:id="rId600">
        <w:r>
          <w:rPr>
            <w:rStyle w:val="Hyperlink"/>
          </w:rPr>
          <w:t xml:space="preserve">original by Jade Benjamin-Chung</w:t>
        </w:r>
      </w:hyperlink>
    </w:p>
    <w:bookmarkStart w:id="601" w:name="pre-analysis-plan-checklist"/>
    <w:p>
      <w:pPr>
        <w:pStyle w:val="Heading2"/>
      </w:pPr>
      <w:r>
        <w:t xml:space="preserve">18.1 Pre-analysis plan checklist</w:t>
      </w:r>
    </w:p>
    <w:p>
      <w:pPr>
        <w:pStyle w:val="Compact"/>
        <w:numPr>
          <w:ilvl w:val="0"/>
          <w:numId w:val="1239"/>
        </w:numPr>
      </w:pPr>
      <w:r>
        <w:t xml:space="preserve">Brief background on the study (a condensed version of the introduction section of the paper)</w:t>
      </w:r>
    </w:p>
    <w:p>
      <w:pPr>
        <w:pStyle w:val="Compact"/>
        <w:numPr>
          <w:ilvl w:val="0"/>
          <w:numId w:val="1239"/>
        </w:numPr>
      </w:pPr>
      <w:r>
        <w:t xml:space="preserve">Hypotheses / objectives</w:t>
      </w:r>
    </w:p>
    <w:p>
      <w:pPr>
        <w:pStyle w:val="Compact"/>
        <w:numPr>
          <w:ilvl w:val="0"/>
          <w:numId w:val="1239"/>
        </w:numPr>
      </w:pPr>
      <w:r>
        <w:t xml:space="preserve">Study design</w:t>
      </w:r>
    </w:p>
    <w:p>
      <w:pPr>
        <w:pStyle w:val="Compact"/>
        <w:numPr>
          <w:ilvl w:val="0"/>
          <w:numId w:val="1239"/>
        </w:numPr>
      </w:pPr>
      <w:r>
        <w:t xml:space="preserve">Description of data</w:t>
      </w:r>
    </w:p>
    <w:p>
      <w:pPr>
        <w:pStyle w:val="Compact"/>
        <w:numPr>
          <w:ilvl w:val="0"/>
          <w:numId w:val="1239"/>
        </w:numPr>
      </w:pPr>
      <w:r>
        <w:t xml:space="preserve">Definition of outcomes</w:t>
      </w:r>
    </w:p>
    <w:p>
      <w:pPr>
        <w:pStyle w:val="Compact"/>
        <w:numPr>
          <w:ilvl w:val="0"/>
          <w:numId w:val="1239"/>
        </w:numPr>
      </w:pPr>
      <w:r>
        <w:t xml:space="preserve">Definition of interventions / exposures</w:t>
      </w:r>
    </w:p>
    <w:p>
      <w:pPr>
        <w:pStyle w:val="Compact"/>
        <w:numPr>
          <w:ilvl w:val="0"/>
          <w:numId w:val="1239"/>
        </w:numPr>
      </w:pPr>
      <w:r>
        <w:t xml:space="preserve">Definition of covariates</w:t>
      </w:r>
    </w:p>
    <w:p>
      <w:pPr>
        <w:pStyle w:val="Compact"/>
        <w:numPr>
          <w:ilvl w:val="0"/>
          <w:numId w:val="1239"/>
        </w:numPr>
      </w:pPr>
      <w:r>
        <w:t xml:space="preserve">Statistical power calculation</w:t>
      </w:r>
    </w:p>
    <w:p>
      <w:pPr>
        <w:pStyle w:val="Compact"/>
        <w:numPr>
          <w:ilvl w:val="0"/>
          <w:numId w:val="1239"/>
        </w:numPr>
      </w:pPr>
      <w:r>
        <w:t xml:space="preserve">Statistical model description</w:t>
      </w:r>
    </w:p>
    <w:p>
      <w:pPr>
        <w:pStyle w:val="Compact"/>
        <w:numPr>
          <w:ilvl w:val="0"/>
          <w:numId w:val="1239"/>
        </w:numPr>
      </w:pPr>
      <w:r>
        <w:t xml:space="preserve">Covariate selection / screening</w:t>
      </w:r>
    </w:p>
    <w:p>
      <w:pPr>
        <w:pStyle w:val="Compact"/>
        <w:numPr>
          <w:ilvl w:val="0"/>
          <w:numId w:val="1239"/>
        </w:numPr>
      </w:pPr>
      <w:r>
        <w:t xml:space="preserve">Standard error estimation method</w:t>
      </w:r>
    </w:p>
    <w:p>
      <w:pPr>
        <w:pStyle w:val="Compact"/>
        <w:numPr>
          <w:ilvl w:val="0"/>
          <w:numId w:val="1239"/>
        </w:numPr>
      </w:pPr>
      <w:r>
        <w:t xml:space="preserve">Missing data analysis</w:t>
      </w:r>
    </w:p>
    <w:p>
      <w:pPr>
        <w:pStyle w:val="Compact"/>
        <w:numPr>
          <w:ilvl w:val="0"/>
          <w:numId w:val="1239"/>
        </w:numPr>
      </w:pPr>
      <w:r>
        <w:t xml:space="preserve">Assessment of effect modification / subgroup analyses</w:t>
      </w:r>
    </w:p>
    <w:p>
      <w:pPr>
        <w:pStyle w:val="Compact"/>
        <w:numPr>
          <w:ilvl w:val="0"/>
          <w:numId w:val="1239"/>
        </w:numPr>
      </w:pPr>
      <w:r>
        <w:t xml:space="preserve">Sensitivity analyses</w:t>
      </w:r>
    </w:p>
    <w:p>
      <w:pPr>
        <w:pStyle w:val="Compact"/>
        <w:numPr>
          <w:ilvl w:val="0"/>
          <w:numId w:val="1239"/>
        </w:numPr>
      </w:pPr>
      <w:r>
        <w:t xml:space="preserve">Negative control analyses</w:t>
      </w:r>
    </w:p>
    <w:bookmarkEnd w:id="601"/>
    <w:bookmarkStart w:id="603" w:name="code-checklist"/>
    <w:p>
      <w:pPr>
        <w:pStyle w:val="Heading2"/>
      </w:pPr>
      <w:r>
        <w:t xml:space="preserve">18.2 Code checklist</w:t>
      </w:r>
    </w:p>
    <w:p>
      <w:pPr>
        <w:pStyle w:val="Compact"/>
        <w:numPr>
          <w:ilvl w:val="0"/>
          <w:numId w:val="1240"/>
        </w:numPr>
      </w:pPr>
      <w:r>
        <w:t xml:space="preserve">Does the script run without errors?</w:t>
      </w:r>
    </w:p>
    <w:p>
      <w:pPr>
        <w:pStyle w:val="Compact"/>
        <w:numPr>
          <w:ilvl w:val="0"/>
          <w:numId w:val="1240"/>
        </w:numPr>
      </w:pPr>
      <w:r>
        <w:t xml:space="preserve">Is code self-contained within repo and/or associated Box folder?</w:t>
      </w:r>
    </w:p>
    <w:p>
      <w:pPr>
        <w:pStyle w:val="Compact"/>
        <w:numPr>
          <w:ilvl w:val="0"/>
          <w:numId w:val="1240"/>
        </w:numPr>
      </w:pPr>
      <w:r>
        <w:t xml:space="preserve">Is all commented out code / remarks removed?</w:t>
      </w:r>
    </w:p>
    <w:p>
      <w:pPr>
        <w:pStyle w:val="Compact"/>
        <w:numPr>
          <w:ilvl w:val="0"/>
          <w:numId w:val="1240"/>
        </w:numPr>
      </w:pPr>
      <w:r>
        <w:t xml:space="preserve">Does the header accurately describe the process completed in the script?</w:t>
      </w:r>
    </w:p>
    <w:p>
      <w:pPr>
        <w:pStyle w:val="Compact"/>
        <w:numPr>
          <w:ilvl w:val="0"/>
          <w:numId w:val="1240"/>
        </w:numPr>
      </w:pPr>
      <w:r>
        <w:t xml:space="preserve">Is the script pushed to its github repository?</w:t>
      </w:r>
    </w:p>
    <w:p>
      <w:pPr>
        <w:pStyle w:val="Compact"/>
        <w:numPr>
          <w:ilvl w:val="0"/>
          <w:numId w:val="1240"/>
        </w:numPr>
      </w:pPr>
      <w:r>
        <w:t xml:space="preserve">Does the code adhere to the</w:t>
      </w:r>
      <w:r>
        <w:t xml:space="preserve"> </w:t>
      </w:r>
      <w:hyperlink r:id="rId602">
        <w:r>
          <w:rPr>
            <w:rStyle w:val="Hyperlink"/>
          </w:rPr>
          <w:t xml:space="preserve">coding style guide</w:t>
        </w:r>
      </w:hyperlink>
      <w:r>
        <w:t xml:space="preserve">?</w:t>
      </w:r>
    </w:p>
    <w:p>
      <w:pPr>
        <w:pStyle w:val="Compact"/>
        <w:numPr>
          <w:ilvl w:val="0"/>
          <w:numId w:val="1240"/>
        </w:numPr>
      </w:pPr>
      <w:r>
        <w:t xml:space="preserve">Are all warnings ignorable? Should any warnings be intentionally suppressed or addressed?</w:t>
      </w:r>
    </w:p>
    <w:bookmarkEnd w:id="603"/>
    <w:bookmarkStart w:id="605"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41"/>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241"/>
        </w:numPr>
      </w:pPr>
      <w:r>
        <w:t xml:space="preserve">Are the study results within the manuscript replicable (i.e., if you rerun the code in the study’s repository, the tables and figures will be exactly replicated?)</w:t>
      </w:r>
    </w:p>
    <w:p>
      <w:pPr>
        <w:pStyle w:val="Compact"/>
        <w:numPr>
          <w:ilvl w:val="0"/>
          <w:numId w:val="1241"/>
        </w:numPr>
      </w:pPr>
      <w:r>
        <w:t xml:space="preserve">Is a target journal selected?</w:t>
      </w:r>
    </w:p>
    <w:p>
      <w:pPr>
        <w:pStyle w:val="Compact"/>
        <w:numPr>
          <w:ilvl w:val="0"/>
          <w:numId w:val="1241"/>
        </w:numPr>
      </w:pPr>
      <w:r>
        <w:t xml:space="preserve">Is the title declarative, in other words, does it state the object/findings rather than suggest them?</w:t>
      </w:r>
    </w:p>
    <w:p>
      <w:pPr>
        <w:pStyle w:val="Compact"/>
        <w:numPr>
          <w:ilvl w:val="0"/>
          <w:numId w:val="1241"/>
        </w:numPr>
      </w:pPr>
      <w:r>
        <w:t xml:space="preserve">Is the word count of the manuscript close to the target journal’s allowance?</w:t>
      </w:r>
    </w:p>
    <w:p>
      <w:pPr>
        <w:pStyle w:val="Compact"/>
        <w:numPr>
          <w:ilvl w:val="0"/>
          <w:numId w:val="1241"/>
        </w:numPr>
      </w:pPr>
      <w:r>
        <w:t xml:space="preserve">Does the manuscript adhere to the formatting guide of the target journal?</w:t>
      </w:r>
    </w:p>
    <w:p>
      <w:pPr>
        <w:pStyle w:val="Compact"/>
        <w:numPr>
          <w:ilvl w:val="0"/>
          <w:numId w:val="1241"/>
        </w:numPr>
      </w:pPr>
      <w:r>
        <w:t xml:space="preserve">Does the manuscript use a consistent voice (passive or active – usually active is preferred … pun intended)?</w:t>
      </w:r>
    </w:p>
    <w:p>
      <w:pPr>
        <w:pStyle w:val="Compact"/>
        <w:numPr>
          <w:ilvl w:val="0"/>
          <w:numId w:val="1241"/>
        </w:numPr>
      </w:pPr>
      <w:r>
        <w:t xml:space="preserve">Is each figure and table (including supplementary material) referenced in the main text?</w:t>
      </w:r>
    </w:p>
    <w:p>
      <w:pPr>
        <w:pStyle w:val="Compact"/>
        <w:numPr>
          <w:ilvl w:val="0"/>
          <w:numId w:val="1241"/>
        </w:numPr>
      </w:pPr>
      <w:r>
        <w:t xml:space="preserve">Is there a caption for each figure and table (including supplementary material)?</w:t>
      </w:r>
    </w:p>
    <w:p>
      <w:pPr>
        <w:pStyle w:val="Compact"/>
        <w:numPr>
          <w:ilvl w:val="0"/>
          <w:numId w:val="1241"/>
        </w:numPr>
      </w:pPr>
      <w:r>
        <w:t xml:space="preserve">Are tables/figures and supplementary material numbered in accordance with their appearance in the main text?</w:t>
      </w:r>
    </w:p>
    <w:p>
      <w:pPr>
        <w:pStyle w:val="Compact"/>
        <w:numPr>
          <w:ilvl w:val="0"/>
          <w:numId w:val="1241"/>
        </w:numPr>
      </w:pPr>
      <w:r>
        <w:t xml:space="preserve">Does the text use past tense if it is reporting research findings or future tense if it is a study protocol?</w:t>
      </w:r>
    </w:p>
    <w:p>
      <w:pPr>
        <w:pStyle w:val="Compact"/>
        <w:numPr>
          <w:ilvl w:val="0"/>
          <w:numId w:val="1241"/>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41"/>
        </w:numPr>
      </w:pPr>
      <w:r>
        <w:t xml:space="preserve">Does the text use minimal abbreviations, and are all abbreviations defined at first use?</w:t>
      </w:r>
    </w:p>
    <w:p>
      <w:pPr>
        <w:pStyle w:val="Compact"/>
        <w:numPr>
          <w:ilvl w:val="0"/>
          <w:numId w:val="1241"/>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41"/>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41"/>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604">
        <w:r>
          <w:rPr>
            <w:rStyle w:val="Hyperlink"/>
          </w:rPr>
          <w:t xml:space="preserve">here</w:t>
        </w:r>
      </w:hyperlink>
      <w:r>
        <w:t xml:space="preserve">)</w:t>
      </w:r>
    </w:p>
    <w:p>
      <w:pPr>
        <w:pStyle w:val="Compact"/>
        <w:numPr>
          <w:ilvl w:val="0"/>
          <w:numId w:val="1241"/>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605"/>
    <w:bookmarkStart w:id="608" w:name="figure-checklist"/>
    <w:p>
      <w:pPr>
        <w:pStyle w:val="Heading2"/>
      </w:pPr>
      <w:r>
        <w:t xml:space="preserve">18.4 Figure checklist</w:t>
      </w:r>
    </w:p>
    <w:p>
      <w:pPr>
        <w:pStyle w:val="Compact"/>
        <w:numPr>
          <w:ilvl w:val="0"/>
          <w:numId w:val="1242"/>
        </w:numPr>
      </w:pPr>
      <w:r>
        <w:t xml:space="preserve">Are the x-axis and y-axis labeled?</w:t>
      </w:r>
    </w:p>
    <w:p>
      <w:pPr>
        <w:pStyle w:val="Compact"/>
        <w:numPr>
          <w:ilvl w:val="0"/>
          <w:numId w:val="1242"/>
        </w:numPr>
      </w:pPr>
      <w:r>
        <w:t xml:space="preserve">If the figure includes panels, is each panel labeled?</w:t>
      </w:r>
    </w:p>
    <w:p>
      <w:pPr>
        <w:pStyle w:val="Compact"/>
        <w:numPr>
          <w:ilvl w:val="0"/>
          <w:numId w:val="1242"/>
        </w:numPr>
      </w:pPr>
      <w:r>
        <w:t xml:space="preserve">Are there sufficient numerical / text labels and breaks on the x-axis and y-axis?</w:t>
      </w:r>
    </w:p>
    <w:p>
      <w:pPr>
        <w:pStyle w:val="Compact"/>
        <w:numPr>
          <w:ilvl w:val="0"/>
          <w:numId w:val="1242"/>
        </w:numPr>
      </w:pPr>
      <w:r>
        <w:t xml:space="preserve">Is the font size appropriate (i.e., large enough to read, not so large that it distracts from the data presented in the figure?)</w:t>
      </w:r>
    </w:p>
    <w:p>
      <w:pPr>
        <w:pStyle w:val="Compact"/>
        <w:numPr>
          <w:ilvl w:val="0"/>
          <w:numId w:val="1242"/>
        </w:numPr>
      </w:pPr>
      <w:r>
        <w:t xml:space="preserve">Are the colors used colorblind friendly? See a colorblind-friendly palette</w:t>
      </w:r>
      <w:r>
        <w:t xml:space="preserve"> </w:t>
      </w:r>
      <w:hyperlink r:id="rId606">
        <w:r>
          <w:rPr>
            <w:rStyle w:val="Hyperlink"/>
          </w:rPr>
          <w:t xml:space="preserve">here</w:t>
        </w:r>
      </w:hyperlink>
      <w:r>
        <w:t xml:space="preserve">, a neat palette generator with colorblind options</w:t>
      </w:r>
      <w:r>
        <w:t xml:space="preserve"> </w:t>
      </w:r>
      <w:hyperlink r:id="rId607">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242"/>
        </w:numPr>
      </w:pPr>
      <w:r>
        <w:t xml:space="preserve">Are colors/shapes/line types defined in a legend?</w:t>
      </w:r>
    </w:p>
    <w:p>
      <w:pPr>
        <w:pStyle w:val="Compact"/>
        <w:numPr>
          <w:ilvl w:val="0"/>
          <w:numId w:val="1242"/>
        </w:numPr>
      </w:pPr>
      <w:r>
        <w:t xml:space="preserve">Are the legends and other labels easy to understand with minimal abbreviations?</w:t>
      </w:r>
    </w:p>
    <w:p>
      <w:pPr>
        <w:pStyle w:val="Compact"/>
        <w:numPr>
          <w:ilvl w:val="0"/>
          <w:numId w:val="1242"/>
        </w:numPr>
      </w:pPr>
      <w:r>
        <w:t xml:space="preserve">If there is overplotting, is transparency used to show overlapping data?</w:t>
      </w:r>
    </w:p>
    <w:p>
      <w:pPr>
        <w:pStyle w:val="Compact"/>
        <w:numPr>
          <w:ilvl w:val="0"/>
          <w:numId w:val="1242"/>
        </w:numPr>
      </w:pPr>
      <w:r>
        <w:t xml:space="preserve">Are 95% confidence intervals or other measures of precision shown, if applicable?</w:t>
      </w:r>
    </w:p>
    <w:p>
      <w:r>
        <w:br w:type="page"/>
      </w:r>
    </w:p>
    <w:bookmarkEnd w:id="608"/>
    <w:bookmarkEnd w:id="609"/>
    <w:bookmarkStart w:id="652" w:name="resources-2"/>
    <w:p>
      <w:pPr>
        <w:pStyle w:val="Heading1"/>
      </w:pPr>
      <w:r>
        <w:t xml:space="preserve">19. Resources</w:t>
      </w:r>
    </w:p>
    <w:p>
      <w:pPr>
        <w:pStyle w:val="FirstParagraph"/>
      </w:pPr>
      <w:r>
        <w:t xml:space="preserve">Adapted by UCD-SeRG team from</w:t>
      </w:r>
      <w:r>
        <w:t xml:space="preserve"> </w:t>
      </w:r>
      <w:hyperlink r:id="rId610">
        <w:r>
          <w:rPr>
            <w:rStyle w:val="Hyperlink"/>
          </w:rPr>
          <w:t xml:space="preserve">original by Jade Benjamin-Chung and Kunal Mishra</w:t>
        </w:r>
      </w:hyperlink>
    </w:p>
    <w:bookmarkStart w:id="626" w:name="resources-for-r"/>
    <w:p>
      <w:pPr>
        <w:pStyle w:val="Heading2"/>
      </w:pPr>
      <w:r>
        <w:t xml:space="preserve">19.1 Resources for R</w:t>
      </w:r>
    </w:p>
    <w:bookmarkStart w:id="612" w:name="books-and-comprehensive-guides"/>
    <w:p>
      <w:pPr>
        <w:pStyle w:val="Heading3"/>
      </w:pPr>
      <w:r>
        <w:t xml:space="preserve">19.1.1 Books and Comprehensive Guides</w:t>
      </w:r>
    </w:p>
    <w:p>
      <w:pPr>
        <w:pStyle w:val="Compact"/>
        <w:numPr>
          <w:ilvl w:val="0"/>
          <w:numId w:val="1243"/>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243"/>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43"/>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4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43"/>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43"/>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43"/>
        </w:numPr>
      </w:pPr>
      <w:hyperlink r:id="rId611">
        <w:r>
          <w:rPr>
            <w:rStyle w:val="Hyperlink"/>
          </w:rPr>
          <w:t xml:space="preserve">Jade’s R-for-epi course</w:t>
        </w:r>
      </w:hyperlink>
    </w:p>
    <w:bookmarkEnd w:id="612"/>
    <w:bookmarkStart w:id="617" w:name="uc-davis-datalab-workshops-and-tutorials"/>
    <w:p>
      <w:pPr>
        <w:pStyle w:val="Heading3"/>
      </w:pPr>
      <w:r>
        <w:t xml:space="preserve">19.1.2 UC Davis DataLab Workshops and Tutorials</w:t>
      </w:r>
    </w:p>
    <w:p>
      <w:pPr>
        <w:pStyle w:val="FirstParagraph"/>
      </w:pPr>
      <w:r>
        <w:t xml:space="preserve">The</w:t>
      </w:r>
      <w:r>
        <w:t xml:space="preserve"> </w:t>
      </w:r>
      <w:hyperlink r:id="rId452">
        <w:r>
          <w:rPr>
            <w:rStyle w:val="Hyperlink"/>
          </w:rPr>
          <w:t xml:space="preserve">UC Davis DataLab</w:t>
        </w:r>
      </w:hyperlink>
      <w:r>
        <w:t xml:space="preserve"> </w:t>
      </w:r>
      <w:r>
        <w:t xml:space="preserve">provides extensive workshops and learning materials for data science:</w:t>
      </w:r>
    </w:p>
    <w:p>
      <w:pPr>
        <w:pStyle w:val="Compact"/>
        <w:numPr>
          <w:ilvl w:val="0"/>
          <w:numId w:val="1244"/>
        </w:numPr>
      </w:pPr>
      <w:hyperlink r:id="rId613">
        <w:r>
          <w:rPr>
            <w:rStyle w:val="Hyperlink"/>
          </w:rPr>
          <w:t xml:space="preserve">Workshop Index</w:t>
        </w:r>
      </w:hyperlink>
      <w:r>
        <w:t xml:space="preserve"> </w:t>
      </w:r>
      <w:r>
        <w:t xml:space="preserve">- comprehensive catalog of all DataLab workshops</w:t>
      </w:r>
    </w:p>
    <w:p>
      <w:pPr>
        <w:pStyle w:val="Compact"/>
        <w:numPr>
          <w:ilvl w:val="0"/>
          <w:numId w:val="1244"/>
        </w:numPr>
      </w:pPr>
      <w:hyperlink r:id="rId614">
        <w:r>
          <w:rPr>
            <w:rStyle w:val="Hyperlink"/>
          </w:rPr>
          <w:t xml:space="preserve">R Basics Workshop</w:t>
        </w:r>
      </w:hyperlink>
      <w:r>
        <w:t xml:space="preserve"> </w:t>
      </w:r>
      <w:r>
        <w:t xml:space="preserve">- foundational R programming for beginners</w:t>
      </w:r>
    </w:p>
    <w:p>
      <w:pPr>
        <w:pStyle w:val="Compact"/>
        <w:numPr>
          <w:ilvl w:val="0"/>
          <w:numId w:val="1244"/>
        </w:numPr>
      </w:pPr>
      <w:hyperlink r:id="rId615">
        <w:r>
          <w:rPr>
            <w:rStyle w:val="Hyperlink"/>
          </w:rPr>
          <w:t xml:space="preserve">Research Toolkits</w:t>
        </w:r>
      </w:hyperlink>
      <w:r>
        <w:t xml:space="preserve"> </w:t>
      </w:r>
      <w:r>
        <w:t xml:space="preserve">- in-depth guides for research tools and methods</w:t>
      </w:r>
    </w:p>
    <w:p>
      <w:pPr>
        <w:pStyle w:val="Compact"/>
        <w:numPr>
          <w:ilvl w:val="0"/>
          <w:numId w:val="1244"/>
        </w:numPr>
      </w:pPr>
      <w:hyperlink r:id="rId616">
        <w:r>
          <w:rPr>
            <w:rStyle w:val="Hyperlink"/>
          </w:rPr>
          <w:t xml:space="preserve">Install Guides</w:t>
        </w:r>
      </w:hyperlink>
      <w:r>
        <w:t xml:space="preserve"> </w:t>
      </w:r>
      <w:r>
        <w:t xml:space="preserve">- setup instructions for data science software</w:t>
      </w:r>
    </w:p>
    <w:bookmarkEnd w:id="617"/>
    <w:bookmarkStart w:id="622" w:name="cheat-sheets"/>
    <w:p>
      <w:pPr>
        <w:pStyle w:val="Heading3"/>
      </w:pPr>
      <w:r>
        <w:t xml:space="preserve">19.1.3 Cheat Sheets</w:t>
      </w:r>
    </w:p>
    <w:p>
      <w:pPr>
        <w:pStyle w:val="Compact"/>
        <w:numPr>
          <w:ilvl w:val="0"/>
          <w:numId w:val="1245"/>
        </w:numPr>
      </w:pPr>
      <w:hyperlink r:id="rId618">
        <w:r>
          <w:rPr>
            <w:rStyle w:val="Hyperlink"/>
          </w:rPr>
          <w:t xml:space="preserve">dplyr and tidyr cheat sheet</w:t>
        </w:r>
      </w:hyperlink>
    </w:p>
    <w:p>
      <w:pPr>
        <w:pStyle w:val="Compact"/>
        <w:numPr>
          <w:ilvl w:val="0"/>
          <w:numId w:val="1245"/>
        </w:numPr>
      </w:pPr>
      <w:hyperlink r:id="rId619">
        <w:r>
          <w:rPr>
            <w:rStyle w:val="Hyperlink"/>
          </w:rPr>
          <w:t xml:space="preserve">ggplot cheat sheet</w:t>
        </w:r>
      </w:hyperlink>
    </w:p>
    <w:p>
      <w:pPr>
        <w:pStyle w:val="Compact"/>
        <w:numPr>
          <w:ilvl w:val="0"/>
          <w:numId w:val="1245"/>
        </w:numPr>
      </w:pPr>
      <w:hyperlink r:id="rId620">
        <w:r>
          <w:rPr>
            <w:rStyle w:val="Hyperlink"/>
          </w:rPr>
          <w:t xml:space="preserve">data table cheat sheet</w:t>
        </w:r>
      </w:hyperlink>
    </w:p>
    <w:p>
      <w:pPr>
        <w:pStyle w:val="Compact"/>
        <w:numPr>
          <w:ilvl w:val="0"/>
          <w:numId w:val="1245"/>
        </w:numPr>
      </w:pPr>
      <w:hyperlink r:id="rId621">
        <w:r>
          <w:rPr>
            <w:rStyle w:val="Hyperlink"/>
          </w:rPr>
          <w:t xml:space="preserve">RMarkdown cheat sheet</w:t>
        </w:r>
      </w:hyperlink>
    </w:p>
    <w:bookmarkEnd w:id="622"/>
    <w:bookmarkStart w:id="624" w:name="style-and-best-practices"/>
    <w:p>
      <w:pPr>
        <w:pStyle w:val="Heading3"/>
      </w:pPr>
      <w:r>
        <w:t xml:space="preserve">19.1.4 Style and Best Practices</w:t>
      </w:r>
    </w:p>
    <w:p>
      <w:pPr>
        <w:pStyle w:val="Compact"/>
        <w:numPr>
          <w:ilvl w:val="0"/>
          <w:numId w:val="1246"/>
        </w:numPr>
      </w:pPr>
      <w:hyperlink r:id="rId623">
        <w:r>
          <w:rPr>
            <w:rStyle w:val="Hyperlink"/>
          </w:rPr>
          <w:t xml:space="preserve">Hadley Wickham’s R Style Guide</w:t>
        </w:r>
      </w:hyperlink>
    </w:p>
    <w:bookmarkEnd w:id="624"/>
    <w:bookmarkStart w:id="625" w:name="tidy-evaluation-resources"/>
    <w:p>
      <w:pPr>
        <w:pStyle w:val="Heading3"/>
      </w:pPr>
      <w:r>
        <w:t xml:space="preserve">19.1.5 Tidy Evaluation Resources</w:t>
      </w:r>
    </w:p>
    <w:p>
      <w:pPr>
        <w:pStyle w:val="Compact"/>
        <w:numPr>
          <w:ilvl w:val="0"/>
          <w:numId w:val="1247"/>
        </w:numPr>
      </w:pPr>
      <w:hyperlink r:id="rId203">
        <w:r>
          <w:rPr>
            <w:rStyle w:val="Hyperlink"/>
          </w:rPr>
          <w:t xml:space="preserve">Tidy Eval in 5 Minutes</w:t>
        </w:r>
      </w:hyperlink>
      <w:r>
        <w:t xml:space="preserve"> </w:t>
      </w:r>
      <w:r>
        <w:t xml:space="preserve">(video)</w:t>
      </w:r>
    </w:p>
    <w:p>
      <w:pPr>
        <w:pStyle w:val="Compact"/>
        <w:numPr>
          <w:ilvl w:val="0"/>
          <w:numId w:val="1247"/>
        </w:numPr>
      </w:pPr>
      <w:hyperlink r:id="rId201">
        <w:r>
          <w:rPr>
            <w:rStyle w:val="Hyperlink"/>
          </w:rPr>
          <w:t xml:space="preserve">Tidy Evaluation</w:t>
        </w:r>
      </w:hyperlink>
      <w:r>
        <w:t xml:space="preserve"> </w:t>
      </w:r>
      <w:r>
        <w:t xml:space="preserve">(e-book)</w:t>
      </w:r>
    </w:p>
    <w:p>
      <w:pPr>
        <w:pStyle w:val="Compact"/>
        <w:numPr>
          <w:ilvl w:val="0"/>
          <w:numId w:val="1247"/>
        </w:numPr>
      </w:pPr>
      <w:hyperlink r:id="rId205">
        <w:r>
          <w:rPr>
            <w:rStyle w:val="Hyperlink"/>
          </w:rPr>
          <w:t xml:space="preserve">Data Frame Columns as Arguments to Dplyr Functions</w:t>
        </w:r>
      </w:hyperlink>
      <w:r>
        <w:t xml:space="preserve"> </w:t>
      </w:r>
      <w:r>
        <w:t xml:space="preserve">(blog)</w:t>
      </w:r>
    </w:p>
    <w:p>
      <w:pPr>
        <w:pStyle w:val="Compact"/>
        <w:numPr>
          <w:ilvl w:val="0"/>
          <w:numId w:val="1247"/>
        </w:numPr>
      </w:pPr>
      <w:hyperlink r:id="rId206">
        <w:r>
          <w:rPr>
            <w:rStyle w:val="Hyperlink"/>
          </w:rPr>
          <w:t xml:space="preserve">Standard Evaluation for *_join</w:t>
        </w:r>
      </w:hyperlink>
      <w:r>
        <w:t xml:space="preserve"> </w:t>
      </w:r>
      <w:r>
        <w:t xml:space="preserve">(stackoverflow)</w:t>
      </w:r>
    </w:p>
    <w:p>
      <w:pPr>
        <w:pStyle w:val="Compact"/>
        <w:numPr>
          <w:ilvl w:val="0"/>
          <w:numId w:val="1247"/>
        </w:numPr>
      </w:pPr>
      <w:hyperlink r:id="rId201">
        <w:r>
          <w:rPr>
            <w:rStyle w:val="Hyperlink"/>
          </w:rPr>
          <w:t xml:space="preserve">Programming with dplyr</w:t>
        </w:r>
      </w:hyperlink>
      <w:r>
        <w:t xml:space="preserve"> </w:t>
      </w:r>
      <w:r>
        <w:t xml:space="preserve">(package vignette)</w:t>
      </w:r>
    </w:p>
    <w:bookmarkEnd w:id="625"/>
    <w:bookmarkEnd w:id="626"/>
    <w:bookmarkStart w:id="628" w:name="resources-for-git-github"/>
    <w:p>
      <w:pPr>
        <w:pStyle w:val="Heading2"/>
      </w:pPr>
      <w:r>
        <w:t xml:space="preserve">19.2 Resources for Git &amp; Github</w:t>
      </w:r>
    </w:p>
    <w:p>
      <w:pPr>
        <w:pStyle w:val="Compact"/>
        <w:numPr>
          <w:ilvl w:val="0"/>
          <w:numId w:val="1248"/>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48"/>
        </w:numPr>
      </w:pPr>
      <w:hyperlink r:id="rId627">
        <w:r>
          <w:rPr>
            <w:rStyle w:val="Hyperlink"/>
          </w:rPr>
          <w:t xml:space="preserve">GitHub Skills: Introduction to GitHub</w:t>
        </w:r>
      </w:hyperlink>
    </w:p>
    <w:p>
      <w:pPr>
        <w:pStyle w:val="Compact"/>
        <w:numPr>
          <w:ilvl w:val="0"/>
          <w:numId w:val="1248"/>
        </w:numPr>
      </w:pPr>
      <w:hyperlink r:id="rId366">
        <w:r>
          <w:rPr>
            <w:rStyle w:val="Hyperlink"/>
          </w:rPr>
          <w:t xml:space="preserve">UC Davis DataLab Git Sandbox</w:t>
        </w:r>
      </w:hyperlink>
      <w:r>
        <w:t xml:space="preserve"> </w:t>
      </w:r>
      <w:r>
        <w:t xml:space="preserve">- hands-on Git practice repository</w:t>
      </w:r>
    </w:p>
    <w:bookmarkEnd w:id="628"/>
    <w:bookmarkStart w:id="631" w:name="resources-for-python"/>
    <w:p>
      <w:pPr>
        <w:pStyle w:val="Heading2"/>
      </w:pPr>
      <w:r>
        <w:t xml:space="preserve">19.3 Resources for Python</w:t>
      </w:r>
    </w:p>
    <w:p>
      <w:pPr>
        <w:pStyle w:val="Compact"/>
        <w:numPr>
          <w:ilvl w:val="0"/>
          <w:numId w:val="1249"/>
        </w:numPr>
      </w:pPr>
      <w:hyperlink r:id="rId629">
        <w:r>
          <w:rPr>
            <w:rStyle w:val="Hyperlink"/>
          </w:rPr>
          <w:t xml:space="preserve">UC Davis DataLab Python Basics Workshop</w:t>
        </w:r>
      </w:hyperlink>
      <w:r>
        <w:t xml:space="preserve"> </w:t>
      </w:r>
      <w:r>
        <w:t xml:space="preserve">- foundational Python programming</w:t>
      </w:r>
    </w:p>
    <w:p>
      <w:pPr>
        <w:pStyle w:val="Compact"/>
        <w:numPr>
          <w:ilvl w:val="0"/>
          <w:numId w:val="1249"/>
        </w:numPr>
      </w:pPr>
      <w:hyperlink r:id="rId630">
        <w:r>
          <w:rPr>
            <w:rStyle w:val="Hyperlink"/>
          </w:rPr>
          <w:t xml:space="preserve">Natural Language Processing with Python</w:t>
        </w:r>
      </w:hyperlink>
      <w:r>
        <w:t xml:space="preserve"> </w:t>
      </w:r>
      <w:r>
        <w:t xml:space="preserve">- text analysis and NLP techniques</w:t>
      </w:r>
    </w:p>
    <w:bookmarkEnd w:id="631"/>
    <w:bookmarkStart w:id="633" w:name="resources-for-julia"/>
    <w:p>
      <w:pPr>
        <w:pStyle w:val="Heading2"/>
      </w:pPr>
      <w:r>
        <w:t xml:space="preserve">19.4 Resources for Julia</w:t>
      </w:r>
    </w:p>
    <w:p>
      <w:pPr>
        <w:pStyle w:val="Compact"/>
        <w:numPr>
          <w:ilvl w:val="0"/>
          <w:numId w:val="1250"/>
        </w:numPr>
      </w:pPr>
      <w:hyperlink r:id="rId632">
        <w:r>
          <w:rPr>
            <w:rStyle w:val="Hyperlink"/>
          </w:rPr>
          <w:t xml:space="preserve">UC Davis Julia Users Group Julia Basics Workshop</w:t>
        </w:r>
      </w:hyperlink>
      <w:r>
        <w:t xml:space="preserve"> </w:t>
      </w:r>
      <w:r>
        <w:t xml:space="preserve">- foundational Julia programming</w:t>
      </w:r>
    </w:p>
    <w:bookmarkEnd w:id="633"/>
    <w:bookmarkStart w:id="634" w:name="scientific-figures"/>
    <w:p>
      <w:pPr>
        <w:pStyle w:val="Heading2"/>
      </w:pPr>
      <w:r>
        <w:t xml:space="preserve">19.5 Scientific figures</w:t>
      </w:r>
    </w:p>
    <w:p>
      <w:pPr>
        <w:pStyle w:val="Compact"/>
        <w:numPr>
          <w:ilvl w:val="0"/>
          <w:numId w:val="1251"/>
        </w:numPr>
      </w:pPr>
      <w:r>
        <w:t xml:space="preserve">Ten Simple Rules for Better Figures</w:t>
      </w:r>
      <w:r>
        <w:t xml:space="preserve"> </w:t>
      </w:r>
      <w:r>
        <w:t xml:space="preserve">(Rougier, Droettboom, and Bourne 2014)</w:t>
      </w:r>
    </w:p>
    <w:bookmarkEnd w:id="634"/>
    <w:bookmarkStart w:id="638" w:name="writing"/>
    <w:p>
      <w:pPr>
        <w:pStyle w:val="Heading2"/>
      </w:pPr>
      <w:r>
        <w:t xml:space="preserve">19.6 Writing</w:t>
      </w:r>
    </w:p>
    <w:p>
      <w:pPr>
        <w:pStyle w:val="Compact"/>
        <w:numPr>
          <w:ilvl w:val="0"/>
          <w:numId w:val="1252"/>
        </w:numPr>
      </w:pPr>
      <w:r>
        <w:t xml:space="preserve">Unpacking the Scientific Toolbox</w:t>
      </w:r>
      <w:r>
        <w:t xml:space="preserve"> </w:t>
      </w:r>
      <w:r>
        <w:t xml:space="preserve">(Silbiger and Stubler 2019)</w:t>
      </w:r>
    </w:p>
    <w:p>
      <w:pPr>
        <w:pStyle w:val="Compact"/>
        <w:numPr>
          <w:ilvl w:val="0"/>
          <w:numId w:val="1252"/>
        </w:numPr>
      </w:pPr>
      <w:r>
        <w:t xml:space="preserve">ICMJE Definition of authorship</w:t>
      </w:r>
      <w:r>
        <w:t xml:space="preserve"> </w:t>
      </w:r>
      <w:r>
        <w:t xml:space="preserve">(International Committee of Medical Journal Editors, n.d.)</w:t>
      </w:r>
    </w:p>
    <w:p>
      <w:pPr>
        <w:pStyle w:val="Compact"/>
        <w:numPr>
          <w:ilvl w:val="0"/>
          <w:numId w:val="1252"/>
        </w:numPr>
      </w:pPr>
      <w:r>
        <w:t xml:space="preserve">Computational science: …why scientific programming does not compute</w:t>
      </w:r>
      <w:r>
        <w:t xml:space="preserve"> </w:t>
      </w:r>
      <w:r>
        <w:t xml:space="preserve">(Merali and Giles 2010)</w:t>
      </w:r>
    </w:p>
    <w:p>
      <w:pPr>
        <w:pStyle w:val="Compact"/>
        <w:numPr>
          <w:ilvl w:val="0"/>
          <w:numId w:val="1252"/>
        </w:numPr>
      </w:pPr>
      <w:hyperlink r:id="rId635">
        <w:r>
          <w:rPr>
            <w:rStyle w:val="Hyperlink"/>
          </w:rPr>
          <w:t xml:space="preserve">The Pathway to Publishing: A Guide to Quantitative Writing in the Health Sciences</w:t>
        </w:r>
      </w:hyperlink>
    </w:p>
    <w:p>
      <w:pPr>
        <w:pStyle w:val="Compact"/>
        <w:numPr>
          <w:ilvl w:val="0"/>
          <w:numId w:val="1252"/>
        </w:numPr>
      </w:pPr>
      <w:hyperlink r:id="rId636">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52"/>
        </w:numPr>
      </w:pPr>
      <w:hyperlink r:id="rId637">
        <w:r>
          <w:rPr>
            <w:rStyle w:val="Hyperlink"/>
          </w:rPr>
          <w:t xml:space="preserve">Secret, actionable writing tips</w:t>
        </w:r>
      </w:hyperlink>
    </w:p>
    <w:bookmarkEnd w:id="638"/>
    <w:bookmarkStart w:id="642" w:name="presentations"/>
    <w:p>
      <w:pPr>
        <w:pStyle w:val="Heading2"/>
      </w:pPr>
      <w:r>
        <w:t xml:space="preserve">19.7 Presentations</w:t>
      </w:r>
    </w:p>
    <w:p>
      <w:pPr>
        <w:pStyle w:val="Compact"/>
        <w:numPr>
          <w:ilvl w:val="0"/>
          <w:numId w:val="1253"/>
        </w:numPr>
      </w:pPr>
      <w:r>
        <w:t xml:space="preserve">How to tell a compelling story in scientific presentations</w:t>
      </w:r>
      <w:r>
        <w:t xml:space="preserve"> </w:t>
      </w:r>
      <w:r>
        <w:t xml:space="preserve">(Van Noorden 2021)</w:t>
      </w:r>
    </w:p>
    <w:p>
      <w:pPr>
        <w:pStyle w:val="Compact"/>
        <w:numPr>
          <w:ilvl w:val="0"/>
          <w:numId w:val="1253"/>
        </w:numPr>
      </w:pPr>
      <w:hyperlink r:id="rId639">
        <w:r>
          <w:rPr>
            <w:rStyle w:val="Hyperlink"/>
          </w:rPr>
          <w:t xml:space="preserve">How to give a killer narratively-driven scientific talk</w:t>
        </w:r>
      </w:hyperlink>
    </w:p>
    <w:p>
      <w:pPr>
        <w:pStyle w:val="Compact"/>
        <w:numPr>
          <w:ilvl w:val="0"/>
          <w:numId w:val="1253"/>
        </w:numPr>
      </w:pPr>
      <w:hyperlink r:id="rId640">
        <w:r>
          <w:rPr>
            <w:rStyle w:val="Hyperlink"/>
          </w:rPr>
          <w:t xml:space="preserve">How to make a better poster</w:t>
        </w:r>
      </w:hyperlink>
    </w:p>
    <w:p>
      <w:pPr>
        <w:pStyle w:val="Compact"/>
        <w:numPr>
          <w:ilvl w:val="0"/>
          <w:numId w:val="1253"/>
        </w:numPr>
      </w:pPr>
      <w:hyperlink r:id="rId641">
        <w:r>
          <w:rPr>
            <w:rStyle w:val="Hyperlink"/>
          </w:rPr>
          <w:t xml:space="preserve">How to make an even better poster</w:t>
        </w:r>
      </w:hyperlink>
    </w:p>
    <w:bookmarkEnd w:id="642"/>
    <w:bookmarkStart w:id="645" w:name="professional-advice"/>
    <w:p>
      <w:pPr>
        <w:pStyle w:val="Heading2"/>
      </w:pPr>
      <w:r>
        <w:t xml:space="preserve">19.8 Professional advice</w:t>
      </w:r>
    </w:p>
    <w:p>
      <w:pPr>
        <w:pStyle w:val="Compact"/>
        <w:numPr>
          <w:ilvl w:val="0"/>
          <w:numId w:val="1254"/>
        </w:numPr>
      </w:pPr>
      <w:hyperlink r:id="rId643">
        <w:r>
          <w:rPr>
            <w:rStyle w:val="Hyperlink"/>
          </w:rPr>
          <w:t xml:space="preserve">Professional advice, especially for your first job</w:t>
        </w:r>
      </w:hyperlink>
    </w:p>
    <w:p>
      <w:pPr>
        <w:pStyle w:val="Compact"/>
        <w:numPr>
          <w:ilvl w:val="0"/>
          <w:numId w:val="1254"/>
        </w:numPr>
      </w:pPr>
      <w:hyperlink r:id="rId644">
        <w:r>
          <w:rPr>
            <w:rStyle w:val="Hyperlink"/>
          </w:rPr>
          <w:t xml:space="preserve">Team Public Health Substack</w:t>
        </w:r>
      </w:hyperlink>
    </w:p>
    <w:bookmarkEnd w:id="645"/>
    <w:bookmarkStart w:id="648" w:name="funding"/>
    <w:p>
      <w:pPr>
        <w:pStyle w:val="Heading2"/>
      </w:pPr>
      <w:r>
        <w:t xml:space="preserve">19.9 Funding</w:t>
      </w:r>
    </w:p>
    <w:p>
      <w:pPr>
        <w:pStyle w:val="Compact"/>
        <w:numPr>
          <w:ilvl w:val="0"/>
          <w:numId w:val="1255"/>
        </w:numPr>
      </w:pPr>
      <w:hyperlink r:id="rId646">
        <w:r>
          <w:rPr>
            <w:rStyle w:val="Hyperlink"/>
          </w:rPr>
          <w:t xml:space="preserve">Building Your Funding Train</w:t>
        </w:r>
      </w:hyperlink>
    </w:p>
    <w:p>
      <w:pPr>
        <w:pStyle w:val="Compact"/>
        <w:numPr>
          <w:ilvl w:val="0"/>
          <w:numId w:val="1255"/>
        </w:numPr>
      </w:pPr>
      <w:hyperlink r:id="rId647">
        <w:r>
          <w:rPr>
            <w:rStyle w:val="Hyperlink"/>
          </w:rPr>
          <w:t xml:space="preserve">NIH Grant Writing Resources</w:t>
        </w:r>
      </w:hyperlink>
    </w:p>
    <w:bookmarkEnd w:id="648"/>
    <w:bookmarkStart w:id="651" w:name="ethics-and-global-health-research"/>
    <w:p>
      <w:pPr>
        <w:pStyle w:val="Heading2"/>
      </w:pPr>
      <w:r>
        <w:t xml:space="preserve">19.10 Ethics and global health research</w:t>
      </w:r>
    </w:p>
    <w:p>
      <w:pPr>
        <w:pStyle w:val="Compact"/>
        <w:numPr>
          <w:ilvl w:val="0"/>
          <w:numId w:val="1256"/>
        </w:numPr>
      </w:pPr>
      <w:hyperlink r:id="rId649">
        <w:r>
          <w:rPr>
            <w:rStyle w:val="Hyperlink"/>
          </w:rPr>
          <w:t xml:space="preserve">Global Code of Conduct For Research in Resource-Poor Settings</w:t>
        </w:r>
      </w:hyperlink>
    </w:p>
    <w:p>
      <w:pPr>
        <w:pStyle w:val="Compact"/>
        <w:numPr>
          <w:ilvl w:val="0"/>
          <w:numId w:val="1256"/>
        </w:numPr>
      </w:pPr>
      <w:r>
        <w:t xml:space="preserve">Addressing power asymmetries in global health</w:t>
      </w:r>
      <w:r>
        <w:t xml:space="preserve"> </w:t>
      </w:r>
      <w:r>
        <w:t xml:space="preserve">(Abimbola et al. 2022)</w:t>
      </w:r>
    </w:p>
    <w:p>
      <w:pPr>
        <w:pStyle w:val="Compact"/>
        <w:numPr>
          <w:ilvl w:val="0"/>
          <w:numId w:val="1256"/>
        </w:numPr>
      </w:pPr>
      <w:hyperlink r:id="rId650">
        <w:r>
          <w:rPr>
            <w:rStyle w:val="Hyperlink"/>
          </w:rPr>
          <w:t xml:space="preserve">Transforming Global Health Partnerships</w:t>
        </w:r>
      </w:hyperlink>
    </w:p>
    <w:p>
      <w:r>
        <w:br w:type="page"/>
      </w:r>
    </w:p>
    <w:bookmarkEnd w:id="651"/>
    <w:bookmarkEnd w:id="652"/>
    <w:bookmarkStart w:id="679" w:name="professional-development"/>
    <w:p>
      <w:pPr>
        <w:pStyle w:val="Heading1"/>
      </w:pPr>
      <w:r>
        <w:t xml:space="preserve">20. Professional Development</w:t>
      </w:r>
    </w:p>
    <w:p>
      <w:pPr>
        <w:pStyle w:val="FirstParagraph"/>
      </w:pPr>
      <w:r>
        <w:t xml:space="preserve">Adapted by UCD-SeRG team from</w:t>
      </w:r>
      <w:r>
        <w:t xml:space="preserve"> </w:t>
      </w:r>
      <w:hyperlink r:id="rId653">
        <w:r>
          <w:rPr>
            <w:rStyle w:val="Hyperlink"/>
          </w:rPr>
          <w:t xml:space="preserve">original by Jade Benjamin-Chung</w:t>
        </w:r>
      </w:hyperlink>
    </w:p>
    <w:bookmarkStart w:id="654"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257"/>
        </w:numPr>
      </w:pPr>
      <w:r>
        <w:t xml:space="preserve">Regular, open communication between mentees and mentors</w:t>
      </w:r>
    </w:p>
    <w:p>
      <w:pPr>
        <w:pStyle w:val="Compact"/>
        <w:numPr>
          <w:ilvl w:val="0"/>
          <w:numId w:val="1257"/>
        </w:numPr>
      </w:pPr>
      <w:r>
        <w:t xml:space="preserve">Mutual respect and trust</w:t>
      </w:r>
    </w:p>
    <w:p>
      <w:pPr>
        <w:pStyle w:val="Compact"/>
        <w:numPr>
          <w:ilvl w:val="0"/>
          <w:numId w:val="1257"/>
        </w:numPr>
      </w:pPr>
      <w:r>
        <w:t xml:space="preserve">Clear expectations and goals</w:t>
      </w:r>
    </w:p>
    <w:p>
      <w:pPr>
        <w:pStyle w:val="Compact"/>
        <w:numPr>
          <w:ilvl w:val="0"/>
          <w:numId w:val="1257"/>
        </w:numPr>
      </w:pPr>
      <w:r>
        <w:t xml:space="preserve">Constructive feedback</w:t>
      </w:r>
    </w:p>
    <w:p>
      <w:pPr>
        <w:pStyle w:val="Compact"/>
        <w:numPr>
          <w:ilvl w:val="0"/>
          <w:numId w:val="1257"/>
        </w:numPr>
      </w:pPr>
      <w:r>
        <w:t xml:space="preserve">Support for both research and career development</w:t>
      </w:r>
    </w:p>
    <w:bookmarkEnd w:id="654"/>
    <w:bookmarkStart w:id="657"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258"/>
        </w:numPr>
      </w:pPr>
      <w:r>
        <w:t xml:space="preserve">Short-term and long-term career goals</w:t>
      </w:r>
    </w:p>
    <w:p>
      <w:pPr>
        <w:pStyle w:val="Compact"/>
        <w:numPr>
          <w:ilvl w:val="0"/>
          <w:numId w:val="1258"/>
        </w:numPr>
      </w:pPr>
      <w:r>
        <w:t xml:space="preserve">Skills to develop</w:t>
      </w:r>
    </w:p>
    <w:p>
      <w:pPr>
        <w:pStyle w:val="Compact"/>
        <w:numPr>
          <w:ilvl w:val="0"/>
          <w:numId w:val="1258"/>
        </w:numPr>
      </w:pPr>
      <w:r>
        <w:t xml:space="preserve">Training needs and opportunities</w:t>
      </w:r>
    </w:p>
    <w:p>
      <w:pPr>
        <w:pStyle w:val="Compact"/>
        <w:numPr>
          <w:ilvl w:val="0"/>
          <w:numId w:val="1258"/>
        </w:numPr>
      </w:pPr>
      <w:r>
        <w:t xml:space="preserve">Timeline and milestones</w:t>
      </w:r>
    </w:p>
    <w:p>
      <w:pPr>
        <w:pStyle w:val="Compact"/>
        <w:numPr>
          <w:ilvl w:val="0"/>
          <w:numId w:val="1258"/>
        </w:numPr>
      </w:pPr>
      <w:r>
        <w:t xml:space="preserve">Progress toward goals</w:t>
      </w:r>
    </w:p>
    <w:p>
      <w:pPr>
        <w:pStyle w:val="FirstParagraph"/>
      </w:pPr>
      <w:r>
        <w:t xml:space="preserve">Update your IDP at least annually and discuss it with your PI. Useful resources:</w:t>
      </w:r>
    </w:p>
    <w:p>
      <w:pPr>
        <w:pStyle w:val="Compact"/>
        <w:numPr>
          <w:ilvl w:val="0"/>
          <w:numId w:val="1259"/>
        </w:numPr>
      </w:pPr>
      <w:hyperlink r:id="rId655">
        <w:r>
          <w:rPr>
            <w:rStyle w:val="Hyperlink"/>
          </w:rPr>
          <w:t xml:space="preserve">myIDP - Individual Development Plan tool</w:t>
        </w:r>
      </w:hyperlink>
    </w:p>
    <w:p>
      <w:pPr>
        <w:pStyle w:val="Compact"/>
        <w:numPr>
          <w:ilvl w:val="0"/>
          <w:numId w:val="1259"/>
        </w:numPr>
      </w:pPr>
      <w:hyperlink r:id="rId656">
        <w:r>
          <w:rPr>
            <w:rStyle w:val="Hyperlink"/>
          </w:rPr>
          <w:t xml:space="preserve">NIH OITE Career Resources</w:t>
        </w:r>
      </w:hyperlink>
    </w:p>
    <w:bookmarkEnd w:id="657"/>
    <w:bookmarkStart w:id="660"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260"/>
        </w:numPr>
      </w:pPr>
      <w:r>
        <w:t xml:space="preserve">Discuss conference opportunities with PIs early</w:t>
      </w:r>
    </w:p>
    <w:p>
      <w:pPr>
        <w:pStyle w:val="Compact"/>
        <w:numPr>
          <w:ilvl w:val="0"/>
          <w:numId w:val="1260"/>
        </w:numPr>
      </w:pPr>
      <w:r>
        <w:t xml:space="preserve">Submit abstracts with PI approval</w:t>
      </w:r>
    </w:p>
    <w:p>
      <w:pPr>
        <w:pStyle w:val="Compact"/>
        <w:numPr>
          <w:ilvl w:val="0"/>
          <w:numId w:val="1260"/>
        </w:numPr>
      </w:pPr>
      <w:r>
        <w:t xml:space="preserve">Practice presentations in lab meeting before the conference</w:t>
      </w:r>
    </w:p>
    <w:p>
      <w:pPr>
        <w:pStyle w:val="Compact"/>
        <w:numPr>
          <w:ilvl w:val="0"/>
          <w:numId w:val="1260"/>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61"/>
        </w:numPr>
      </w:pPr>
      <w:hyperlink r:id="rId658">
        <w:r>
          <w:rPr>
            <w:rStyle w:val="Hyperlink"/>
          </w:rPr>
          <w:t xml:space="preserve">How to tell a compelling story in scientific presentations</w:t>
        </w:r>
      </w:hyperlink>
    </w:p>
    <w:p>
      <w:pPr>
        <w:pStyle w:val="Compact"/>
        <w:numPr>
          <w:ilvl w:val="0"/>
          <w:numId w:val="1261"/>
        </w:numPr>
      </w:pPr>
      <w:hyperlink r:id="rId639">
        <w:r>
          <w:rPr>
            <w:rStyle w:val="Hyperlink"/>
          </w:rPr>
          <w:t xml:space="preserve">How to give a killer narratively-driven scientific talk</w:t>
        </w:r>
      </w:hyperlink>
    </w:p>
    <w:p>
      <w:pPr>
        <w:pStyle w:val="Compact"/>
        <w:numPr>
          <w:ilvl w:val="0"/>
          <w:numId w:val="1261"/>
        </w:numPr>
      </w:pPr>
      <w:hyperlink r:id="rId659">
        <w:r>
          <w:rPr>
            <w:rStyle w:val="Hyperlink"/>
          </w:rPr>
          <w:t xml:space="preserve">How to make a better poster</w:t>
        </w:r>
      </w:hyperlink>
    </w:p>
    <w:p>
      <w:pPr>
        <w:pStyle w:val="Compact"/>
        <w:numPr>
          <w:ilvl w:val="0"/>
          <w:numId w:val="1261"/>
        </w:numPr>
      </w:pPr>
      <w:hyperlink r:id="rId641">
        <w:r>
          <w:rPr>
            <w:rStyle w:val="Hyperlink"/>
          </w:rPr>
          <w:t xml:space="preserve">How to make an even better poster</w:t>
        </w:r>
      </w:hyperlink>
    </w:p>
    <w:bookmarkEnd w:id="660"/>
    <w:bookmarkStart w:id="664"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262"/>
        </w:numPr>
      </w:pPr>
      <w:r>
        <w:t xml:space="preserve">Label x-axis and y-axis clearly</w:t>
      </w:r>
    </w:p>
    <w:p>
      <w:pPr>
        <w:pStyle w:val="Compact"/>
        <w:numPr>
          <w:ilvl w:val="0"/>
          <w:numId w:val="1262"/>
        </w:numPr>
      </w:pPr>
      <w:r>
        <w:t xml:space="preserve">Use panel labels when including multiple subplots</w:t>
      </w:r>
    </w:p>
    <w:p>
      <w:pPr>
        <w:pStyle w:val="Compact"/>
        <w:numPr>
          <w:ilvl w:val="0"/>
          <w:numId w:val="1262"/>
        </w:numPr>
      </w:pPr>
      <w:r>
        <w:t xml:space="preserve">Include sufficient tick marks and labels</w:t>
      </w:r>
    </w:p>
    <w:p>
      <w:pPr>
        <w:pStyle w:val="Compact"/>
        <w:numPr>
          <w:ilvl w:val="0"/>
          <w:numId w:val="1262"/>
        </w:numPr>
      </w:pPr>
      <w:r>
        <w:t xml:space="preserve">Use appropriate font sizes (readable but not distracting)</w:t>
      </w:r>
    </w:p>
    <w:p>
      <w:pPr>
        <w:pStyle w:val="Compact"/>
        <w:numPr>
          <w:ilvl w:val="0"/>
          <w:numId w:val="1262"/>
        </w:numPr>
      </w:pPr>
      <w:r>
        <w:t xml:space="preserve">Use colorblind-friendly palettes (see</w:t>
      </w:r>
      <w:r>
        <w:t xml:space="preserve"> </w:t>
      </w:r>
      <w:hyperlink r:id="rId661">
        <w:r>
          <w:rPr>
            <w:rStyle w:val="Hyperlink"/>
          </w:rPr>
          <w:t xml:space="preserve">ColorBrewer</w:t>
        </w:r>
      </w:hyperlink>
      <w:r>
        <w:t xml:space="preserve"> </w:t>
      </w:r>
      <w:r>
        <w:t xml:space="preserve">or</w:t>
      </w:r>
      <w:r>
        <w:t xml:space="preserve"> </w:t>
      </w:r>
      <w:hyperlink r:id="rId662">
        <w:r>
          <w:rPr>
            <w:rStyle w:val="Hyperlink"/>
          </w:rPr>
          <w:t xml:space="preserve">iwanthue</w:t>
        </w:r>
      </w:hyperlink>
      <w:r>
        <w:t xml:space="preserve">)</w:t>
      </w:r>
    </w:p>
    <w:p>
      <w:pPr>
        <w:pStyle w:val="Compact"/>
        <w:numPr>
          <w:ilvl w:val="0"/>
          <w:numId w:val="1262"/>
        </w:numPr>
      </w:pPr>
      <w:r>
        <w:t xml:space="preserve">Define colors, shapes, and line types in legends</w:t>
      </w:r>
    </w:p>
    <w:p>
      <w:pPr>
        <w:pStyle w:val="Compact"/>
        <w:numPr>
          <w:ilvl w:val="0"/>
          <w:numId w:val="1262"/>
        </w:numPr>
      </w:pPr>
      <w:r>
        <w:t xml:space="preserve">Minimize abbreviations in labels and legends</w:t>
      </w:r>
    </w:p>
    <w:p>
      <w:pPr>
        <w:pStyle w:val="Compact"/>
        <w:numPr>
          <w:ilvl w:val="0"/>
          <w:numId w:val="1262"/>
        </w:numPr>
      </w:pPr>
      <w:r>
        <w:t xml:space="preserve">Use transparency to show overlapping data</w:t>
      </w:r>
    </w:p>
    <w:p>
      <w:pPr>
        <w:pStyle w:val="Compact"/>
        <w:numPr>
          <w:ilvl w:val="0"/>
          <w:numId w:val="1262"/>
        </w:numPr>
      </w:pPr>
      <w:r>
        <w:t xml:space="preserve">Show measures of precision (e.g., 95% confidence intervals)</w:t>
      </w:r>
    </w:p>
    <w:p>
      <w:pPr>
        <w:pStyle w:val="FirstParagraph"/>
      </w:pPr>
      <w:r>
        <w:rPr>
          <w:b/>
          <w:bCs/>
        </w:rPr>
        <w:t xml:space="preserve">Resources:</w:t>
      </w:r>
    </w:p>
    <w:p>
      <w:pPr>
        <w:pStyle w:val="Compact"/>
        <w:numPr>
          <w:ilvl w:val="0"/>
          <w:numId w:val="1263"/>
        </w:numPr>
      </w:pPr>
      <w:hyperlink r:id="rId663">
        <w:r>
          <w:rPr>
            <w:rStyle w:val="Hyperlink"/>
          </w:rPr>
          <w:t xml:space="preserve">Ten Simple Rules for Better Figures</w:t>
        </w:r>
      </w:hyperlink>
    </w:p>
    <w:bookmarkEnd w:id="664"/>
    <w:bookmarkStart w:id="667" w:name="grant-writing"/>
    <w:p>
      <w:pPr>
        <w:pStyle w:val="Heading2"/>
      </w:pPr>
      <w:r>
        <w:t xml:space="preserve">20.5 Grant Writing</w:t>
      </w:r>
    </w:p>
    <w:p>
      <w:pPr>
        <w:pStyle w:val="Compact"/>
        <w:numPr>
          <w:ilvl w:val="0"/>
          <w:numId w:val="1264"/>
        </w:numPr>
      </w:pPr>
      <w:r>
        <w:t xml:space="preserve">Graduate students and postdocs are encouraged to apply for fellowships (e.g., NIH F31, NSF GRFP, K awards)</w:t>
      </w:r>
    </w:p>
    <w:p>
      <w:pPr>
        <w:pStyle w:val="Compact"/>
        <w:numPr>
          <w:ilvl w:val="0"/>
          <w:numId w:val="1264"/>
        </w:numPr>
      </w:pPr>
      <w:r>
        <w:t xml:space="preserve">PIs will support fellowship applications with feedback, letters of support, and mentoring</w:t>
      </w:r>
    </w:p>
    <w:p>
      <w:pPr>
        <w:pStyle w:val="Compact"/>
        <w:numPr>
          <w:ilvl w:val="0"/>
          <w:numId w:val="1264"/>
        </w:numPr>
      </w:pPr>
      <w:r>
        <w:t xml:space="preserve">Start planning fellowship applications well in advance of deadlines (typically 3-6 months)</w:t>
      </w:r>
    </w:p>
    <w:p>
      <w:pPr>
        <w:pStyle w:val="Compact"/>
        <w:numPr>
          <w:ilvl w:val="0"/>
          <w:numId w:val="1264"/>
        </w:numPr>
      </w:pPr>
      <w:r>
        <w:t xml:space="preserve">Attend grant writing workshops and seek feedback from multiple sources</w:t>
      </w:r>
    </w:p>
    <w:p>
      <w:pPr>
        <w:pStyle w:val="FirstParagraph"/>
      </w:pPr>
      <w:r>
        <w:rPr>
          <w:b/>
          <w:bCs/>
        </w:rPr>
        <w:t xml:space="preserve">Resources:</w:t>
      </w:r>
    </w:p>
    <w:p>
      <w:pPr>
        <w:pStyle w:val="Compact"/>
        <w:numPr>
          <w:ilvl w:val="0"/>
          <w:numId w:val="1265"/>
        </w:numPr>
      </w:pPr>
      <w:hyperlink r:id="rId665">
        <w:r>
          <w:rPr>
            <w:rStyle w:val="Hyperlink"/>
          </w:rPr>
          <w:t xml:space="preserve">Building Your Funding Train</w:t>
        </w:r>
      </w:hyperlink>
    </w:p>
    <w:p>
      <w:pPr>
        <w:pStyle w:val="Compact"/>
        <w:numPr>
          <w:ilvl w:val="0"/>
          <w:numId w:val="1265"/>
        </w:numPr>
      </w:pPr>
      <w:hyperlink r:id="rId666">
        <w:r>
          <w:rPr>
            <w:rStyle w:val="Hyperlink"/>
          </w:rPr>
          <w:t xml:space="preserve">NIH Funding Opportunities</w:t>
        </w:r>
      </w:hyperlink>
    </w:p>
    <w:p>
      <w:pPr>
        <w:pStyle w:val="Compact"/>
        <w:numPr>
          <w:ilvl w:val="0"/>
          <w:numId w:val="1265"/>
        </w:numPr>
      </w:pPr>
      <w:hyperlink r:id="rId647">
        <w:r>
          <w:rPr>
            <w:rStyle w:val="Hyperlink"/>
          </w:rPr>
          <w:t xml:space="preserve">NIH Grant Writing Resources</w:t>
        </w:r>
      </w:hyperlink>
    </w:p>
    <w:bookmarkEnd w:id="667"/>
    <w:bookmarkStart w:id="676" w:name="sec-dissertation-requirements"/>
    <w:p>
      <w:pPr>
        <w:pStyle w:val="Heading2"/>
      </w:pPr>
      <w:r>
        <w:t xml:space="preserve">20.6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668" w:name="review-previous-dissertations"/>
    <w:p>
      <w:pPr>
        <w:pStyle w:val="Heading3"/>
      </w:pPr>
      <w:r>
        <w:t xml:space="preserve">20.6.1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66"/>
        </w:numPr>
      </w:pPr>
      <w:r>
        <w:t xml:space="preserve">Understand the typical scope and depth expected</w:t>
      </w:r>
    </w:p>
    <w:p>
      <w:pPr>
        <w:pStyle w:val="Compact"/>
        <w:numPr>
          <w:ilvl w:val="0"/>
          <w:numId w:val="1266"/>
        </w:numPr>
      </w:pPr>
      <w:r>
        <w:t xml:space="preserve">See different approaches to structure and presentation</w:t>
      </w:r>
    </w:p>
    <w:p>
      <w:pPr>
        <w:pStyle w:val="Compact"/>
        <w:numPr>
          <w:ilvl w:val="0"/>
          <w:numId w:val="1266"/>
        </w:numPr>
      </w:pPr>
      <w:r>
        <w:t xml:space="preserve">Calibrate your expectations based on successful examples</w:t>
      </w:r>
    </w:p>
    <w:p>
      <w:pPr>
        <w:pStyle w:val="Compact"/>
        <w:numPr>
          <w:ilvl w:val="0"/>
          <w:numId w:val="1266"/>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668"/>
    <w:bookmarkStart w:id="669" w:name="publication-requirements"/>
    <w:p>
      <w:pPr>
        <w:pStyle w:val="Heading3"/>
      </w:pPr>
      <w:r>
        <w:t xml:space="preserve">20.6.2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67"/>
        </w:numPr>
      </w:pPr>
      <w:r>
        <w:t xml:space="preserve">Independent research capability</w:t>
      </w:r>
    </w:p>
    <w:p>
      <w:pPr>
        <w:pStyle w:val="Compact"/>
        <w:numPr>
          <w:ilvl w:val="0"/>
          <w:numId w:val="1267"/>
        </w:numPr>
      </w:pPr>
      <w:r>
        <w:t xml:space="preserve">Ability to communicate findings effectively</w:t>
      </w:r>
    </w:p>
    <w:p>
      <w:pPr>
        <w:pStyle w:val="Compact"/>
        <w:numPr>
          <w:ilvl w:val="0"/>
          <w:numId w:val="1267"/>
        </w:numPr>
      </w:pPr>
      <w:r>
        <w:t xml:space="preserve">Contribution to the scientific literature</w:t>
      </w:r>
    </w:p>
    <w:p>
      <w:pPr>
        <w:pStyle w:val="Compact"/>
        <w:numPr>
          <w:ilvl w:val="0"/>
          <w:numId w:val="1267"/>
        </w:numPr>
      </w:pPr>
      <w:r>
        <w:t xml:space="preserve">Readiness for an academic or research career</w:t>
      </w:r>
    </w:p>
    <w:bookmarkEnd w:id="669"/>
    <w:bookmarkStart w:id="670" w:name="external-validation-and-fast-tracking"/>
    <w:p>
      <w:pPr>
        <w:pStyle w:val="Heading3"/>
      </w:pPr>
      <w:r>
        <w:t xml:space="preserve">20.6.3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670"/>
    <w:bookmarkStart w:id="672" w:name="Xf7e5f1b0b64a3c55df6fef626e920eee1335225"/>
    <w:p>
      <w:pPr>
        <w:pStyle w:val="Heading3"/>
      </w:pPr>
      <w:r>
        <w:t xml:space="preserve">20.6.4 Historical Context: The Masterpiece Tradition</w:t>
      </w:r>
    </w:p>
    <w:p>
      <w:pPr>
        <w:pStyle w:val="FirstParagraph"/>
      </w:pPr>
      <w:r>
        <w:t xml:space="preserve">The dissertation is a spiritual successor to an apprentice’s</w:t>
      </w:r>
      <w:r>
        <w:t xml:space="preserve"> </w:t>
      </w:r>
      <w:hyperlink r:id="rId671">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68"/>
        </w:numPr>
      </w:pPr>
      <w:r>
        <w:t xml:space="preserve">The dissertation proves you can conduct rigorous research</w:t>
      </w:r>
    </w:p>
    <w:p>
      <w:pPr>
        <w:pStyle w:val="Compact"/>
        <w:numPr>
          <w:ilvl w:val="0"/>
          <w:numId w:val="1268"/>
        </w:numPr>
      </w:pPr>
      <w:r>
        <w:t xml:space="preserve">It doesn’t need to solve every problem in your field</w:t>
      </w:r>
    </w:p>
    <w:p>
      <w:pPr>
        <w:pStyle w:val="Compact"/>
        <w:numPr>
          <w:ilvl w:val="0"/>
          <w:numId w:val="1268"/>
        </w:numPr>
      </w:pPr>
      <w:r>
        <w:t xml:space="preserve">It doesn’t need to be flawless</w:t>
      </w:r>
    </w:p>
    <w:p>
      <w:pPr>
        <w:pStyle w:val="Compact"/>
        <w:numPr>
          <w:ilvl w:val="0"/>
          <w:numId w:val="1268"/>
        </w:numPr>
      </w:pPr>
      <w:r>
        <w:t xml:space="preserve">It doesn’t need to be all-encompassing</w:t>
      </w:r>
    </w:p>
    <w:p>
      <w:pPr>
        <w:pStyle w:val="Compact"/>
        <w:numPr>
          <w:ilvl w:val="0"/>
          <w:numId w:val="1268"/>
        </w:numPr>
      </w:pPr>
      <w:r>
        <w:t xml:space="preserve">It just needs to constitute incremental progress in your field</w:t>
      </w:r>
    </w:p>
    <w:bookmarkEnd w:id="672"/>
    <w:bookmarkStart w:id="673" w:name="setting-realistic-expectations"/>
    <w:p>
      <w:pPr>
        <w:pStyle w:val="Heading3"/>
      </w:pPr>
      <w:r>
        <w:t xml:space="preserve">20.6.5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69"/>
        </w:numPr>
      </w:pPr>
      <w:r>
        <w:t xml:space="preserve">Done is better than perfect when it comes to dissertations</w:t>
      </w:r>
    </w:p>
    <w:p>
      <w:pPr>
        <w:pStyle w:val="Compact"/>
        <w:numPr>
          <w:ilvl w:val="0"/>
          <w:numId w:val="1269"/>
        </w:numPr>
      </w:pPr>
      <w:r>
        <w:t xml:space="preserve">You’ll have your entire career to refine and expand on these ideas</w:t>
      </w:r>
    </w:p>
    <w:p>
      <w:pPr>
        <w:pStyle w:val="Compact"/>
        <w:numPr>
          <w:ilvl w:val="0"/>
          <w:numId w:val="1269"/>
        </w:numPr>
      </w:pPr>
      <w:r>
        <w:t xml:space="preserve">The goal is to finish and move forward,</w:t>
      </w:r>
      <w:r>
        <w:t xml:space="preserve"> </w:t>
      </w:r>
      <w:r>
        <w:t xml:space="preserve">not to write the definitive work on your topic</w:t>
      </w:r>
    </w:p>
    <w:p>
      <w:pPr>
        <w:pStyle w:val="Compact"/>
        <w:numPr>
          <w:ilvl w:val="0"/>
          <w:numId w:val="1269"/>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673"/>
    <w:bookmarkStart w:id="675" w:name="resources-3"/>
    <w:p>
      <w:pPr>
        <w:pStyle w:val="Heading3"/>
      </w:pPr>
      <w:r>
        <w:t xml:space="preserve">20.6.6 Resources</w:t>
      </w:r>
    </w:p>
    <w:p>
      <w:pPr>
        <w:pStyle w:val="FirstParagraph"/>
      </w:pPr>
      <w:r>
        <w:rPr>
          <w:b/>
          <w:bCs/>
        </w:rPr>
        <w:t xml:space="preserve">Dissertation writing tools:</w:t>
      </w:r>
    </w:p>
    <w:p>
      <w:pPr>
        <w:pStyle w:val="Compact"/>
        <w:numPr>
          <w:ilvl w:val="0"/>
          <w:numId w:val="1270"/>
        </w:numPr>
      </w:pPr>
      <w:hyperlink r:id="rId674">
        <w:r>
          <w:rPr>
            <w:rStyle w:val="Hyperlink"/>
          </w:rPr>
          <w:t xml:space="preserve">quarto-thesis</w:t>
        </w:r>
      </w:hyperlink>
      <w:r>
        <w:t xml:space="preserve"> </w:t>
      </w:r>
      <w:r>
        <w:t xml:space="preserve">- Quarto extension for creating masters or PhD theses with professional LaTeX formatting</w:t>
      </w:r>
    </w:p>
    <w:bookmarkEnd w:id="675"/>
    <w:bookmarkEnd w:id="676"/>
    <w:bookmarkStart w:id="677" w:name="teaching-and-outreach"/>
    <w:p>
      <w:pPr>
        <w:pStyle w:val="Heading2"/>
      </w:pPr>
      <w:r>
        <w:t xml:space="preserve">20.7 Teaching and Outreach</w:t>
      </w:r>
    </w:p>
    <w:p>
      <w:pPr>
        <w:pStyle w:val="FirstParagraph"/>
      </w:pPr>
      <w:r>
        <w:t xml:space="preserve">Teaching and outreach are valuable professional development opportunities:</w:t>
      </w:r>
    </w:p>
    <w:p>
      <w:pPr>
        <w:pStyle w:val="Compact"/>
        <w:numPr>
          <w:ilvl w:val="0"/>
          <w:numId w:val="1271"/>
        </w:numPr>
      </w:pPr>
      <w:r>
        <w:t xml:space="preserve">Graduate students are encouraged to gain teaching experience</w:t>
      </w:r>
    </w:p>
    <w:p>
      <w:pPr>
        <w:pStyle w:val="Compact"/>
        <w:numPr>
          <w:ilvl w:val="0"/>
          <w:numId w:val="1271"/>
        </w:numPr>
      </w:pPr>
      <w:r>
        <w:t xml:space="preserve">We support science communication and outreach activities</w:t>
      </w:r>
    </w:p>
    <w:p>
      <w:pPr>
        <w:pStyle w:val="Compact"/>
        <w:numPr>
          <w:ilvl w:val="0"/>
          <w:numId w:val="1271"/>
        </w:numPr>
      </w:pPr>
      <w:r>
        <w:t xml:space="preserve">Discuss opportunities with PIs</w:t>
      </w:r>
    </w:p>
    <w:p>
      <w:pPr>
        <w:pStyle w:val="FirstParagraph"/>
      </w:pPr>
      <w:r>
        <w:t xml:space="preserve">The</w:t>
      </w:r>
      <w:r>
        <w:t xml:space="preserve"> </w:t>
      </w:r>
      <w:hyperlink r:id="rId452">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613">
        <w:r>
          <w:rPr>
            <w:rStyle w:val="Hyperlink"/>
          </w:rPr>
          <w:t xml:space="preserve">workshop index</w:t>
        </w:r>
      </w:hyperlink>
      <w:r>
        <w:t xml:space="preserve"> </w:t>
      </w:r>
      <w:r>
        <w:t xml:space="preserve">provides a comprehensive catalog of available resources.</w:t>
      </w:r>
    </w:p>
    <w:bookmarkEnd w:id="677"/>
    <w:bookmarkStart w:id="678" w:name="networking"/>
    <w:p>
      <w:pPr>
        <w:pStyle w:val="Heading2"/>
      </w:pPr>
      <w:r>
        <w:t xml:space="preserve">20.8 Networking</w:t>
      </w:r>
    </w:p>
    <w:p>
      <w:pPr>
        <w:pStyle w:val="FirstParagraph"/>
      </w:pPr>
      <w:r>
        <w:t xml:space="preserve">Building a professional network is important for your career:</w:t>
      </w:r>
    </w:p>
    <w:p>
      <w:pPr>
        <w:pStyle w:val="Compact"/>
        <w:numPr>
          <w:ilvl w:val="0"/>
          <w:numId w:val="1272"/>
        </w:numPr>
      </w:pPr>
      <w:r>
        <w:t xml:space="preserve">Attend seminars and departmental events</w:t>
      </w:r>
    </w:p>
    <w:p>
      <w:pPr>
        <w:pStyle w:val="Compact"/>
        <w:numPr>
          <w:ilvl w:val="0"/>
          <w:numId w:val="1272"/>
        </w:numPr>
      </w:pPr>
      <w:r>
        <w:t xml:space="preserve">Connect with researchers in your field</w:t>
      </w:r>
    </w:p>
    <w:p>
      <w:pPr>
        <w:pStyle w:val="Compact"/>
        <w:numPr>
          <w:ilvl w:val="0"/>
          <w:numId w:val="1272"/>
        </w:numPr>
      </w:pPr>
      <w:r>
        <w:t xml:space="preserve">Join professional societies</w:t>
      </w:r>
    </w:p>
    <w:p>
      <w:pPr>
        <w:pStyle w:val="Compact"/>
        <w:numPr>
          <w:ilvl w:val="0"/>
          <w:numId w:val="1272"/>
        </w:numPr>
      </w:pPr>
      <w:r>
        <w:t xml:space="preserve">Use professional social media platforms to share research and engage with the scientific community</w:t>
      </w:r>
    </w:p>
    <w:p>
      <w:r>
        <w:br w:type="page"/>
      </w:r>
    </w:p>
    <w:bookmarkEnd w:id="678"/>
    <w:bookmarkEnd w:id="679"/>
    <w:bookmarkStart w:id="688"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653">
        <w:r>
          <w:rPr>
            <w:rStyle w:val="Hyperlink"/>
          </w:rPr>
          <w:t xml:space="preserve">original by Jade Benjamin-Chung</w:t>
        </w:r>
      </w:hyperlink>
    </w:p>
    <w:bookmarkStart w:id="680"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273"/>
        </w:numPr>
      </w:pPr>
      <w:r>
        <w:rPr>
          <w:b/>
          <w:bCs/>
        </w:rPr>
        <w:t xml:space="preserve">Planning</w:t>
      </w:r>
      <w:r>
        <w:t xml:space="preserve">: Discuss target journals, outline, and timeline with PIs</w:t>
      </w:r>
    </w:p>
    <w:p>
      <w:pPr>
        <w:pStyle w:val="Compact"/>
        <w:numPr>
          <w:ilvl w:val="0"/>
          <w:numId w:val="1273"/>
        </w:numPr>
      </w:pPr>
      <w:r>
        <w:rPr>
          <w:b/>
          <w:bCs/>
        </w:rPr>
        <w:t xml:space="preserve">Drafting</w:t>
      </w:r>
      <w:r>
        <w:t xml:space="preserve">: Lead author prepares initial draft</w:t>
      </w:r>
    </w:p>
    <w:p>
      <w:pPr>
        <w:pStyle w:val="Compact"/>
        <w:numPr>
          <w:ilvl w:val="0"/>
          <w:numId w:val="1273"/>
        </w:numPr>
      </w:pPr>
      <w:r>
        <w:rPr>
          <w:b/>
          <w:bCs/>
        </w:rPr>
        <w:t xml:space="preserve">Internal review</w:t>
      </w:r>
      <w:r>
        <w:t xml:space="preserve">: Co-authors review and provide feedback</w:t>
      </w:r>
    </w:p>
    <w:p>
      <w:pPr>
        <w:pStyle w:val="Compact"/>
        <w:numPr>
          <w:ilvl w:val="0"/>
          <w:numId w:val="1273"/>
        </w:numPr>
      </w:pPr>
      <w:r>
        <w:rPr>
          <w:b/>
          <w:bCs/>
        </w:rPr>
        <w:t xml:space="preserve">Revision</w:t>
      </w:r>
      <w:r>
        <w:t xml:space="preserve">: Lead author incorporates feedback iteratively</w:t>
      </w:r>
    </w:p>
    <w:p>
      <w:pPr>
        <w:pStyle w:val="Compact"/>
        <w:numPr>
          <w:ilvl w:val="0"/>
          <w:numId w:val="1273"/>
        </w:numPr>
      </w:pPr>
      <w:r>
        <w:rPr>
          <w:b/>
          <w:bCs/>
        </w:rPr>
        <w:t xml:space="preserve">PI approval</w:t>
      </w:r>
      <w:r>
        <w:t xml:space="preserve">: Obtain final approval from PIs before submission</w:t>
      </w:r>
    </w:p>
    <w:p>
      <w:pPr>
        <w:pStyle w:val="Compact"/>
        <w:numPr>
          <w:ilvl w:val="0"/>
          <w:numId w:val="1273"/>
        </w:numPr>
      </w:pPr>
      <w:r>
        <w:rPr>
          <w:b/>
          <w:bCs/>
        </w:rPr>
        <w:t xml:space="preserve">Submission</w:t>
      </w:r>
      <w:r>
        <w:t xml:space="preserve">: Submit to journal</w:t>
      </w:r>
    </w:p>
    <w:p>
      <w:pPr>
        <w:pStyle w:val="Compact"/>
        <w:numPr>
          <w:ilvl w:val="0"/>
          <w:numId w:val="1273"/>
        </w:numPr>
      </w:pPr>
      <w:r>
        <w:rPr>
          <w:b/>
          <w:bCs/>
        </w:rPr>
        <w:t xml:space="preserve">Revisions</w:t>
      </w:r>
      <w:r>
        <w:t xml:space="preserve">: Lead author coordinates response to peer reviewers</w:t>
      </w:r>
    </w:p>
    <w:p>
      <w:pPr>
        <w:pStyle w:val="Compact"/>
        <w:numPr>
          <w:ilvl w:val="0"/>
          <w:numId w:val="1273"/>
        </w:numPr>
      </w:pPr>
      <w:r>
        <w:rPr>
          <w:b/>
          <w:bCs/>
        </w:rPr>
        <w:t xml:space="preserve">Publication</w:t>
      </w:r>
      <w:r>
        <w:t xml:space="preserve">: Celebrate and share!</w:t>
      </w:r>
    </w:p>
    <w:bookmarkEnd w:id="680"/>
    <w:bookmarkStart w:id="683" w:name="preprints-and-open-access"/>
    <w:p>
      <w:pPr>
        <w:pStyle w:val="Heading2"/>
      </w:pPr>
      <w:r>
        <w:t xml:space="preserve">21.2 Preprints and Open Access</w:t>
      </w:r>
    </w:p>
    <w:p>
      <w:pPr>
        <w:pStyle w:val="Compact"/>
        <w:numPr>
          <w:ilvl w:val="0"/>
          <w:numId w:val="1274"/>
        </w:numPr>
      </w:pPr>
      <w:r>
        <w:t xml:space="preserve">We encourage posting preprints prior to or during peer review on platforms like</w:t>
      </w:r>
      <w:r>
        <w:t xml:space="preserve"> </w:t>
      </w:r>
      <w:hyperlink r:id="rId681">
        <w:r>
          <w:rPr>
            <w:rStyle w:val="Hyperlink"/>
          </w:rPr>
          <w:t xml:space="preserve">medRxiv</w:t>
        </w:r>
      </w:hyperlink>
      <w:r>
        <w:t xml:space="preserve"> </w:t>
      </w:r>
      <w:r>
        <w:t xml:space="preserve">or</w:t>
      </w:r>
      <w:r>
        <w:t xml:space="preserve"> </w:t>
      </w:r>
      <w:hyperlink r:id="rId682">
        <w:r>
          <w:rPr>
            <w:rStyle w:val="Hyperlink"/>
          </w:rPr>
          <w:t xml:space="preserve">bioRxiv</w:t>
        </w:r>
      </w:hyperlink>
    </w:p>
    <w:p>
      <w:pPr>
        <w:pStyle w:val="Compact"/>
        <w:numPr>
          <w:ilvl w:val="0"/>
          <w:numId w:val="1274"/>
        </w:numPr>
      </w:pPr>
      <w:r>
        <w:t xml:space="preserve">Preprints allow rapid dissemination of findings and can be cited in grant applications</w:t>
      </w:r>
    </w:p>
    <w:p>
      <w:pPr>
        <w:pStyle w:val="Compact"/>
        <w:numPr>
          <w:ilvl w:val="0"/>
          <w:numId w:val="1274"/>
        </w:numPr>
      </w:pPr>
      <w:r>
        <w:t xml:space="preserve">We support publishing in open access journals when possible to maximize accessibility</w:t>
      </w:r>
    </w:p>
    <w:p>
      <w:pPr>
        <w:pStyle w:val="Compact"/>
        <w:numPr>
          <w:ilvl w:val="0"/>
          <w:numId w:val="1274"/>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81">
        <w:r>
          <w:rPr>
            <w:rStyle w:val="Hyperlink"/>
          </w:rPr>
          <w:t xml:space="preserve">medRxiv</w:t>
        </w:r>
      </w:hyperlink>
      <w:r>
        <w:t xml:space="preserve">.</w:t>
      </w:r>
    </w:p>
    <w:bookmarkEnd w:id="683"/>
    <w:bookmarkStart w:id="685"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75"/>
        </w:numPr>
      </w:pPr>
      <w:r>
        <w:t xml:space="preserve">CONSORT for randomized trials</w:t>
      </w:r>
    </w:p>
    <w:p>
      <w:pPr>
        <w:pStyle w:val="Compact"/>
        <w:numPr>
          <w:ilvl w:val="0"/>
          <w:numId w:val="1275"/>
        </w:numPr>
      </w:pPr>
      <w:r>
        <w:t xml:space="preserve">STROBE for observational studies</w:t>
      </w:r>
    </w:p>
    <w:p>
      <w:pPr>
        <w:pStyle w:val="Compact"/>
        <w:numPr>
          <w:ilvl w:val="0"/>
          <w:numId w:val="1275"/>
        </w:numPr>
      </w:pPr>
      <w:r>
        <w:t xml:space="preserve">PRISMA for systematic reviews</w:t>
      </w:r>
    </w:p>
    <w:p>
      <w:pPr>
        <w:pStyle w:val="Compact"/>
        <w:numPr>
          <w:ilvl w:val="0"/>
          <w:numId w:val="1275"/>
        </w:numPr>
      </w:pPr>
      <w:r>
        <w:t xml:space="preserve">Others as appropriate (see</w:t>
      </w:r>
      <w:r>
        <w:t xml:space="preserve"> </w:t>
      </w:r>
      <w:hyperlink r:id="rId684">
        <w:r>
          <w:rPr>
            <w:rStyle w:val="Hyperlink"/>
          </w:rPr>
          <w:t xml:space="preserve">EQUATOR Network</w:t>
        </w:r>
      </w:hyperlink>
      <w:r>
        <w:t xml:space="preserve">)</w:t>
      </w:r>
    </w:p>
    <w:bookmarkEnd w:id="685"/>
    <w:bookmarkStart w:id="686" w:name="manuscript-checklist-1"/>
    <w:p>
      <w:pPr>
        <w:pStyle w:val="Heading2"/>
      </w:pPr>
      <w:r>
        <w:t xml:space="preserve">21.4 Manuscript Checklist</w:t>
      </w:r>
    </w:p>
    <w:p>
      <w:pPr>
        <w:pStyle w:val="FirstParagraph"/>
      </w:pPr>
      <w:r>
        <w:t xml:space="preserve">Before submitting a manuscript:</w:t>
      </w:r>
    </w:p>
    <w:p>
      <w:pPr>
        <w:pStyle w:val="Compact"/>
        <w:numPr>
          <w:ilvl w:val="0"/>
          <w:numId w:val="1276"/>
        </w:numPr>
      </w:pPr>
      <w:r>
        <w:t xml:space="preserve">Completed relevant reporting checklist</w:t>
      </w:r>
    </w:p>
    <w:p>
      <w:pPr>
        <w:pStyle w:val="Compact"/>
        <w:numPr>
          <w:ilvl w:val="0"/>
          <w:numId w:val="1277"/>
        </w:numPr>
      </w:pPr>
      <w:r>
        <w:t xml:space="preserve">Results are reproducible (rerunning code replicates tables/figures exactly)</w:t>
      </w:r>
    </w:p>
    <w:p>
      <w:pPr>
        <w:pStyle w:val="Compact"/>
        <w:numPr>
          <w:ilvl w:val="0"/>
          <w:numId w:val="1278"/>
        </w:numPr>
      </w:pPr>
      <w:r>
        <w:t xml:space="preserve">Target journal selected</w:t>
      </w:r>
    </w:p>
    <w:p>
      <w:pPr>
        <w:pStyle w:val="Compact"/>
        <w:numPr>
          <w:ilvl w:val="0"/>
          <w:numId w:val="1279"/>
        </w:numPr>
      </w:pPr>
      <w:r>
        <w:t xml:space="preserve">Title is declarative and states findings clearly</w:t>
      </w:r>
    </w:p>
    <w:p>
      <w:pPr>
        <w:pStyle w:val="Compact"/>
        <w:numPr>
          <w:ilvl w:val="0"/>
          <w:numId w:val="1280"/>
        </w:numPr>
      </w:pPr>
      <w:r>
        <w:t xml:space="preserve">Word count meets journal requirements</w:t>
      </w:r>
    </w:p>
    <w:p>
      <w:pPr>
        <w:pStyle w:val="Compact"/>
        <w:numPr>
          <w:ilvl w:val="0"/>
          <w:numId w:val="1281"/>
        </w:numPr>
      </w:pPr>
      <w:r>
        <w:t xml:space="preserve">Manuscript follows journal formatting guidelines</w:t>
      </w:r>
    </w:p>
    <w:p>
      <w:pPr>
        <w:pStyle w:val="Compact"/>
        <w:numPr>
          <w:ilvl w:val="0"/>
          <w:numId w:val="1282"/>
        </w:numPr>
      </w:pPr>
      <w:r>
        <w:t xml:space="preserve">Consistent voice throughout (typically active voice)</w:t>
      </w:r>
    </w:p>
    <w:p>
      <w:pPr>
        <w:pStyle w:val="Compact"/>
        <w:numPr>
          <w:ilvl w:val="0"/>
          <w:numId w:val="1283"/>
        </w:numPr>
      </w:pPr>
      <w:r>
        <w:t xml:space="preserve">All figures and tables referenced in main text</w:t>
      </w:r>
    </w:p>
    <w:p>
      <w:pPr>
        <w:pStyle w:val="Compact"/>
        <w:numPr>
          <w:ilvl w:val="0"/>
          <w:numId w:val="1284"/>
        </w:numPr>
      </w:pPr>
      <w:r>
        <w:t xml:space="preserve">Captions for all figures and tables</w:t>
      </w:r>
    </w:p>
    <w:p>
      <w:pPr>
        <w:pStyle w:val="Compact"/>
        <w:numPr>
          <w:ilvl w:val="0"/>
          <w:numId w:val="1285"/>
        </w:numPr>
      </w:pPr>
      <w:r>
        <w:t xml:space="preserve">Tables/figures numbered by order of appearance</w:t>
      </w:r>
    </w:p>
    <w:p>
      <w:pPr>
        <w:pStyle w:val="Compact"/>
        <w:numPr>
          <w:ilvl w:val="0"/>
          <w:numId w:val="1286"/>
        </w:numPr>
      </w:pPr>
      <w:r>
        <w:t xml:space="preserve">Abbreviations defined at first use and used sparingly</w:t>
      </w:r>
    </w:p>
    <w:p>
      <w:pPr>
        <w:pStyle w:val="Compact"/>
        <w:numPr>
          <w:ilvl w:val="0"/>
          <w:numId w:val="1287"/>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88"/>
        </w:numPr>
      </w:pPr>
      <w:r>
        <w:t xml:space="preserve">Avoid directionless statements (specify direction of associations)</w:t>
      </w:r>
    </w:p>
    <w:p>
      <w:pPr>
        <w:pStyle w:val="Compact"/>
        <w:numPr>
          <w:ilvl w:val="0"/>
          <w:numId w:val="1289"/>
        </w:numPr>
      </w:pPr>
      <w:r>
        <w:t xml:space="preserve">Causal language only when supported by study design</w:t>
      </w:r>
    </w:p>
    <w:p>
      <w:pPr>
        <w:pStyle w:val="Compact"/>
        <w:numPr>
          <w:ilvl w:val="0"/>
          <w:numId w:val="1290"/>
        </w:numPr>
      </w:pPr>
      <w:r>
        <w:t xml:space="preserve">Avoid</w:t>
      </w:r>
      <w:r>
        <w:t xml:space="preserve"> </w:t>
      </w:r>
      <w:r>
        <w:t xml:space="preserve">“significant”</w:t>
      </w:r>
      <w:r>
        <w:t xml:space="preserve"> </w:t>
      </w:r>
      <w:r>
        <w:t xml:space="preserve">(easily confused with statistical significance)</w:t>
      </w:r>
    </w:p>
    <w:p>
      <w:pPr>
        <w:pStyle w:val="Compact"/>
        <w:numPr>
          <w:ilvl w:val="0"/>
          <w:numId w:val="1291"/>
        </w:numPr>
      </w:pPr>
      <w:r>
        <w:t xml:space="preserve">Author contributions drafted using CRediT Taxonomy</w:t>
      </w:r>
    </w:p>
    <w:bookmarkEnd w:id="686"/>
    <w:bookmarkStart w:id="687" w:name="scientific-writing-claims-and-evidence"/>
    <w:p>
      <w:pPr>
        <w:pStyle w:val="Heading2"/>
      </w:pPr>
      <w:r>
        <w:t xml:space="preserve">21.5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292"/>
        </w:numPr>
      </w:pPr>
      <w:r>
        <w:rPr>
          <w:b/>
          <w:bCs/>
        </w:rPr>
        <w:t xml:space="preserve">Cite primary sources</w:t>
      </w:r>
      <w:r>
        <w:t xml:space="preserve"> </w:t>
      </w:r>
      <w:r>
        <w:t xml:space="preserve">for factual statements about established knowledge, methods, or findings</w:t>
      </w:r>
    </w:p>
    <w:p>
      <w:pPr>
        <w:pStyle w:val="Compact"/>
        <w:numPr>
          <w:ilvl w:val="0"/>
          <w:numId w:val="1292"/>
        </w:numPr>
      </w:pPr>
      <w:r>
        <w:rPr>
          <w:b/>
          <w:bCs/>
        </w:rPr>
        <w:t xml:space="preserve">Cite official documentation</w:t>
      </w:r>
      <w:r>
        <w:t xml:space="preserve"> </w:t>
      </w:r>
      <w:r>
        <w:t xml:space="preserve">when describing how software, tools, or systems work</w:t>
      </w:r>
    </w:p>
    <w:p>
      <w:pPr>
        <w:pStyle w:val="Compact"/>
        <w:numPr>
          <w:ilvl w:val="0"/>
          <w:numId w:val="1292"/>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292"/>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293"/>
        </w:numPr>
      </w:pPr>
      <w:r>
        <w:rPr>
          <w:b/>
          <w:bCs/>
        </w:rPr>
        <w:t xml:space="preserve">Demonstrate directly</w:t>
      </w:r>
      <w:r>
        <w:t xml:space="preserve">: Show the behavior through experiments, data, or explicit examples</w:t>
      </w:r>
    </w:p>
    <w:p>
      <w:pPr>
        <w:pStyle w:val="Compact"/>
        <w:numPr>
          <w:ilvl w:val="0"/>
          <w:numId w:val="1293"/>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293"/>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294"/>
        </w:numPr>
      </w:pPr>
      <w:r>
        <w:t xml:space="preserve">Builds reader trust and credibility</w:t>
      </w:r>
    </w:p>
    <w:p>
      <w:pPr>
        <w:pStyle w:val="Compact"/>
        <w:numPr>
          <w:ilvl w:val="0"/>
          <w:numId w:val="1294"/>
        </w:numPr>
      </w:pPr>
      <w:r>
        <w:t xml:space="preserve">Enables readers to verify information independently</w:t>
      </w:r>
    </w:p>
    <w:p>
      <w:pPr>
        <w:pStyle w:val="Compact"/>
        <w:numPr>
          <w:ilvl w:val="0"/>
          <w:numId w:val="1294"/>
        </w:numPr>
      </w:pPr>
      <w:r>
        <w:t xml:space="preserve">Maintains scientific rigor in all communications</w:t>
      </w:r>
    </w:p>
    <w:p>
      <w:pPr>
        <w:pStyle w:val="Compact"/>
        <w:numPr>
          <w:ilvl w:val="0"/>
          <w:numId w:val="1294"/>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17.4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687"/>
    <w:bookmarkEnd w:id="688"/>
    <w:bookmarkStart w:id="769" w:name="references"/>
    <w:p>
      <w:pPr>
        <w:pStyle w:val="Heading1"/>
      </w:pPr>
      <w:r>
        <w:t xml:space="preserve">References</w:t>
      </w:r>
    </w:p>
    <w:bookmarkStart w:id="768" w:name="refs"/>
    <w:bookmarkStart w:id="690" w:name="ref-space_odyssey"/>
    <w:p>
      <w:pPr>
        <w:pStyle w:val="Bibliography"/>
      </w:pPr>
      <w:r>
        <w:t xml:space="preserve">“2001: A Space Odyssey.”</w:t>
      </w:r>
      <w:r>
        <w:t xml:space="preserve"> </w:t>
      </w:r>
      <w:r>
        <w:t xml:space="preserve">1968. Film.</w:t>
      </w:r>
      <w:r>
        <w:t xml:space="preserve"> </w:t>
      </w:r>
      <w:hyperlink r:id="rId689">
        <w:r>
          <w:rPr>
            <w:rStyle w:val="Hyperlink"/>
          </w:rPr>
          <w:t xml:space="preserve">https://en.wikipedia.org/wiki/2001:_A_Space_Odyssey_(film)</w:t>
        </w:r>
      </w:hyperlink>
      <w:r>
        <w:t xml:space="preserve">.</w:t>
      </w:r>
    </w:p>
    <w:bookmarkEnd w:id="690"/>
    <w:bookmarkStart w:id="692"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691">
        <w:r>
          <w:rPr>
            <w:rStyle w:val="Hyperlink"/>
          </w:rPr>
          <w:t xml:space="preserve">https://doi.org/10.1371/journal.pgph.0002269</w:t>
        </w:r>
      </w:hyperlink>
      <w:r>
        <w:t xml:space="preserve">.</w:t>
      </w:r>
    </w:p>
    <w:bookmarkEnd w:id="692"/>
    <w:bookmarkStart w:id="694"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693">
        <w:r>
          <w:rPr>
            <w:rStyle w:val="Hyperlink"/>
          </w:rPr>
          <w:t xml:space="preserve">https://search.library.ucdavis.edu/permalink/01UCD_INST/9fle3i/alma990000226350403126</w:t>
        </w:r>
      </w:hyperlink>
      <w:r>
        <w:t xml:space="preserve">.</w:t>
      </w:r>
    </w:p>
    <w:bookmarkEnd w:id="694"/>
    <w:bookmarkStart w:id="696"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695">
        <w:r>
          <w:rPr>
            <w:rStyle w:val="Hyperlink"/>
          </w:rPr>
          <w:t xml:space="preserve">https://doi.org/10.1038/d41586-019-01431-z</w:t>
        </w:r>
      </w:hyperlink>
      <w:r>
        <w:t xml:space="preserve">.</w:t>
      </w:r>
    </w:p>
    <w:bookmarkEnd w:id="696"/>
    <w:bookmarkStart w:id="698" w:name="ref-battlestar_galactica_2004"/>
    <w:p>
      <w:pPr>
        <w:pStyle w:val="Bibliography"/>
      </w:pPr>
      <w:r>
        <w:t xml:space="preserve">“Battlestar Galactica.”</w:t>
      </w:r>
      <w:r>
        <w:t xml:space="preserve"> </w:t>
      </w:r>
      <w:r>
        <w:t xml:space="preserve">2004. Television Series.</w:t>
      </w:r>
      <w:r>
        <w:t xml:space="preserve"> </w:t>
      </w:r>
      <w:hyperlink r:id="rId697">
        <w:r>
          <w:rPr>
            <w:rStyle w:val="Hyperlink"/>
          </w:rPr>
          <w:t xml:space="preserve">https://en.wikipedia.org/wiki/Battlestar_Galactica_(2004_TV_series)</w:t>
        </w:r>
      </w:hyperlink>
      <w:r>
        <w:t xml:space="preserve">.</w:t>
      </w:r>
    </w:p>
    <w:bookmarkEnd w:id="698"/>
    <w:bookmarkStart w:id="699"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653">
        <w:r>
          <w:rPr>
            <w:rStyle w:val="Hyperlink"/>
          </w:rPr>
          <w:t xml:space="preserve">https://jadebc.github.io/lab-manual/</w:t>
        </w:r>
      </w:hyperlink>
      <w:r>
        <w:t xml:space="preserve">.</w:t>
      </w:r>
    </w:p>
    <w:bookmarkEnd w:id="699"/>
    <w:bookmarkStart w:id="701" w:name="ref-blade_runner"/>
    <w:p>
      <w:pPr>
        <w:pStyle w:val="Bibliography"/>
      </w:pPr>
      <w:r>
        <w:t xml:space="preserve">“Blade Runner.”</w:t>
      </w:r>
      <w:r>
        <w:t xml:space="preserve"> </w:t>
      </w:r>
      <w:r>
        <w:t xml:space="preserve">1982. Film.</w:t>
      </w:r>
      <w:r>
        <w:t xml:space="preserve"> </w:t>
      </w:r>
      <w:hyperlink r:id="rId700">
        <w:r>
          <w:rPr>
            <w:rStyle w:val="Hyperlink"/>
          </w:rPr>
          <w:t xml:space="preserve">https://en.wikipedia.org/wiki/Blade_Runner</w:t>
        </w:r>
      </w:hyperlink>
      <w:r>
        <w:t xml:space="preserve">.</w:t>
      </w:r>
    </w:p>
    <w:bookmarkEnd w:id="701"/>
    <w:bookmarkStart w:id="703"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702">
        <w:r>
          <w:rPr>
            <w:rStyle w:val="Hyperlink"/>
          </w:rPr>
          <w:t xml:space="preserve">https://happygitwithr.com/</w:t>
        </w:r>
      </w:hyperlink>
      <w:r>
        <w:t xml:space="preserve">.</w:t>
      </w:r>
    </w:p>
    <w:bookmarkEnd w:id="703"/>
    <w:bookmarkStart w:id="705"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704">
        <w:r>
          <w:rPr>
            <w:rStyle w:val="Hyperlink"/>
          </w:rPr>
          <w:t xml:space="preserve">https://en.wikipedia.org/wiki/Ender%27s_Game</w:t>
        </w:r>
      </w:hyperlink>
      <w:r>
        <w:t xml:space="preserve">.</w:t>
      </w:r>
    </w:p>
    <w:bookmarkEnd w:id="705"/>
    <w:bookmarkStart w:id="707"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706">
        <w:r>
          <w:rPr>
            <w:rStyle w:val="Hyperlink"/>
          </w:rPr>
          <w:t xml:space="preserve">https://doi.org/10.1038/s41467-020-19160-7</w:t>
        </w:r>
      </w:hyperlink>
      <w:r>
        <w:t xml:space="preserve">.</w:t>
      </w:r>
    </w:p>
    <w:bookmarkEnd w:id="707"/>
    <w:bookmarkStart w:id="709" w:name="ref-creativecommons"/>
    <w:p>
      <w:pPr>
        <w:pStyle w:val="Bibliography"/>
      </w:pPr>
      <w:r>
        <w:t xml:space="preserve">“Creative Commons Attribution-NonCommercial 4.0 International License.”</w:t>
      </w:r>
      <w:r>
        <w:t xml:space="preserve"> </w:t>
      </w:r>
      <w:r>
        <w:t xml:space="preserve">n.d. Creative Commons.</w:t>
      </w:r>
      <w:r>
        <w:t xml:space="preserve"> </w:t>
      </w:r>
      <w:hyperlink r:id="rId708">
        <w:r>
          <w:rPr>
            <w:rStyle w:val="Hyperlink"/>
          </w:rPr>
          <w:t xml:space="preserve">http://creativecommons.org/licenses/by-nc/4.0/</w:t>
        </w:r>
      </w:hyperlink>
      <w:r>
        <w:t xml:space="preserve">.</w:t>
      </w:r>
    </w:p>
    <w:bookmarkEnd w:id="709"/>
    <w:bookmarkStart w:id="711" w:name="ref-credit"/>
    <w:p>
      <w:pPr>
        <w:pStyle w:val="Bibliography"/>
      </w:pPr>
      <w:r>
        <w:t xml:space="preserve">“CRediT: Contributor Roles Taxonomy.”</w:t>
      </w:r>
      <w:r>
        <w:t xml:space="preserve"> </w:t>
      </w:r>
      <w:r>
        <w:t xml:space="preserve">n.d. PLOS ONE.</w:t>
      </w:r>
      <w:r>
        <w:t xml:space="preserve"> </w:t>
      </w:r>
      <w:hyperlink r:id="rId710">
        <w:r>
          <w:rPr>
            <w:rStyle w:val="Hyperlink"/>
          </w:rPr>
          <w:t xml:space="preserve">https://journals.plos.org/plosone/s/authorship</w:t>
        </w:r>
      </w:hyperlink>
      <w:r>
        <w:t xml:space="preserve">.</w:t>
      </w:r>
    </w:p>
    <w:bookmarkEnd w:id="711"/>
    <w:bookmarkStart w:id="713" w:name="ref-dryad"/>
    <w:p>
      <w:pPr>
        <w:pStyle w:val="Bibliography"/>
      </w:pPr>
      <w:r>
        <w:t xml:space="preserve">“Dryad Digital Repository.”</w:t>
      </w:r>
      <w:r>
        <w:t xml:space="preserve"> </w:t>
      </w:r>
      <w:r>
        <w:t xml:space="preserve">n.d. Dryad.</w:t>
      </w:r>
      <w:r>
        <w:t xml:space="preserve"> </w:t>
      </w:r>
      <w:hyperlink r:id="rId712">
        <w:r>
          <w:rPr>
            <w:rStyle w:val="Hyperlink"/>
          </w:rPr>
          <w:t xml:space="preserve">https://datadryad.org/</w:t>
        </w:r>
      </w:hyperlink>
      <w:r>
        <w:t xml:space="preserve">.</w:t>
      </w:r>
    </w:p>
    <w:bookmarkEnd w:id="713"/>
    <w:bookmarkStart w:id="714"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684">
        <w:r>
          <w:rPr>
            <w:rStyle w:val="Hyperlink"/>
          </w:rPr>
          <w:t xml:space="preserve">https://www.equator-network.org/</w:t>
        </w:r>
      </w:hyperlink>
      <w:r>
        <w:t xml:space="preserve">.</w:t>
      </w:r>
    </w:p>
    <w:bookmarkEnd w:id="714"/>
    <w:bookmarkStart w:id="716"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715">
        <w:r>
          <w:rPr>
            <w:rStyle w:val="Hyperlink"/>
          </w:rPr>
          <w:t xml:space="preserve">https://engineering-shiny.org/</w:t>
        </w:r>
      </w:hyperlink>
      <w:r>
        <w:t xml:space="preserve">.</w:t>
      </w:r>
    </w:p>
    <w:bookmarkEnd w:id="716"/>
    <w:bookmarkStart w:id="718"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717">
        <w:r>
          <w:rPr>
            <w:rStyle w:val="Hyperlink"/>
          </w:rPr>
          <w:t xml:space="preserve">https://www.youtube.com/watch?v=B1BdQcJ2ZYY</w:t>
        </w:r>
      </w:hyperlink>
      <w:r>
        <w:t xml:space="preserve">.</w:t>
      </w:r>
    </w:p>
    <w:bookmarkEnd w:id="718"/>
    <w:bookmarkStart w:id="720" w:name="ref-githubdesktop"/>
    <w:p>
      <w:pPr>
        <w:pStyle w:val="Bibliography"/>
      </w:pPr>
      <w:r>
        <w:t xml:space="preserve">“GitHub Desktop.”</w:t>
      </w:r>
      <w:r>
        <w:t xml:space="preserve"> </w:t>
      </w:r>
      <w:r>
        <w:t xml:space="preserve">n.d. GitHub.</w:t>
      </w:r>
      <w:r>
        <w:t xml:space="preserve"> </w:t>
      </w:r>
      <w:hyperlink r:id="rId719">
        <w:r>
          <w:rPr>
            <w:rStyle w:val="Hyperlink"/>
          </w:rPr>
          <w:t xml:space="preserve">https://desktop.github.com/</w:t>
        </w:r>
      </w:hyperlink>
      <w:r>
        <w:t xml:space="preserve">.</w:t>
      </w:r>
    </w:p>
    <w:bookmarkEnd w:id="720"/>
    <w:bookmarkStart w:id="722" w:name="ref-dune"/>
    <w:p>
      <w:pPr>
        <w:pStyle w:val="Bibliography"/>
      </w:pPr>
      <w:r>
        <w:t xml:space="preserve">Herbert, Frank. 1965.</w:t>
      </w:r>
      <w:r>
        <w:t xml:space="preserve"> </w:t>
      </w:r>
      <w:r>
        <w:t xml:space="preserve">“Dune.”</w:t>
      </w:r>
      <w:r>
        <w:t xml:space="preserve"> </w:t>
      </w:r>
      <w:r>
        <w:t xml:space="preserve">Novel.</w:t>
      </w:r>
      <w:r>
        <w:t xml:space="preserve"> </w:t>
      </w:r>
      <w:hyperlink r:id="rId721">
        <w:r>
          <w:rPr>
            <w:rStyle w:val="Hyperlink"/>
          </w:rPr>
          <w:t xml:space="preserve">https://en.wikipedia.org/wiki/Organizations_of_the_Dune_universe#Thinking_machines</w:t>
        </w:r>
      </w:hyperlink>
      <w:r>
        <w:t xml:space="preserve">.</w:t>
      </w:r>
    </w:p>
    <w:bookmarkEnd w:id="722"/>
    <w:bookmarkStart w:id="724" w:name="ref-plos_data"/>
    <w:p>
      <w:pPr>
        <w:pStyle w:val="Bibliography"/>
      </w:pPr>
      <w:r>
        <w:t xml:space="preserve">“How to Store and Manage Your Data.”</w:t>
      </w:r>
      <w:r>
        <w:t xml:space="preserve"> </w:t>
      </w:r>
      <w:r>
        <w:t xml:space="preserve">n.d. PLOS.</w:t>
      </w:r>
      <w:r>
        <w:t xml:space="preserve"> </w:t>
      </w:r>
      <w:hyperlink r:id="rId723">
        <w:r>
          <w:rPr>
            <w:rStyle w:val="Hyperlink"/>
          </w:rPr>
          <w:t xml:space="preserve">https://plos.org/resource/how-to-store-and-manage-your-data/</w:t>
        </w:r>
      </w:hyperlink>
      <w:r>
        <w:t xml:space="preserve">.</w:t>
      </w:r>
    </w:p>
    <w:bookmarkEnd w:id="724"/>
    <w:bookmarkStart w:id="725"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725"/>
    <w:bookmarkStart w:id="727" w:name="ref-lecun_world_models"/>
    <w:p>
      <w:pPr>
        <w:pStyle w:val="Bibliography"/>
      </w:pPr>
      <w:r>
        <w:t xml:space="preserve">LeCun, Yann. 2022.</w:t>
      </w:r>
      <w:r>
        <w:t xml:space="preserve"> </w:t>
      </w:r>
      <w:r>
        <w:t xml:space="preserve">“A Path Towards Autonomous Machine Intelligence.”</w:t>
      </w:r>
      <w:r>
        <w:t xml:space="preserve"> </w:t>
      </w:r>
      <w:r>
        <w:t xml:space="preserve">Meta AI Research; New York University; Technical Report.</w:t>
      </w:r>
      <w:r>
        <w:t xml:space="preserve"> </w:t>
      </w:r>
      <w:hyperlink r:id="rId726">
        <w:r>
          <w:rPr>
            <w:rStyle w:val="Hyperlink"/>
          </w:rPr>
          <w:t xml:space="preserve">https://openreview.net/forum?id=BZ5a1r-kVsf</w:t>
        </w:r>
      </w:hyperlink>
      <w:r>
        <w:t xml:space="preserve">.</w:t>
      </w:r>
    </w:p>
    <w:bookmarkEnd w:id="727"/>
    <w:bookmarkStart w:id="728" w:name="ref-medRxiv"/>
    <w:p>
      <w:pPr>
        <w:pStyle w:val="Bibliography"/>
      </w:pPr>
      <w:r>
        <w:t xml:space="preserve">“medRxiv: The Preprint Server for Health Sciences.”</w:t>
      </w:r>
      <w:r>
        <w:t xml:space="preserve"> </w:t>
      </w:r>
      <w:r>
        <w:t xml:space="preserve">n.d. Cold Spring Harbor Laboratory.</w:t>
      </w:r>
      <w:r>
        <w:t xml:space="preserve"> </w:t>
      </w:r>
      <w:hyperlink r:id="rId681">
        <w:r>
          <w:rPr>
            <w:rStyle w:val="Hyperlink"/>
          </w:rPr>
          <w:t xml:space="preserve">https://www.medrxiv.org/</w:t>
        </w:r>
      </w:hyperlink>
      <w:r>
        <w:t xml:space="preserve">.</w:t>
      </w:r>
    </w:p>
    <w:bookmarkEnd w:id="728"/>
    <w:bookmarkStart w:id="730"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729">
        <w:r>
          <w:rPr>
            <w:rStyle w:val="Hyperlink"/>
          </w:rPr>
          <w:t xml:space="preserve">https://doi.org/10.1038/467775a</w:t>
        </w:r>
      </w:hyperlink>
      <w:r>
        <w:t xml:space="preserve">.</w:t>
      </w:r>
    </w:p>
    <w:bookmarkEnd w:id="730"/>
    <w:bookmarkStart w:id="732"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731">
        <w:r>
          <w:rPr>
            <w:rStyle w:val="Hyperlink"/>
          </w:rPr>
          <w:t xml:space="preserve">https://doi.org/10.1038/s41562-016-0021</w:t>
        </w:r>
      </w:hyperlink>
      <w:r>
        <w:t xml:space="preserve">.</w:t>
      </w:r>
    </w:p>
    <w:bookmarkEnd w:id="732"/>
    <w:bookmarkStart w:id="734"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733">
        <w:r>
          <w:rPr>
            <w:rStyle w:val="Hyperlink"/>
          </w:rPr>
          <w:t xml:space="preserve">https://doi.org/10.1038/526182a</w:t>
        </w:r>
      </w:hyperlink>
      <w:r>
        <w:t xml:space="preserve">.</w:t>
      </w:r>
    </w:p>
    <w:bookmarkEnd w:id="734"/>
    <w:bookmarkStart w:id="736" w:name="ref-osf"/>
    <w:p>
      <w:pPr>
        <w:pStyle w:val="Bibliography"/>
      </w:pPr>
      <w:r>
        <w:t xml:space="preserve">“Open Science Framework.”</w:t>
      </w:r>
      <w:r>
        <w:t xml:space="preserve"> </w:t>
      </w:r>
      <w:r>
        <w:t xml:space="preserve">n.d. Center for Open Science.</w:t>
      </w:r>
      <w:r>
        <w:t xml:space="preserve"> </w:t>
      </w:r>
      <w:hyperlink r:id="rId735">
        <w:r>
          <w:rPr>
            <w:rStyle w:val="Hyperlink"/>
          </w:rPr>
          <w:t xml:space="preserve">https://osf.io/</w:t>
        </w:r>
      </w:hyperlink>
      <w:r>
        <w:t xml:space="preserve">.</w:t>
      </w:r>
    </w:p>
    <w:bookmarkEnd w:id="736"/>
    <w:bookmarkStart w:id="738" w:name="ref-gitfixum"/>
    <w:p>
      <w:pPr>
        <w:pStyle w:val="Bibliography"/>
      </w:pPr>
      <w:r>
        <w:t xml:space="preserve">Robertson, Seth. n.d.</w:t>
      </w:r>
      <w:r>
        <w:t xml:space="preserve"> </w:t>
      </w:r>
      <w:r>
        <w:t xml:space="preserve">“On Undoing, Fixing, or Removing Commits in Git.”</w:t>
      </w:r>
      <w:r>
        <w:t xml:space="preserve"> </w:t>
      </w:r>
      <w:hyperlink r:id="rId737">
        <w:r>
          <w:rPr>
            <w:rStyle w:val="Hyperlink"/>
          </w:rPr>
          <w:t xml:space="preserve">https://sethrobertson.github.io/GitFixUm/fixup.html</w:t>
        </w:r>
      </w:hyperlink>
      <w:r>
        <w:t xml:space="preserve">.</w:t>
      </w:r>
    </w:p>
    <w:bookmarkEnd w:id="738"/>
    <w:bookmarkStart w:id="740"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739">
        <w:r>
          <w:rPr>
            <w:rStyle w:val="Hyperlink"/>
          </w:rPr>
          <w:t xml:space="preserve">https://doi.org/10.1371/journal.pcbi.1003833</w:t>
        </w:r>
      </w:hyperlink>
      <w:r>
        <w:t xml:space="preserve">.</w:t>
      </w:r>
    </w:p>
    <w:bookmarkEnd w:id="740"/>
    <w:bookmarkStart w:id="742"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741">
        <w:r>
          <w:rPr>
            <w:rStyle w:val="Hyperlink"/>
          </w:rPr>
          <w:t xml:space="preserve">https://doi.org/10.1038/d41586-019-02918-5</w:t>
        </w:r>
      </w:hyperlink>
      <w:r>
        <w:t xml:space="preserve">.</w:t>
      </w:r>
    </w:p>
    <w:bookmarkEnd w:id="742"/>
    <w:bookmarkStart w:id="744" w:name="ref-slurm"/>
    <w:p>
      <w:pPr>
        <w:pStyle w:val="Bibliography"/>
      </w:pPr>
      <w:r>
        <w:t xml:space="preserve">“Slurm Workload Manager: Sbatch Documentation.”</w:t>
      </w:r>
      <w:r>
        <w:t xml:space="preserve"> </w:t>
      </w:r>
      <w:r>
        <w:t xml:space="preserve">n.d. SchedMD.</w:t>
      </w:r>
      <w:r>
        <w:t xml:space="preserve"> </w:t>
      </w:r>
      <w:hyperlink r:id="rId743">
        <w:r>
          <w:rPr>
            <w:rStyle w:val="Hyperlink"/>
          </w:rPr>
          <w:t xml:space="preserve">https://slurm.schedmd.com/sbatch.html</w:t>
        </w:r>
      </w:hyperlink>
      <w:r>
        <w:t xml:space="preserve">.</w:t>
      </w:r>
    </w:p>
    <w:bookmarkEnd w:id="744"/>
    <w:bookmarkStart w:id="746"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745">
        <w:r>
          <w:rPr>
            <w:rStyle w:val="Hyperlink"/>
          </w:rPr>
          <w:t xml:space="preserve">https://doi.org/10.1038/d41586-019-00067-3</w:t>
        </w:r>
      </w:hyperlink>
      <w:r>
        <w:t xml:space="preserve">.</w:t>
      </w:r>
    </w:p>
    <w:bookmarkEnd w:id="746"/>
    <w:bookmarkStart w:id="748" w:name="ref-terminator"/>
    <w:p>
      <w:pPr>
        <w:pStyle w:val="Bibliography"/>
      </w:pPr>
      <w:r>
        <w:t xml:space="preserve">“Terminator 3: Rise of the Machines.”</w:t>
      </w:r>
      <w:r>
        <w:t xml:space="preserve"> </w:t>
      </w:r>
      <w:r>
        <w:t xml:space="preserve">2003. Film.</w:t>
      </w:r>
      <w:r>
        <w:t xml:space="preserve"> </w:t>
      </w:r>
      <w:hyperlink r:id="rId747">
        <w:r>
          <w:rPr>
            <w:rStyle w:val="Hyperlink"/>
          </w:rPr>
          <w:t xml:space="preserve">https://en.wikipedia.org/wiki/Terminator_3:_Rise_of_the_Machines</w:t>
        </w:r>
      </w:hyperlink>
      <w:r>
        <w:t xml:space="preserve">.</w:t>
      </w:r>
    </w:p>
    <w:bookmarkEnd w:id="748"/>
    <w:bookmarkStart w:id="750" w:name="ref-matrix"/>
    <w:p>
      <w:pPr>
        <w:pStyle w:val="Bibliography"/>
      </w:pPr>
      <w:r>
        <w:t xml:space="preserve">“The Matrix.”</w:t>
      </w:r>
      <w:r>
        <w:t xml:space="preserve"> </w:t>
      </w:r>
      <w:r>
        <w:t xml:space="preserve">1999. Film.</w:t>
      </w:r>
      <w:r>
        <w:t xml:space="preserve"> </w:t>
      </w:r>
      <w:hyperlink r:id="rId749">
        <w:r>
          <w:rPr>
            <w:rStyle w:val="Hyperlink"/>
          </w:rPr>
          <w:t xml:space="preserve">https://en.wikipedia.org/wiki/The_Matrix</w:t>
        </w:r>
      </w:hyperlink>
      <w:r>
        <w:t xml:space="preserve">.</w:t>
      </w:r>
    </w:p>
    <w:bookmarkEnd w:id="750"/>
    <w:bookmarkStart w:id="751"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4">
        <w:r>
          <w:rPr>
            <w:rStyle w:val="Hyperlink"/>
          </w:rPr>
          <w:t xml:space="preserve">https://code-review.tidyverse.org/</w:t>
        </w:r>
      </w:hyperlink>
      <w:r>
        <w:t xml:space="preserve">.</w:t>
      </w:r>
    </w:p>
    <w:bookmarkEnd w:id="751"/>
    <w:bookmarkStart w:id="753"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752">
        <w:r>
          <w:rPr>
            <w:rStyle w:val="Hyperlink"/>
          </w:rPr>
          <w:t xml:space="preserve">https://doi.org/10.1038/d41586-021-03603-2</w:t>
        </w:r>
      </w:hyperlink>
      <w:r>
        <w:t xml:space="preserve">.</w:t>
      </w:r>
    </w:p>
    <w:bookmarkEnd w:id="753"/>
    <w:bookmarkStart w:id="755" w:name="ref-wargames"/>
    <w:p>
      <w:pPr>
        <w:pStyle w:val="Bibliography"/>
      </w:pPr>
      <w:r>
        <w:t xml:space="preserve">“WarGames.”</w:t>
      </w:r>
      <w:r>
        <w:t xml:space="preserve"> </w:t>
      </w:r>
      <w:r>
        <w:t xml:space="preserve">1983. Film.</w:t>
      </w:r>
      <w:r>
        <w:t xml:space="preserve"> </w:t>
      </w:r>
      <w:hyperlink r:id="rId754">
        <w:r>
          <w:rPr>
            <w:rStyle w:val="Hyperlink"/>
          </w:rPr>
          <w:t xml:space="preserve">https://en.wikipedia.org/wiki/WarGames</w:t>
        </w:r>
      </w:hyperlink>
      <w:r>
        <w:t xml:space="preserve">.</w:t>
      </w:r>
    </w:p>
    <w:bookmarkEnd w:id="755"/>
    <w:bookmarkStart w:id="757"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756">
        <w:r>
          <w:rPr>
            <w:rStyle w:val="Hyperlink"/>
          </w:rPr>
          <w:t xml:space="preserve">https://adv-r.hadley.nz/</w:t>
        </w:r>
      </w:hyperlink>
      <w:r>
        <w:t xml:space="preserve">.</w:t>
      </w:r>
    </w:p>
    <w:bookmarkEnd w:id="757"/>
    <w:bookmarkStart w:id="759" w:name="ref-wickham2021shiny"/>
    <w:p>
      <w:pPr>
        <w:pStyle w:val="Bibliography"/>
      </w:pPr>
      <w:r>
        <w:t xml:space="preserve">———. 2021.</w:t>
      </w:r>
      <w:r>
        <w:t xml:space="preserve"> </w:t>
      </w:r>
      <w:r>
        <w:rPr>
          <w:i/>
          <w:iCs/>
        </w:rPr>
        <w:t xml:space="preserve">Mastering Shiny</w:t>
      </w:r>
      <w:r>
        <w:t xml:space="preserve">. O’Reilly Media.</w:t>
      </w:r>
      <w:r>
        <w:t xml:space="preserve"> </w:t>
      </w:r>
      <w:hyperlink r:id="rId758">
        <w:r>
          <w:rPr>
            <w:rStyle w:val="Hyperlink"/>
          </w:rPr>
          <w:t xml:space="preserve">https://mastering-shiny.org/</w:t>
        </w:r>
      </w:hyperlink>
      <w:r>
        <w:t xml:space="preserve">.</w:t>
      </w:r>
    </w:p>
    <w:bookmarkEnd w:id="759"/>
    <w:bookmarkStart w:id="760" w:name="ref-wickham2023tidyverse"/>
    <w:p>
      <w:pPr>
        <w:pStyle w:val="Bibliography"/>
      </w:pPr>
      <w:r>
        <w:t xml:space="preserve">———. 2023a.</w:t>
      </w:r>
      <w:r>
        <w:t xml:space="preserve"> </w:t>
      </w:r>
      <w:r>
        <w:rPr>
          <w:i/>
          <w:iCs/>
        </w:rPr>
        <w:t xml:space="preserve">The Tidyverse Style Guide</w:t>
      </w:r>
      <w:r>
        <w:t xml:space="preserve">.</w:t>
      </w:r>
      <w:r>
        <w:t xml:space="preserve"> </w:t>
      </w:r>
      <w:hyperlink r:id="rId285">
        <w:r>
          <w:rPr>
            <w:rStyle w:val="Hyperlink"/>
          </w:rPr>
          <w:t xml:space="preserve">https://style.tidyverse.org/</w:t>
        </w:r>
      </w:hyperlink>
      <w:r>
        <w:t xml:space="preserve">.</w:t>
      </w:r>
    </w:p>
    <w:bookmarkEnd w:id="760"/>
    <w:bookmarkStart w:id="762" w:name="ref-wickham2023tidydesign"/>
    <w:p>
      <w:pPr>
        <w:pStyle w:val="Bibliography"/>
      </w:pPr>
      <w:r>
        <w:t xml:space="preserve">———. 2023b.</w:t>
      </w:r>
      <w:r>
        <w:t xml:space="preserve"> </w:t>
      </w:r>
      <w:r>
        <w:rPr>
          <w:i/>
          <w:iCs/>
        </w:rPr>
        <w:t xml:space="preserve">Tidyverse Design Guide</w:t>
      </w:r>
      <w:r>
        <w:t xml:space="preserve">.</w:t>
      </w:r>
      <w:r>
        <w:t xml:space="preserve"> </w:t>
      </w:r>
      <w:hyperlink r:id="rId761">
        <w:r>
          <w:rPr>
            <w:rStyle w:val="Hyperlink"/>
          </w:rPr>
          <w:t xml:space="preserve">https://design.tidyverse.org/</w:t>
        </w:r>
      </w:hyperlink>
      <w:r>
        <w:t xml:space="preserve">.</w:t>
      </w:r>
    </w:p>
    <w:bookmarkEnd w:id="762"/>
    <w:bookmarkStart w:id="76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763">
        <w:r>
          <w:rPr>
            <w:rStyle w:val="Hyperlink"/>
          </w:rPr>
          <w:t xml:space="preserve">https://r-pkgs.org/</w:t>
        </w:r>
      </w:hyperlink>
      <w:r>
        <w:t xml:space="preserve">.</w:t>
      </w:r>
    </w:p>
    <w:bookmarkEnd w:id="764"/>
    <w:bookmarkStart w:id="766"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765">
        <w:r>
          <w:rPr>
            <w:rStyle w:val="Hyperlink"/>
          </w:rPr>
          <w:t xml:space="preserve">https://r4ds.hadley.nz/</w:t>
        </w:r>
      </w:hyperlink>
      <w:r>
        <w:t xml:space="preserve">.</w:t>
      </w:r>
    </w:p>
    <w:bookmarkEnd w:id="766"/>
    <w:bookmarkStart w:id="767"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0">
        <w:r>
          <w:rPr>
            <w:rStyle w:val="Hyperlink"/>
          </w:rPr>
          <w:t xml:space="preserve">https://roxygen2.r-lib.org/</w:t>
        </w:r>
      </w:hyperlink>
      <w:r>
        <w:t xml:space="preserve">.</w:t>
      </w:r>
    </w:p>
    <w:bookmarkEnd w:id="767"/>
    <w:bookmarkEnd w:id="768"/>
    <w:p>
      <w:r>
        <w:br w:type="page"/>
      </w:r>
    </w:p>
    <w:bookmarkEnd w:id="769"/>
    <w:bookmarkStart w:id="771"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770">
        <w:r>
          <w:rPr>
            <w:rStyle w:val="Hyperlink"/>
          </w:rPr>
          <w:t xml:space="preserve">https://ucd-serg.github.io/lab-manual/appendix-copilot-instructions.html</w:t>
        </w:r>
      </w:hyperlink>
    </w:p>
    <w:p>
      <w:r>
        <w:br w:type="page"/>
      </w:r>
    </w:p>
    <w:bookmarkEnd w:id="771"/>
    <w:bookmarkStart w:id="773"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772">
        <w:r>
          <w:rPr>
            <w:rStyle w:val="Hyperlink"/>
          </w:rPr>
          <w:t xml:space="preserve">https://ucd-serg.github.io/lab-manual/appendix-copilot-setup-steps.html</w:t>
        </w:r>
      </w:hyperlink>
    </w:p>
    <w:p>
      <w:r>
        <w:br w:type="page"/>
      </w:r>
    </w:p>
    <w:bookmarkEnd w:id="773"/>
    <w:bookmarkStart w:id="774"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95"/>
        </w:numPr>
      </w:pPr>
      <w:ins w:id="2388" w:author="PR Preview" w:date="2024-01-01T00:00:00Z">
        <w:r>
          <w:rPr>
            <w:b/>
            <w:bCs/>
          </w:rPr>
          <w:t xml:space="preserve">Branch:</w:t>
        </w:r>
      </w:ins>
      <w:ins w:id="2388" w:author="PR Preview" w:date="2024-01-01T00:00:00Z">
        <w:r>
          <w:t xml:space="preserve"> </w:t>
        </w:r>
      </w:ins>
      <w:ins w:id="2388" w:author="PR Preview" w:date="2024-01-01T00:00:00Z">
        <w:r>
          <w:t xml:space="preserve">HEAD</w:t>
        </w:r>
      </w:ins>
    </w:p>
    <w:p>
      <w:pPr>
        <w:pStyle w:val="Compact"/>
        <w:numPr>
          <w:ilvl w:val="0"/>
          <w:numId w:val="1295"/>
        </w:numPr>
      </w:pPr>
      <w:ins w:id="2389" w:author="PR Preview" w:date="2024-01-01T00:00:00Z">
        <w:r>
          <w:rPr>
            <w:b/>
            <w:bCs/>
          </w:rPr>
          <w:t xml:space="preserve">Commit:</w:t>
        </w:r>
      </w:ins>
      <w:ins w:id="2389" w:author="PR Preview" w:date="2024-01-01T00:00:00Z">
        <w:r>
          <w:t xml:space="preserve"> </w:t>
        </w:r>
      </w:ins>
      <w:ins w:id="2389" w:author="PR Preview" w:date="2024-01-01T00:00:00Z">
        <w:r>
          <w:t xml:space="preserve">74d8324</w:t>
        </w:r>
      </w:ins>
    </w:p>
    <w:p>
      <w:pPr>
        <w:pStyle w:val="Compact"/>
        <w:numPr>
          <w:ilvl w:val="0"/>
          <w:numId w:val="1295"/>
        </w:numPr>
      </w:pPr>
      <w:ins w:id="2390" w:author="PR Preview" w:date="2024-01-01T00:00:00Z">
        <w:r>
          <w:rPr>
            <w:b/>
            <w:bCs/>
          </w:rPr>
          <w:t xml:space="preserve">Full commit hash:</w:t>
        </w:r>
      </w:ins>
      <w:ins w:id="2390" w:author="PR Preview" w:date="2024-01-01T00:00:00Z">
        <w:r>
          <w:t xml:space="preserve"> </w:t>
        </w:r>
      </w:ins>
      <w:ins w:id="2390" w:author="PR Preview" w:date="2024-01-01T00:00:00Z">
        <w:r>
          <w:t xml:space="preserve">74d8324532e49465eed7b95f64f5f767f7152045</w:t>
        </w:r>
      </w:ins>
    </w:p>
    <w:p>
      <w:pPr>
        <w:pStyle w:val="Compact"/>
        <w:numPr>
          <w:ilvl w:val="0"/>
          <w:numId w:val="1295"/>
        </w:numPr>
      </w:pPr>
      <w:ins w:id="2391" w:author="PR Preview" w:date="2024-01-01T00:00:00Z">
        <w:r>
          <w:rPr>
            <w:b/>
            <w:bCs/>
          </w:rPr>
          <w:t xml:space="preserve">Commit date:</w:t>
        </w:r>
      </w:ins>
      <w:ins w:id="2391" w:author="PR Preview" w:date="2024-01-01T00:00:00Z">
        <w:r>
          <w:t xml:space="preserve"> </w:t>
        </w:r>
      </w:ins>
      <w:ins w:id="2391" w:author="PR Preview" w:date="2024-01-01T00:00:00Z">
        <w:r>
          <w:t xml:space="preserve">2026-01-26 17:15:45 -0800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7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88">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1"/>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2"/>
  </w:num>
  <w:num w:numId="1142">
    <w:abstractNumId w:val="992"/>
  </w:num>
  <w:num w:numId="1143">
    <w:abstractNumId w:val="992"/>
  </w:num>
  <w:num w:numId="1144">
    <w:abstractNumId w:val="992"/>
  </w:num>
  <w:num w:numId="1145">
    <w:abstractNumId w:val="992"/>
  </w:num>
  <w:num w:numId="1146">
    <w:abstractNumId w:val="991"/>
  </w:num>
  <w:num w:numId="1147">
    <w:abstractNumId w:val="991"/>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1"/>
  </w:num>
  <w:num w:numId="1275">
    <w:abstractNumId w:val="991"/>
  </w:num>
  <w:num w:numId="1276">
    <w:abstractNumId w:val="992"/>
  </w:num>
  <w:num w:numId="1277">
    <w:abstractNumId w:val="992"/>
  </w:num>
  <w:num w:numId="1278">
    <w:abstractNumId w:val="992"/>
  </w:num>
  <w:num w:numId="1279">
    <w:abstractNumId w:val="992"/>
  </w:num>
  <w:num w:numId="1280">
    <w:abstractNumId w:val="992"/>
  </w:num>
  <w:num w:numId="1281">
    <w:abstractNumId w:val="992"/>
  </w:num>
  <w:num w:numId="1282">
    <w:abstractNumId w:val="992"/>
  </w:num>
  <w:num w:numId="1283">
    <w:abstractNumId w:val="992"/>
  </w:num>
  <w:num w:numId="1284">
    <w:abstractNumId w:val="992"/>
  </w:num>
  <w:num w:numId="1285">
    <w:abstractNumId w:val="992"/>
  </w:num>
  <w:num w:numId="1286">
    <w:abstractNumId w:val="992"/>
  </w:num>
  <w:num w:numId="1287">
    <w:abstractNumId w:val="992"/>
  </w:num>
  <w:num w:numId="1288">
    <w:abstractNumId w:val="992"/>
  </w:num>
  <w:num w:numId="1289">
    <w:abstractNumId w:val="992"/>
  </w:num>
  <w:num w:numId="1290">
    <w:abstractNumId w:val="992"/>
  </w:num>
  <w:num w:numId="1291">
    <w:abstractNumId w:val="992"/>
  </w:num>
  <w:num w:numId="1292">
    <w:abstractNumId w:val="991"/>
  </w:num>
  <w:num w:numId="1293">
    <w:abstractNumId w:val="991"/>
  </w:num>
  <w:num w:numId="1294">
    <w:abstractNumId w:val="991"/>
  </w:num>
  <w:num w:numId="129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40" Type="http://schemas.openxmlformats.org/officeDocument/2006/relationships/image" Target="media/rId140.png"/><Relationship Id="rId278" Type="http://schemas.openxmlformats.org/officeDocument/2006/relationships/image" Target="media/rId278.png"/><Relationship Id="rId122" Type="http://schemas.openxmlformats.org/officeDocument/2006/relationships/image" Target="media/rId122.png"/><Relationship Id="rId514" Type="http://schemas.openxmlformats.org/officeDocument/2006/relationships/image" Target="media/rId514.png"/><Relationship Id="rId517" Type="http://schemas.openxmlformats.org/officeDocument/2006/relationships/image" Target="media/rId517.jpg"/><Relationship Id="rId305" Type="http://schemas.openxmlformats.org/officeDocument/2006/relationships/image" Target="media/rId305.png"/><Relationship Id="rId402" Type="http://schemas.openxmlformats.org/officeDocument/2006/relationships/image" Target="media/rId402.jpg"/><Relationship Id="rId408" Type="http://schemas.openxmlformats.org/officeDocument/2006/relationships/image" Target="media/rId408.png"/><Relationship Id="rId373" Type="http://schemas.openxmlformats.org/officeDocument/2006/relationships/image" Target="media/rId373.png"/><Relationship Id="rId378" Type="http://schemas.openxmlformats.org/officeDocument/2006/relationships/image" Target="media/rId378.png"/><Relationship Id="rId229" Type="http://schemas.openxmlformats.org/officeDocument/2006/relationships/image" Target="media/rId229.png"/><Relationship Id="rId523" Type="http://schemas.openxmlformats.org/officeDocument/2006/relationships/image" Target="media/rId523.png"/><Relationship Id="rId553" Type="http://schemas.openxmlformats.org/officeDocument/2006/relationships/image" Target="media/rId553.png"/><Relationship Id="rId234" Type="http://schemas.openxmlformats.org/officeDocument/2006/relationships/image" Target="media/rId234.png"/><Relationship Id="rId520" Type="http://schemas.openxmlformats.org/officeDocument/2006/relationships/image" Target="media/rId520.png"/><Relationship Id="rId470" Type="http://schemas.openxmlformats.org/officeDocument/2006/relationships/hyperlink" Target="assets/files/PHS_Shared_Compute_Environments.pdf" TargetMode="External"/><Relationship Id="rId50" Type="http://schemas.openxmlformats.org/officeDocument/2006/relationships/hyperlink" Target="clinicaltrials.gov" TargetMode="External"/><Relationship Id="rId60" Type="http://schemas.openxmlformats.org/officeDocument/2006/relationships/hyperlink" Target="github.com" TargetMode="External"/><Relationship Id="rId623" Type="http://schemas.openxmlformats.org/officeDocument/2006/relationships/hyperlink" Target="http://adv-r.had.co.nz/Style.html" TargetMode="External"/><Relationship Id="rId661" Type="http://schemas.openxmlformats.org/officeDocument/2006/relationships/hyperlink" Target="http://colorbrewer2.org/" TargetMode="External"/><Relationship Id="rId708" Type="http://schemas.openxmlformats.org/officeDocument/2006/relationships/hyperlink" Target="http://creativecommons.org/licenses/by-nc/4.0/" TargetMode="External"/><Relationship Id="rId275" Type="http://schemas.openxmlformats.org/officeDocument/2006/relationships/hyperlink" Target="http://styler.r-lib.org/articles/customizing_styler.html" TargetMode="External"/><Relationship Id="rId606"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17" Type="http://schemas.openxmlformats.org/officeDocument/2006/relationships/hyperlink" Target="https://about.codecov.io" TargetMode="External"/><Relationship Id="rId756" Type="http://schemas.openxmlformats.org/officeDocument/2006/relationships/hyperlink" Target="https://adv-r.hadley.nz/" TargetMode="External"/><Relationship Id="rId204" Type="http://schemas.openxmlformats.org/officeDocument/2006/relationships/hyperlink" Target="https://adv-r.hadley.nz/evaluation.html" TargetMode="External"/><Relationship Id="rId209" Type="http://schemas.openxmlformats.org/officeDocument/2006/relationships/hyperlink" Target="https://blog.rstudio.com/2016/03/29/feather/" TargetMode="External"/><Relationship Id="rId147" Type="http://schemas.openxmlformats.org/officeDocument/2006/relationships/hyperlink" Target="https://blog.rstudio.com/2020/12/02/rstudio-v1-4-preview-little-things/" TargetMode="External"/><Relationship Id="rId44" Type="http://schemas.openxmlformats.org/officeDocument/2006/relationships/hyperlink" Target="https://code-review.tidyverse.org/" TargetMode="External"/><Relationship Id="rId284" Type="http://schemas.openxmlformats.org/officeDocument/2006/relationships/hyperlink" Target="https://cran.r-project.org/web/packages/lintr/readme/README.html#available-linters" TargetMode="External"/><Relationship Id="rId288"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45" Type="http://schemas.openxmlformats.org/officeDocument/2006/relationships/hyperlink" Target="https://d-morrison.github.io/rme/" TargetMode="External"/><Relationship Id="rId712" Type="http://schemas.openxmlformats.org/officeDocument/2006/relationships/hyperlink" Target="https://datadryad.org/" TargetMode="External"/><Relationship Id="rId761" Type="http://schemas.openxmlformats.org/officeDocument/2006/relationships/hyperlink" Target="https://design.tidyverse.org/" TargetMode="External"/><Relationship Id="rId719" Type="http://schemas.openxmlformats.org/officeDocument/2006/relationships/hyperlink" Target="https://desktop.github.com/" TargetMode="External"/><Relationship Id="rId89" Type="http://schemas.openxmlformats.org/officeDocument/2006/relationships/hyperlink" Target="https://devtools.r-lib.org/" TargetMode="External"/><Relationship Id="rId128" Type="http://schemas.openxmlformats.org/officeDocument/2006/relationships/hyperlink" Target="https://docs.github.com/en/actions" TargetMode="External"/><Relationship Id="rId540" Type="http://schemas.openxmlformats.org/officeDocument/2006/relationships/hyperlink" Target="https://docs.github.com/en/copilot/how-tos/use-copilot-agents/coding-agent" TargetMode="External"/><Relationship Id="rId585" Type="http://schemas.openxmlformats.org/officeDocument/2006/relationships/hyperlink" Target="https://docs.github.com/en/copilot/how-tos/use-copilot-agents/coding-agent/customize-the-agent-environment" TargetMode="External"/><Relationship Id="rId590" Type="http://schemas.openxmlformats.org/officeDocument/2006/relationships/hyperlink" Target="https://docs.github.com/en/copilot/how-tos/use-copilot-agents/coding-agent/customize-the-agent-environment#preinstalling-tools-or-dependencies-in-copilots-environment" TargetMode="External"/><Relationship Id="rId564" Type="http://schemas.openxmlformats.org/officeDocument/2006/relationships/hyperlink" Target="https://docs.github.com/en/copilot/how-tos/use-copilot-agents/coding-agent/customize-the-agent-firewall" TargetMode="External"/><Relationship Id="rId562" Type="http://schemas.openxmlformats.org/officeDocument/2006/relationships/hyperlink" Target="https://docs.github.com/en/copilot/reference/copilot-allowlist-reference" TargetMode="External"/><Relationship Id="rId445" Type="http://schemas.openxmlformats.org/officeDocument/2006/relationships/hyperlink" Target="https://docs.github.com/en/enterprise/2.13/user/articles/creating-releases" TargetMode="External"/><Relationship Id="rId643" Type="http://schemas.openxmlformats.org/officeDocument/2006/relationships/hyperlink" Target="https://docs.google.com/document/d/1ckgRCcr7FFPyymyMA6Y_-cB_vftOyrrxT28c6gRg0PI/edit" TargetMode="External"/><Relationship Id="rId729" Type="http://schemas.openxmlformats.org/officeDocument/2006/relationships/hyperlink" Target="https://doi.org/10.1038/467775a" TargetMode="External"/><Relationship Id="rId733" Type="http://schemas.openxmlformats.org/officeDocument/2006/relationships/hyperlink" Target="https://doi.org/10.1038/526182a" TargetMode="External"/><Relationship Id="rId745" Type="http://schemas.openxmlformats.org/officeDocument/2006/relationships/hyperlink" Target="https://doi.org/10.1038/d41586-019-00067-3" TargetMode="External"/><Relationship Id="rId695" Type="http://schemas.openxmlformats.org/officeDocument/2006/relationships/hyperlink" Target="https://doi.org/10.1038/d41586-019-01431-z" TargetMode="External"/><Relationship Id="rId741" Type="http://schemas.openxmlformats.org/officeDocument/2006/relationships/hyperlink" Target="https://doi.org/10.1038/d41586-019-02918-5" TargetMode="External"/><Relationship Id="rId752" Type="http://schemas.openxmlformats.org/officeDocument/2006/relationships/hyperlink" Target="https://doi.org/10.1038/d41586-021-03603-2" TargetMode="External"/><Relationship Id="rId706" Type="http://schemas.openxmlformats.org/officeDocument/2006/relationships/hyperlink" Target="https://doi.org/10.1038/s41467-020-19160-7" TargetMode="External"/><Relationship Id="rId731" Type="http://schemas.openxmlformats.org/officeDocument/2006/relationships/hyperlink" Target="https://doi.org/10.1038/s41562-016-0021" TargetMode="External"/><Relationship Id="rId739" Type="http://schemas.openxmlformats.org/officeDocument/2006/relationships/hyperlink" Target="https://doi.org/10.1371/journal.pcbi.1003833" TargetMode="External"/><Relationship Id="rId691" Type="http://schemas.openxmlformats.org/officeDocument/2006/relationships/hyperlink" Target="https://doi.org/10.1371/journal.pgph.0002269" TargetMode="External"/><Relationship Id="rId180" Type="http://schemas.openxmlformats.org/officeDocument/2006/relationships/hyperlink" Target="https://dplyr.tidyverse.org/" TargetMode="External"/><Relationship Id="rId202" Type="http://schemas.openxmlformats.org/officeDocument/2006/relationships/hyperlink" Target="https://dplyr.tidyverse.org/articles/in-packages.html" TargetMode="External"/><Relationship Id="rId201" Type="http://schemas.openxmlformats.org/officeDocument/2006/relationships/hyperlink" Target="https://dplyr.tidyverse.org/articles/programming.html" TargetMode="External"/><Relationship Id="rId175" Type="http://schemas.openxmlformats.org/officeDocument/2006/relationships/hyperlink" Target="https://dtplyr.tidyverse.org/" TargetMode="External"/><Relationship Id="rId368" Type="http://schemas.openxmlformats.org/officeDocument/2006/relationships/hyperlink" Target="https://education.github.com/" TargetMode="External"/><Relationship Id="rId369" Type="http://schemas.openxmlformats.org/officeDocument/2006/relationships/hyperlink" Target="https://education.github.com/pack" TargetMode="External"/><Relationship Id="rId370" Type="http://schemas.openxmlformats.org/officeDocument/2006/relationships/hyperlink" Target="https://education.github.com/teachers" TargetMode="External"/><Relationship Id="rId138" Type="http://schemas.openxmlformats.org/officeDocument/2006/relationships/hyperlink" Target="https://ellipsis.r-lib.org/" TargetMode="External"/><Relationship Id="rId689" Type="http://schemas.openxmlformats.org/officeDocument/2006/relationships/hyperlink" Target="https://en.wikipedia.org/wiki/2001:_A_Space_Odyssey_(film)" TargetMode="External"/><Relationship Id="rId488" Type="http://schemas.openxmlformats.org/officeDocument/2006/relationships/hyperlink" Target="https://en.wikipedia.org/wiki/AI-assisted_software_development" TargetMode="External"/><Relationship Id="rId503" Type="http://schemas.openxmlformats.org/officeDocument/2006/relationships/hyperlink" Target="https://en.wikipedia.org/wiki/AI_agent" TargetMode="External"/><Relationship Id="rId556" Type="http://schemas.openxmlformats.org/officeDocument/2006/relationships/hyperlink" Target="https://en.wikipedia.org/wiki/Agent_(The_Matrix)" TargetMode="External"/><Relationship Id="rId697" Type="http://schemas.openxmlformats.org/officeDocument/2006/relationships/hyperlink" Target="https://en.wikipedia.org/wiki/Battlestar_Galactica_(2004_TV_series)" TargetMode="External"/><Relationship Id="rId700" Type="http://schemas.openxmlformats.org/officeDocument/2006/relationships/hyperlink" Target="https://en.wikipedia.org/wiki/Blade_Runner" TargetMode="External"/><Relationship Id="rId704" Type="http://schemas.openxmlformats.org/officeDocument/2006/relationships/hyperlink" Target="https://en.wikipedia.org/wiki/Ender%27s_Game" TargetMode="External"/><Relationship Id="rId188" Type="http://schemas.openxmlformats.org/officeDocument/2006/relationships/hyperlink" Target="https://en.wikipedia.org/wiki/Functional_programming" TargetMode="External"/><Relationship Id="rId505" Type="http://schemas.openxmlformats.org/officeDocument/2006/relationships/hyperlink" Target="https://en.wikipedia.org/wiki/Intelligent_agent" TargetMode="External"/><Relationship Id="rId671" Type="http://schemas.openxmlformats.org/officeDocument/2006/relationships/hyperlink" Target="https://en.wikipedia.org/wiki/Masterpiece#History" TargetMode="External"/><Relationship Id="rId721" Type="http://schemas.openxmlformats.org/officeDocument/2006/relationships/hyperlink" Target="https://en.wikipedia.org/wiki/Organizations_of_the_Dune_universe#Thinking_machines" TargetMode="External"/><Relationship Id="rId506" Type="http://schemas.openxmlformats.org/officeDocument/2006/relationships/hyperlink" Target="https://en.wikipedia.org/wiki/Technological_singularity" TargetMode="External"/><Relationship Id="rId747" Type="http://schemas.openxmlformats.org/officeDocument/2006/relationships/hyperlink" Target="https://en.wikipedia.org/wiki/Terminator_3:_Rise_of_the_Machines" TargetMode="External"/><Relationship Id="rId749" Type="http://schemas.openxmlformats.org/officeDocument/2006/relationships/hyperlink" Target="https://en.wikipedia.org/wiki/The_Matrix" TargetMode="External"/><Relationship Id="rId324" Type="http://schemas.openxmlformats.org/officeDocument/2006/relationships/hyperlink" Target="https://en.wikipedia.org/wiki/WYSIWYM" TargetMode="External"/><Relationship Id="rId754" Type="http://schemas.openxmlformats.org/officeDocument/2006/relationships/hyperlink" Target="https://en.wikipedia.org/wiki/WarGames" TargetMode="External"/><Relationship Id="rId715" Type="http://schemas.openxmlformats.org/officeDocument/2006/relationships/hyperlink" Target="https://engineering-shiny.org/" TargetMode="External"/><Relationship Id="rId194" Type="http://schemas.openxmlformats.org/officeDocument/2006/relationships/hyperlink" Target="https://forcats.tidyverse.org/" TargetMode="External"/><Relationship Id="rId178" Type="http://schemas.openxmlformats.org/officeDocument/2006/relationships/hyperlink" Target="https://ggplot2.tidyverse.org/" TargetMode="External"/><Relationship Id="rId338" Type="http://schemas.openxmlformats.org/officeDocument/2006/relationships/hyperlink" Target="https://github.com/UCD-SERG/lab-manual" TargetMode="External"/><Relationship Id="rId497" Type="http://schemas.openxmlformats.org/officeDocument/2006/relationships/hyperlink" Target="https://github.com/UCD-SERG/lab-manual/issues/112" TargetMode="External"/><Relationship Id="rId532" Type="http://schemas.openxmlformats.org/officeDocument/2006/relationships/hyperlink" Target="https://github.com/UCD-SERG/lab-manual/issues/42" TargetMode="External"/><Relationship Id="rId498" Type="http://schemas.openxmlformats.org/officeDocument/2006/relationships/hyperlink" Target="https://github.com/UCD-SERG/lab-manual/pull/145" TargetMode="External"/><Relationship Id="rId533" Type="http://schemas.openxmlformats.org/officeDocument/2006/relationships/hyperlink" Target="https://github.com/UCD-SERG/lab-manual/pull/50" TargetMode="External"/><Relationship Id="rId225" Type="http://schemas.openxmlformats.org/officeDocument/2006/relationships/hyperlink" Target="https://github.com/UCD-SERG/lab-manual/pulls/review-requested/YOUR-USERNAME" TargetMode="External"/><Relationship Id="rId331" Type="http://schemas.openxmlformats.org/officeDocument/2006/relationships/hyperlink" Target="https://github.com/UCD-SERG/qbt" TargetMode="External"/><Relationship Id="rId87" Type="http://schemas.openxmlformats.org/officeDocument/2006/relationships/hyperlink" Target="https://github.com/UCD-SERG/rpt" TargetMode="External"/><Relationship Id="rId332" Type="http://schemas.openxmlformats.org/officeDocument/2006/relationships/hyperlink" Target="https://github.com/coatless-tutorials/quarto-book-template" TargetMode="External"/><Relationship Id="rId636" Type="http://schemas.openxmlformats.org/officeDocument/2006/relationships/hyperlink" Target="https://github.com/d-morrison/psw" TargetMode="External"/><Relationship Id="rId350" Type="http://schemas.openxmlformats.org/officeDocument/2006/relationships/hyperlink" Target="https://github.com/d-morrison/rme" TargetMode="External"/><Relationship Id="rId333" Type="http://schemas.openxmlformats.org/officeDocument/2006/relationships/hyperlink" Target="https://github.com/d-rug/datalab_template_quarto" TargetMode="External"/><Relationship Id="rId114" Type="http://schemas.openxmlformats.org/officeDocument/2006/relationships/hyperlink" Target="https://github.com/features/actions" TargetMode="External"/><Relationship Id="rId502" Type="http://schemas.openxmlformats.org/officeDocument/2006/relationships/hyperlink" Target="https://github.com/features/copilot/agents" TargetMode="External"/><Relationship Id="rId589" Type="http://schemas.openxmlformats.org/officeDocument/2006/relationships/hyperlink" Target="https://github.com/features/copilot/plans" TargetMode="External"/><Relationship Id="rId397" Type="http://schemas.openxmlformats.org/officeDocument/2006/relationships/hyperlink" Target="https://github.com/github/gitignore/blob/master/R.gitignore" TargetMode="External"/><Relationship Id="rId161" Type="http://schemas.openxmlformats.org/officeDocument/2006/relationships/hyperlink" Target="https://github.com/jennybc/here_here" TargetMode="External"/><Relationship Id="rId171" Type="http://schemas.openxmlformats.org/officeDocument/2006/relationships/hyperlink" Target="https://github.com/karthik/rdrop2" TargetMode="External"/><Relationship Id="rId151" Type="http://schemas.openxmlformats.org/officeDocument/2006/relationships/hyperlink" Target="https://github.com/kmishra9/Flu-Absenteeism/blob/master/Master's%20Thesis%20-%20Spatial%20Epidemiology%20of%20Influenza/1b%20-%20Map-Management.R" TargetMode="External"/><Relationship Id="rId252" Type="http://schemas.openxmlformats.org/officeDocument/2006/relationships/hyperlink" Target="https://github.com/kmishra9/Flu-Absenteeism/blob/master/Master's%20Thesis%20-%20Spatial%20Epidemiology%20of%20Influenza/2a%20-%20Statistical-Inputs.R" TargetMode="External"/><Relationship Id="rId674" Type="http://schemas.openxmlformats.org/officeDocument/2006/relationships/hyperlink" Target="https://github.com/nmfs-opensci/quarto-thesis" TargetMode="External"/><Relationship Id="rId538" Type="http://schemas.openxmlformats.org/officeDocument/2006/relationships/hyperlink" Target="https://github.com/orgs/community/discussions/162826" TargetMode="External"/><Relationship Id="rId539" Type="http://schemas.openxmlformats.org/officeDocument/2006/relationships/hyperlink" Target="https://github.com/orgs/community/discussions/183966" TargetMode="External"/><Relationship Id="rId593" Type="http://schemas.openxmlformats.org/officeDocument/2006/relationships/hyperlink" Target="https://github.com/orgs/quarto-dev/discussions/6544" TargetMode="External"/><Relationship Id="rId224" Type="http://schemas.openxmlformats.org/officeDocument/2006/relationships/hyperlink" Target="https://github.com/pulls/review-requested" TargetMode="External"/><Relationship Id="rId594" Type="http://schemas.openxmlformats.org/officeDocument/2006/relationships/hyperlink" Target="https://github.com/quarto-dev/quarto-cli/issues/10587" TargetMode="External"/><Relationship Id="rId592" Type="http://schemas.openxmlformats.org/officeDocument/2006/relationships/hyperlink" Target="https://github.com/quarto-dev/quarto-cli/issues/6357" TargetMode="External"/><Relationship Id="rId169" Type="http://schemas.openxmlformats.org/officeDocument/2006/relationships/hyperlink" Target="https://github.com/r-box/boxr" TargetMode="External"/><Relationship Id="rId116" Type="http://schemas.openxmlformats.org/officeDocument/2006/relationships/hyperlink" Target="https://github.com/r-lib/actions" TargetMode="External"/><Relationship Id="rId129" Type="http://schemas.openxmlformats.org/officeDocument/2006/relationships/hyperlink" Target="https://github.com/r-lib/actions#where-to-find-help" TargetMode="External"/><Relationship Id="rId377" Type="http://schemas.openxmlformats.org/officeDocument/2006/relationships/hyperlink" Target="https://github.com/settings/copilot/features" TargetMode="External"/><Relationship Id="rId627" Type="http://schemas.openxmlformats.org/officeDocument/2006/relationships/hyperlink" Target="https://github.com/skills/introduction-to-github" TargetMode="External"/><Relationship Id="rId452" Type="http://schemas.openxmlformats.org/officeDocument/2006/relationships/hyperlink" Target="https://github.com/ucdavisdatalab" TargetMode="External"/><Relationship Id="rId615" Type="http://schemas.openxmlformats.org/officeDocument/2006/relationships/hyperlink" Target="https://github.com/ucdavisdatalab/research-toolkits" TargetMode="External"/><Relationship Id="rId366" Type="http://schemas.openxmlformats.org/officeDocument/2006/relationships/hyperlink" Target="https://github.com/ucdavisdatalab/sandbox_git" TargetMode="External"/><Relationship Id="rId460" Type="http://schemas.openxmlformats.org/officeDocument/2006/relationships/hyperlink" Target="https://github.com/ucdavisdatalab/workshop_how-to-data-documentation" TargetMode="External"/><Relationship Id="rId630" Type="http://schemas.openxmlformats.org/officeDocument/2006/relationships/hyperlink" Target="https://github.com/ucdavisdatalab/workshop_nlp_with_python" TargetMode="External"/><Relationship Id="rId629" Type="http://schemas.openxmlformats.org/officeDocument/2006/relationships/hyperlink" Target="https://github.com/ucdavisdatalab/workshop_python_basics" TargetMode="External"/><Relationship Id="rId614" Type="http://schemas.openxmlformats.org/officeDocument/2006/relationships/hyperlink" Target="https://github.com/ucdavisdatalab/workshop_r_basics" TargetMode="External"/><Relationship Id="rId54" Type="http://schemas.openxmlformats.org/officeDocument/2006/relationships/hyperlink" Target="https://github.com/ucdavisdatalab/workshop_reproducible_research" TargetMode="External"/><Relationship Id="rId666" Type="http://schemas.openxmlformats.org/officeDocument/2006/relationships/hyperlink" Target="https://grants.nih.gov" TargetMode="External"/><Relationship Id="rId665" Type="http://schemas.openxmlformats.org/officeDocument/2006/relationships/hyperlink" Target="https://grantwriting.stanford.edu/funding-train/" TargetMode="External"/><Relationship Id="rId646" Type="http://schemas.openxmlformats.org/officeDocument/2006/relationships/hyperlink" Target="https://grantwriting.stanford.edu/funding-train/#ep" TargetMode="External"/><Relationship Id="rId702" Type="http://schemas.openxmlformats.org/officeDocument/2006/relationships/hyperlink" Target="https://happygitwithr.com/" TargetMode="External"/><Relationship Id="rId394" Type="http://schemas.openxmlformats.org/officeDocument/2006/relationships/hyperlink" Target="https://happygitwithr.com/repeated-amend.html" TargetMode="External"/><Relationship Id="rId387" Type="http://schemas.openxmlformats.org/officeDocument/2006/relationships/hyperlink" Target="https://help.github.com/en/github/collaborating-with-issues-and-pull-requests/creating-a-pull-request#creating-the-pull-request" TargetMode="External"/><Relationship Id="rId469" Type="http://schemas.openxmlformats.org/officeDocument/2006/relationships/hyperlink" Target="https://hpc.ucdavis.edu/" TargetMode="External"/><Relationship Id="rId653" Type="http://schemas.openxmlformats.org/officeDocument/2006/relationships/hyperlink" Target="https://jadebc.github.io/lab-manual/" TargetMode="External"/><Relationship Id="rId600" Type="http://schemas.openxmlformats.org/officeDocument/2006/relationships/hyperlink" Target="https://jadebc.github.io/lab-manual/checklists.html" TargetMode="External"/><Relationship Id="rId433" Type="http://schemas.openxmlformats.org/officeDocument/2006/relationships/hyperlink" Target="https://jadebc.github.io/lab-manual/code-publication.html" TargetMode="External"/><Relationship Id="rId64" Type="http://schemas.openxmlformats.org/officeDocument/2006/relationships/hyperlink" Target="https://jadebc.github.io/lab-manual/code-repositories.html" TargetMode="External"/><Relationship Id="rId81" Type="http://schemas.openxmlformats.org/officeDocument/2006/relationships/hyperlink" Target="https://jadebc.github.io/lab-manual/coding-practices.html" TargetMode="External"/><Relationship Id="rId249"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304" Type="http://schemas.openxmlformats.org/officeDocument/2006/relationships/hyperlink" Target="https://jadebc.github.io/lab-manual/data-masking.html" TargetMode="External"/><Relationship Id="rId364"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7" Type="http://schemas.openxmlformats.org/officeDocument/2006/relationships/hyperlink" Target="https://jadebc.github.io/lab-manual/reproducibility.html" TargetMode="External"/><Relationship Id="rId424" Type="http://schemas.openxmlformats.org/officeDocument/2006/relationships/hyperlink" Target="https://jadebc.github.io/lab-manual/reproducible-environments.html" TargetMode="External"/><Relationship Id="rId610" Type="http://schemas.openxmlformats.org/officeDocument/2006/relationships/hyperlink" Target="https://jadebc.github.io/lab-manual/resources.html" TargetMode="External"/><Relationship Id="rId468" Type="http://schemas.openxmlformats.org/officeDocument/2006/relationships/hyperlink" Target="https://jadebc.github.io/lab-manual/slurm.html" TargetMode="External"/><Relationship Id="rId401" Type="http://schemas.openxmlformats.org/officeDocument/2006/relationships/hyperlink" Target="https://jadebc.github.io/lab-manual/unix.html" TargetMode="External"/><Relationship Id="rId298" Type="http://schemas.openxmlformats.org/officeDocument/2006/relationships/hyperlink" Target="https://jadebc.github.io/lab-manual/working-with-big-data.html" TargetMode="External"/><Relationship Id="rId604" Type="http://schemas.openxmlformats.org/officeDocument/2006/relationships/hyperlink" Target="https://journals.lww.com/epidem/Fulltext/2001/05000/The_Value_of_P.2.aspx" TargetMode="External"/><Relationship Id="rId663" Type="http://schemas.openxmlformats.org/officeDocument/2006/relationships/hyperlink" Target="https://journals.plos.org/ploscompbiol/article?id=10.1371/journal.pcbi.1003833" TargetMode="External"/><Relationship Id="rId710" Type="http://schemas.openxmlformats.org/officeDocument/2006/relationships/hyperlink" Target="https://journals.plos.org/plosone/s/authorship" TargetMode="External"/><Relationship Id="rId635" Type="http://schemas.openxmlformats.org/officeDocument/2006/relationships/hyperlink" Target="https://link.springer.com/book/10.1007/978-3-030-98175-4" TargetMode="External"/><Relationship Id="rId650" Type="http://schemas.openxmlformats.org/officeDocument/2006/relationships/hyperlink" Target="https://link.springer.com/book/9783031537929" TargetMode="External"/><Relationship Id="rId282" Type="http://schemas.openxmlformats.org/officeDocument/2006/relationships/hyperlink" Target="https://lintr.r-lib.org/" TargetMode="External"/><Relationship Id="rId196" Type="http://schemas.openxmlformats.org/officeDocument/2006/relationships/hyperlink" Target="https://lubridate.tidyverse.org/" TargetMode="External"/><Relationship Id="rId758" Type="http://schemas.openxmlformats.org/officeDocument/2006/relationships/hyperlink" Target="https://mastering-shiny.org/" TargetMode="External"/><Relationship Id="rId662" Type="http://schemas.openxmlformats.org/officeDocument/2006/relationships/hyperlink" Target="https://medialab.github.io/iwanthue/" TargetMode="External"/><Relationship Id="rId607" Type="http://schemas.openxmlformats.org/officeDocument/2006/relationships/hyperlink" Target="https://medialab.github.io/iwanthue/?utm_source=Nature+Briefing&amp;utm_campaign=2c68711076-briefing-dy-20211006&amp;utm_medium=email&amp;utm_term=0_c9dfd39373-2c68711076-44335685" TargetMode="External"/><Relationship Id="rId419" Type="http://schemas.openxmlformats.org/officeDocument/2006/relationships/hyperlink" Target="https://medium.com/@jeongwhanchoi/install-tmux-on-osx-and-basics-commands-for-beginners-be22520fd95e" TargetMode="External"/><Relationship Id="rId641" Type="http://schemas.openxmlformats.org/officeDocument/2006/relationships/hyperlink" Target="https://mitcommlab.mit.edu/be/2023/09/27/toward-an-evenbetterposter-improving-the-betterposter-template/" TargetMode="External"/><Relationship Id="rId655" Type="http://schemas.openxmlformats.org/officeDocument/2006/relationships/hyperlink" Target="https://myidp.sciencecareers.org/" TargetMode="External"/><Relationship Id="rId726" Type="http://schemas.openxmlformats.org/officeDocument/2006/relationships/hyperlink" Target="https://openreview.net/forum?id=BZ5a1r-kVsf" TargetMode="External"/><Relationship Id="rId735" Type="http://schemas.openxmlformats.org/officeDocument/2006/relationships/hyperlink" Target="https://osf.io/" TargetMode="External"/><Relationship Id="rId52" Type="http://schemas.openxmlformats.org/officeDocument/2006/relationships/hyperlink" Target="https://osf.io/tgbxr/" TargetMode="External"/><Relationship Id="rId242" Type="http://schemas.openxmlformats.org/officeDocument/2006/relationships/hyperlink" Target="https://pkgdown.r-lib.org/" TargetMode="External"/><Relationship Id="rId723" Type="http://schemas.openxmlformats.org/officeDocument/2006/relationships/hyperlink" Target="https://plos.org/resource/how-to-store-and-manage-your-data/" TargetMode="External"/><Relationship Id="rId459" Type="http://schemas.openxmlformats.org/officeDocument/2006/relationships/hyperlink" Target="https://proctor-ucsf.github.io/dcc-handbook/datawrangling.html#documenting-datasets" TargetMode="External"/><Relationship Id="rId187" Type="http://schemas.openxmlformats.org/officeDocument/2006/relationships/hyperlink" Target="https://purrr.tidyverse.org/" TargetMode="External"/><Relationship Id="rId315" Type="http://schemas.openxmlformats.org/officeDocument/2006/relationships/hyperlink" Target="https://quarto.org/" TargetMode="External"/><Relationship Id="rId353" Type="http://schemas.openxmlformats.org/officeDocument/2006/relationships/hyperlink" Target="https://quarto.org/docs/authoring/cross-references.html" TargetMode="External"/><Relationship Id="rId355" Type="http://schemas.openxmlformats.org/officeDocument/2006/relationships/hyperlink" Target="https://quarto.org/docs/authoring/includes.html" TargetMode="External"/><Relationship Id="rId340" Type="http://schemas.openxmlformats.org/officeDocument/2006/relationships/hyperlink" Target="https://quarto.org/docs/books/" TargetMode="External"/><Relationship Id="rId318" Type="http://schemas.openxmlformats.org/officeDocument/2006/relationships/hyperlink" Target="https://quarto.org/docs/get-started/" TargetMode="External"/><Relationship Id="rId319" Type="http://schemas.openxmlformats.org/officeDocument/2006/relationships/hyperlink" Target="https://quarto.org/docs/guide/" TargetMode="External"/><Relationship Id="rId349" Type="http://schemas.openxmlformats.org/officeDocument/2006/relationships/hyperlink" Target="https://quarto.org/docs/projects/profiles.html" TargetMode="External"/><Relationship Id="rId341" Type="http://schemas.openxmlformats.org/officeDocument/2006/relationships/hyperlink" Target="https://quarto.org/docs/publishing/" TargetMode="External"/><Relationship Id="rId168" Type="http://schemas.openxmlformats.org/officeDocument/2006/relationships/hyperlink" Target="https://r-box.github.io/boxr/articles/boxr-app-interactive.html#create" TargetMode="External"/><Relationship Id="rId763" Type="http://schemas.openxmlformats.org/officeDocument/2006/relationships/hyperlink" Target="https://r-pkgs.org/" TargetMode="External"/><Relationship Id="rId127" Type="http://schemas.openxmlformats.org/officeDocument/2006/relationships/hyperlink" Target="https://r-pkgs.org/software-development-practices.html#sec-sw-dev-practices-ci" TargetMode="External"/><Relationship Id="rId765" Type="http://schemas.openxmlformats.org/officeDocument/2006/relationships/hyperlink" Target="https://r4ds.hadley.nz/" TargetMode="External"/><Relationship Id="rId320" Type="http://schemas.openxmlformats.org/officeDocument/2006/relationships/hyperlink" Target="https://r4ds.hadley.nz/quarto.html" TargetMode="External"/><Relationship Id="rId185" Type="http://schemas.openxmlformats.org/officeDocument/2006/relationships/hyperlink" Target="https://readr.tidyverse.org/" TargetMode="External"/><Relationship Id="rId28" Type="http://schemas.openxmlformats.org/officeDocument/2006/relationships/hyperlink" Target="https://research.ucdavis.edu/policiescompliance/irb-admin/education/" TargetMode="External"/><Relationship Id="rId461" Type="http://schemas.openxmlformats.org/officeDocument/2006/relationships/hyperlink" Target="https://researchdata.princeton.edu/research-lifecycle-guide/publishing-and-preservation/dois" TargetMode="External"/><Relationship Id="rId90" Type="http://schemas.openxmlformats.org/officeDocument/2006/relationships/hyperlink" Target="https://roxygen2.r-lib.org/" TargetMode="External"/><Relationship Id="rId139" Type="http://schemas.openxmlformats.org/officeDocument/2006/relationships/hyperlink" Target="https://roxygen2.r-lib.org/articles/rd.html#inheriting-documentation" TargetMode="External"/><Relationship Id="rId427" Type="http://schemas.openxmlformats.org/officeDocument/2006/relationships/hyperlink" Target="https://rstudio.github.io/renv/" TargetMode="External"/><Relationship Id="rId174" Type="http://schemas.openxmlformats.org/officeDocument/2006/relationships/hyperlink" Target="https://rviews.rstudio.com/2017/06/08/what-is-the-tidyverse/" TargetMode="External"/><Relationship Id="rId620" Type="http://schemas.openxmlformats.org/officeDocument/2006/relationships/hyperlink" Target="https://s3.amazonaws.com/assets.datacamp.com/blog_assets/datatable_Cheat_Sheet_R.pdf" TargetMode="External"/><Relationship Id="rId693" Type="http://schemas.openxmlformats.org/officeDocument/2006/relationships/hyperlink" Target="https://search.library.ucdavis.edu/permalink/01UCD_INST/9fle3i/alma990000226350403126" TargetMode="External"/><Relationship Id="rId372" Type="http://schemas.openxmlformats.org/officeDocument/2006/relationships/hyperlink" Target="https://servicehub.ucdavis.edu/servicehub?id=it_catalog_content&amp;sys_id=951add951b5798103f4286ae6e4bcb12" TargetMode="External"/><Relationship Id="rId41" Type="http://schemas.openxmlformats.org/officeDocument/2006/relationships/hyperlink" Target="https://servicehub.ucdavis.edu/servicehub?id=ucd_kb_article&amp;sysparm_article=KB0000184" TargetMode="External"/><Relationship Id="rId737" Type="http://schemas.openxmlformats.org/officeDocument/2006/relationships/hyperlink" Target="https://sethrobertson.github.io/GitFixUm/fixup.html" TargetMode="External"/><Relationship Id="rId743" Type="http://schemas.openxmlformats.org/officeDocument/2006/relationships/hyperlink" Target="https://slurm.schedmd.com/sbatch.html" TargetMode="External"/><Relationship Id="rId365" Type="http://schemas.openxmlformats.org/officeDocument/2006/relationships/hyperlink" Target="https://sp19.datastructur.es/materials/guides/using-git#b-local-repositories-narrative-introduction" TargetMode="External"/><Relationship Id="rId385" Type="http://schemas.openxmlformats.org/officeDocument/2006/relationships/hyperlink" Target="https://sp19.datastructur.es/materials/guides/using-git#e-git-branching-advanced-git-optional" TargetMode="External"/><Relationship Id="rId154" Type="http://schemas.openxmlformats.org/officeDocument/2006/relationships/hyperlink" Target="https://spin.atomicobject.com/2017/11/01/good-variable-names/" TargetMode="External"/><Relationship Id="rId299" Type="http://schemas.openxmlformats.org/officeDocument/2006/relationships/hyperlink" Target="https://stackoverflow.com/questions/21435339/data-table-vs-dplyr-can-one-do-something-well-the-other-cant-or-does-poorly/27840349#27840349" TargetMode="External"/><Relationship Id="rId206" Type="http://schemas.openxmlformats.org/officeDocument/2006/relationships/hyperlink" Target="https://stackoverflow.com/questions/28125816/r-standard-evaluation-for-join-dplyr" TargetMode="External"/><Relationship Id="rId192" Type="http://schemas.openxmlformats.org/officeDocument/2006/relationships/hyperlink" Target="https://stringr.tidyverse.org/" TargetMode="External"/><Relationship Id="rId285" Type="http://schemas.openxmlformats.org/officeDocument/2006/relationships/hyperlink" Target="https://style.tidyverse.org/" TargetMode="External"/><Relationship Id="rId270" Type="http://schemas.openxmlformats.org/officeDocument/2006/relationships/hyperlink" Target="https://styler.r-lib.org/" TargetMode="External"/><Relationship Id="rId149" Type="http://schemas.openxmlformats.org/officeDocument/2006/relationships/hyperlink" Target="https://support.rstudio.com/hc/en-us/articles/200484568-Code-Folding-and-Sections" TargetMode="External"/><Relationship Id="rId199" Type="http://schemas.openxmlformats.org/officeDocument/2006/relationships/hyperlink" Target="https://tavareshugo.github.io/data_carpentry_extras/base-r_tidyverse_equivalents/base-r_tidyverse_equivalents.html" TargetMode="External"/><Relationship Id="rId644" Type="http://schemas.openxmlformats.org/officeDocument/2006/relationships/hyperlink" Target="https://teampublichealth.substack.com/" TargetMode="External"/><Relationship Id="rId91" Type="http://schemas.openxmlformats.org/officeDocument/2006/relationships/hyperlink" Target="https://testthat.r-lib.org/" TargetMode="External"/><Relationship Id="rId190" Type="http://schemas.openxmlformats.org/officeDocument/2006/relationships/hyperlink" Target="https://tibble.tidyverse.org/" TargetMode="External"/><Relationship Id="rId182" Type="http://schemas.openxmlformats.org/officeDocument/2006/relationships/hyperlink" Target="https://tidyr.tidyverse.org/" TargetMode="External"/><Relationship Id="rId271" Type="http://schemas.openxmlformats.org/officeDocument/2006/relationships/hyperlink" Target="https://tidyverse.org/blog/2017/12/styler-1.0.0/" TargetMode="External"/><Relationship Id="rId398" Type="http://schemas.openxmlformats.org/officeDocument/2006/relationships/hyperlink" Target="https://tidyverse.org/blog/2017/12/workflow-vs-script/" TargetMode="External"/><Relationship Id="rId611" Type="http://schemas.openxmlformats.org/officeDocument/2006/relationships/hyperlink" Target="https://ucb-epi-r.github.io" TargetMode="External"/><Relationship Id="rId770" Type="http://schemas.openxmlformats.org/officeDocument/2006/relationships/hyperlink" Target="https://ucd-serg.github.io/lab-manual/appendix-copilot-instructions.html" TargetMode="External"/><Relationship Id="rId772" Type="http://schemas.openxmlformats.org/officeDocument/2006/relationships/hyperlink" Target="https://ucd-serg.github.io/lab-manual/appendix-copilot-setup-steps.html" TargetMode="External"/><Relationship Id="rId435" Type="http://schemas.openxmlformats.org/officeDocument/2006/relationships/hyperlink" Target="https://ucd-serg.github.io/lab-manual/coding-practices.html#file-headers" TargetMode="External"/><Relationship Id="rId438" Type="http://schemas.openxmlformats.org/officeDocument/2006/relationships/hyperlink" Target="https://ucd-serg.github.io/lab-manual/coding-practices.html#function-documentation" TargetMode="External"/><Relationship Id="rId602" Type="http://schemas.openxmlformats.org/officeDocument/2006/relationships/hyperlink" Target="https://ucd-serg.github.io/lab-manual/coding-style.html" TargetMode="External"/><Relationship Id="rId441" Type="http://schemas.openxmlformats.org/officeDocument/2006/relationships/hyperlink" Target="https://ucd-serg.github.io/lab-manual/unix.html#example-code-for-runfilesavelogs" TargetMode="External"/><Relationship Id="rId616" Type="http://schemas.openxmlformats.org/officeDocument/2006/relationships/hyperlink" Target="https://ucdavisdatalab.github.io/install_guides/" TargetMode="External"/><Relationship Id="rId613"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632" Type="http://schemas.openxmlformats.org/officeDocument/2006/relationships/hyperlink" Target="https://ucjug.github.io/workshop_julia_basics/" TargetMode="External"/><Relationship Id="rId448"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8" Type="http://schemas.openxmlformats.org/officeDocument/2006/relationships/hyperlink" Target="https://usethis.r-lib.org/" TargetMode="External"/><Relationship Id="rId682" Type="http://schemas.openxmlformats.org/officeDocument/2006/relationships/hyperlink" Target="https://www.biorxiv.org/" TargetMode="External"/><Relationship Id="rId205" Type="http://schemas.openxmlformats.org/officeDocument/2006/relationships/hyperlink" Target="https://www.brodrigues.co/blog/2016-07-18-data-frame-columns-as-arguments-to-dplyr-functions/" TargetMode="External"/><Relationship Id="rId483" Type="http://schemas.openxmlformats.org/officeDocument/2006/relationships/hyperlink" Target="https://www.chriswrites.com/how-to-change-file-permissions-using-the-terminal/" TargetMode="External"/><Relationship Id="rId684" Type="http://schemas.openxmlformats.org/officeDocument/2006/relationships/hyperlink" Target="https://www.equator-network.org/" TargetMode="External"/><Relationship Id="rId649" Type="http://schemas.openxmlformats.org/officeDocument/2006/relationships/hyperlink" Target="https://www.globalcodeofconduct.org/" TargetMode="External"/><Relationship Id="rId415" Type="http://schemas.openxmlformats.org/officeDocument/2006/relationships/hyperlink" Target="https://www.howtogeek.com/118594/how-to-edit-your-system-path-for-easy-command-line-access/" TargetMode="External"/><Relationship Id="rId681" Type="http://schemas.openxmlformats.org/officeDocument/2006/relationships/hyperlink" Target="https://www.medrxiv.org/" TargetMode="External"/><Relationship Id="rId658" Type="http://schemas.openxmlformats.org/officeDocument/2006/relationships/hyperlink" Target="https://www.nature.com/articles/d41586-021-03603-2" TargetMode="External"/><Relationship Id="rId647" Type="http://schemas.openxmlformats.org/officeDocument/2006/relationships/hyperlink" Target="https://www.niaid.nih.gov/grants-contracts/write-grant-application" TargetMode="External"/><Relationship Id="rId510" Type="http://schemas.openxmlformats.org/officeDocument/2006/relationships/hyperlink" Target="https://www.nytimes.com/2023/07/13/opinion/ai-chatgpt-consciousness-hofstadter.html" TargetMode="External"/><Relationship Id="rId268" Type="http://schemas.openxmlformats.org/officeDocument/2006/relationships/hyperlink" Target="https://www.r-bloggers.com/align-assign-rstudio-addin-to-align-assignment-operators/" TargetMode="External"/><Relationship Id="rId208" Type="http://schemas.openxmlformats.org/officeDocument/2006/relationships/hyperlink" Target="https://www.rdocumentation.org/packages/feather/versions/0.3.3" TargetMode="External"/><Relationship Id="rId283" Type="http://schemas.openxmlformats.org/officeDocument/2006/relationships/hyperlink" Target="https://www.rdocumentation.org/packages/lintr/versions/1.0.3" TargetMode="External"/><Relationship Id="rId272" Type="http://schemas.openxmlformats.org/officeDocument/2006/relationships/hyperlink" Target="https://www.rdocumentation.org/packages/styler/versions/1.1.0/topics/style_dir" TargetMode="External"/><Relationship Id="rId618" Type="http://schemas.openxmlformats.org/officeDocument/2006/relationships/hyperlink" Target="https://www.rstudio.com/wp-content/uploads/2015/02/data-wrangling-cheatsheet.pdf" TargetMode="External"/><Relationship Id="rId621" Type="http://schemas.openxmlformats.org/officeDocument/2006/relationships/hyperlink" Target="https://www.rstudio.com/wp-content/uploads/2015/02/rmarkdown-cheatsheet.pdf" TargetMode="External"/><Relationship Id="rId619" Type="http://schemas.openxmlformats.org/officeDocument/2006/relationships/hyperlink" Target="https://www.rstudio.com/wp-content/uploads/2015/03/ggplot2-cheatsheet.pdf" TargetMode="External"/><Relationship Id="rId639" Type="http://schemas.openxmlformats.org/officeDocument/2006/relationships/hyperlink" Target="https://www.sciencedirect.com/science/article/pii/S1471491423000928" TargetMode="External"/><Relationship Id="rId177" Type="http://schemas.openxmlformats.org/officeDocument/2006/relationships/hyperlink" Target="https://www.tidyverse.org/" TargetMode="External"/><Relationship Id="rId656" Type="http://schemas.openxmlformats.org/officeDocument/2006/relationships/hyperlink" Target="https://www.training.nih.gov/career-services/" TargetMode="External"/><Relationship Id="rId659" Type="http://schemas.openxmlformats.org/officeDocument/2006/relationships/hyperlink" Target="https://www.youtube.com/watch?v=1RwJbhkCA58" TargetMode="External"/><Relationship Id="rId640" Type="http://schemas.openxmlformats.org/officeDocument/2006/relationships/hyperlink" Target="https://www.youtube.com/watch?v=1RwJbhkCA58&amp;t=1171s" TargetMode="External"/><Relationship Id="rId717" Type="http://schemas.openxmlformats.org/officeDocument/2006/relationships/hyperlink" Target="https://www.youtube.com/watch?v=B1BdQcJ2ZYY" TargetMode="External"/><Relationship Id="rId56" Type="http://schemas.openxmlformats.org/officeDocument/2006/relationships/hyperlink" Target="https://www.youtube.com/watch?v=WoYkY9MkbRE" TargetMode="External"/><Relationship Id="rId203" Type="http://schemas.openxmlformats.org/officeDocument/2006/relationships/hyperlink" Target="https://www.youtube.com/watch?v=nERXS3ssntw" TargetMode="External"/><Relationship Id="rId637" Type="http://schemas.openxmlformats.org/officeDocument/2006/relationships/hyperlink" Target="https://x.com/acagamic/status/1680381737816424450" TargetMode="External"/><Relationship Id="rId61"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470" Type="http://schemas.openxmlformats.org/officeDocument/2006/relationships/hyperlink" Target="assets/files/PHS_Shared_Compute_Environments.pdf" TargetMode="External"/><Relationship Id="rId50" Type="http://schemas.openxmlformats.org/officeDocument/2006/relationships/hyperlink" Target="clinicaltrials.gov" TargetMode="External"/><Relationship Id="rId60" Type="http://schemas.openxmlformats.org/officeDocument/2006/relationships/hyperlink" Target="github.com" TargetMode="External"/><Relationship Id="rId623" Type="http://schemas.openxmlformats.org/officeDocument/2006/relationships/hyperlink" Target="http://adv-r.had.co.nz/Style.html" TargetMode="External"/><Relationship Id="rId661" Type="http://schemas.openxmlformats.org/officeDocument/2006/relationships/hyperlink" Target="http://colorbrewer2.org/" TargetMode="External"/><Relationship Id="rId708" Type="http://schemas.openxmlformats.org/officeDocument/2006/relationships/hyperlink" Target="http://creativecommons.org/licenses/by-nc/4.0/" TargetMode="External"/><Relationship Id="rId275" Type="http://schemas.openxmlformats.org/officeDocument/2006/relationships/hyperlink" Target="http://styler.r-lib.org/articles/customizing_styler.html" TargetMode="External"/><Relationship Id="rId606"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17" Type="http://schemas.openxmlformats.org/officeDocument/2006/relationships/hyperlink" Target="https://about.codecov.io" TargetMode="External"/><Relationship Id="rId756" Type="http://schemas.openxmlformats.org/officeDocument/2006/relationships/hyperlink" Target="https://adv-r.hadley.nz/" TargetMode="External"/><Relationship Id="rId204" Type="http://schemas.openxmlformats.org/officeDocument/2006/relationships/hyperlink" Target="https://adv-r.hadley.nz/evaluation.html" TargetMode="External"/><Relationship Id="rId209" Type="http://schemas.openxmlformats.org/officeDocument/2006/relationships/hyperlink" Target="https://blog.rstudio.com/2016/03/29/feather/" TargetMode="External"/><Relationship Id="rId147" Type="http://schemas.openxmlformats.org/officeDocument/2006/relationships/hyperlink" Target="https://blog.rstudio.com/2020/12/02/rstudio-v1-4-preview-little-things/" TargetMode="External"/><Relationship Id="rId44" Type="http://schemas.openxmlformats.org/officeDocument/2006/relationships/hyperlink" Target="https://code-review.tidyverse.org/" TargetMode="External"/><Relationship Id="rId284" Type="http://schemas.openxmlformats.org/officeDocument/2006/relationships/hyperlink" Target="https://cran.r-project.org/web/packages/lintr/readme/README.html#available-linters" TargetMode="External"/><Relationship Id="rId288"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45" Type="http://schemas.openxmlformats.org/officeDocument/2006/relationships/hyperlink" Target="https://d-morrison.github.io/rme/" TargetMode="External"/><Relationship Id="rId712" Type="http://schemas.openxmlformats.org/officeDocument/2006/relationships/hyperlink" Target="https://datadryad.org/" TargetMode="External"/><Relationship Id="rId761" Type="http://schemas.openxmlformats.org/officeDocument/2006/relationships/hyperlink" Target="https://design.tidyverse.org/" TargetMode="External"/><Relationship Id="rId719" Type="http://schemas.openxmlformats.org/officeDocument/2006/relationships/hyperlink" Target="https://desktop.github.com/" TargetMode="External"/><Relationship Id="rId89" Type="http://schemas.openxmlformats.org/officeDocument/2006/relationships/hyperlink" Target="https://devtools.r-lib.org/" TargetMode="External"/><Relationship Id="rId128" Type="http://schemas.openxmlformats.org/officeDocument/2006/relationships/hyperlink" Target="https://docs.github.com/en/actions" TargetMode="External"/><Relationship Id="rId540" Type="http://schemas.openxmlformats.org/officeDocument/2006/relationships/hyperlink" Target="https://docs.github.com/en/copilot/how-tos/use-copilot-agents/coding-agent" TargetMode="External"/><Relationship Id="rId585" Type="http://schemas.openxmlformats.org/officeDocument/2006/relationships/hyperlink" Target="https://docs.github.com/en/copilot/how-tos/use-copilot-agents/coding-agent/customize-the-agent-environment" TargetMode="External"/><Relationship Id="rId590" Type="http://schemas.openxmlformats.org/officeDocument/2006/relationships/hyperlink" Target="https://docs.github.com/en/copilot/how-tos/use-copilot-agents/coding-agent/customize-the-agent-environment#preinstalling-tools-or-dependencies-in-copilots-environment" TargetMode="External"/><Relationship Id="rId564" Type="http://schemas.openxmlformats.org/officeDocument/2006/relationships/hyperlink" Target="https://docs.github.com/en/copilot/how-tos/use-copilot-agents/coding-agent/customize-the-agent-firewall" TargetMode="External"/><Relationship Id="rId562" Type="http://schemas.openxmlformats.org/officeDocument/2006/relationships/hyperlink" Target="https://docs.github.com/en/copilot/reference/copilot-allowlist-reference" TargetMode="External"/><Relationship Id="rId445" Type="http://schemas.openxmlformats.org/officeDocument/2006/relationships/hyperlink" Target="https://docs.github.com/en/enterprise/2.13/user/articles/creating-releases" TargetMode="External"/><Relationship Id="rId643" Type="http://schemas.openxmlformats.org/officeDocument/2006/relationships/hyperlink" Target="https://docs.google.com/document/d/1ckgRCcr7FFPyymyMA6Y_-cB_vftOyrrxT28c6gRg0PI/edit" TargetMode="External"/><Relationship Id="rId729" Type="http://schemas.openxmlformats.org/officeDocument/2006/relationships/hyperlink" Target="https://doi.org/10.1038/467775a" TargetMode="External"/><Relationship Id="rId733" Type="http://schemas.openxmlformats.org/officeDocument/2006/relationships/hyperlink" Target="https://doi.org/10.1038/526182a" TargetMode="External"/><Relationship Id="rId745" Type="http://schemas.openxmlformats.org/officeDocument/2006/relationships/hyperlink" Target="https://doi.org/10.1038/d41586-019-00067-3" TargetMode="External"/><Relationship Id="rId695" Type="http://schemas.openxmlformats.org/officeDocument/2006/relationships/hyperlink" Target="https://doi.org/10.1038/d41586-019-01431-z" TargetMode="External"/><Relationship Id="rId741" Type="http://schemas.openxmlformats.org/officeDocument/2006/relationships/hyperlink" Target="https://doi.org/10.1038/d41586-019-02918-5" TargetMode="External"/><Relationship Id="rId752" Type="http://schemas.openxmlformats.org/officeDocument/2006/relationships/hyperlink" Target="https://doi.org/10.1038/d41586-021-03603-2" TargetMode="External"/><Relationship Id="rId706" Type="http://schemas.openxmlformats.org/officeDocument/2006/relationships/hyperlink" Target="https://doi.org/10.1038/s41467-020-19160-7" TargetMode="External"/><Relationship Id="rId731" Type="http://schemas.openxmlformats.org/officeDocument/2006/relationships/hyperlink" Target="https://doi.org/10.1038/s41562-016-0021" TargetMode="External"/><Relationship Id="rId739" Type="http://schemas.openxmlformats.org/officeDocument/2006/relationships/hyperlink" Target="https://doi.org/10.1371/journal.pcbi.1003833" TargetMode="External"/><Relationship Id="rId691" Type="http://schemas.openxmlformats.org/officeDocument/2006/relationships/hyperlink" Target="https://doi.org/10.1371/journal.pgph.0002269" TargetMode="External"/><Relationship Id="rId180" Type="http://schemas.openxmlformats.org/officeDocument/2006/relationships/hyperlink" Target="https://dplyr.tidyverse.org/" TargetMode="External"/><Relationship Id="rId202" Type="http://schemas.openxmlformats.org/officeDocument/2006/relationships/hyperlink" Target="https://dplyr.tidyverse.org/articles/in-packages.html" TargetMode="External"/><Relationship Id="rId201" Type="http://schemas.openxmlformats.org/officeDocument/2006/relationships/hyperlink" Target="https://dplyr.tidyverse.org/articles/programming.html" TargetMode="External"/><Relationship Id="rId175" Type="http://schemas.openxmlformats.org/officeDocument/2006/relationships/hyperlink" Target="https://dtplyr.tidyverse.org/" TargetMode="External"/><Relationship Id="rId368" Type="http://schemas.openxmlformats.org/officeDocument/2006/relationships/hyperlink" Target="https://education.github.com/" TargetMode="External"/><Relationship Id="rId369" Type="http://schemas.openxmlformats.org/officeDocument/2006/relationships/hyperlink" Target="https://education.github.com/pack" TargetMode="External"/><Relationship Id="rId370" Type="http://schemas.openxmlformats.org/officeDocument/2006/relationships/hyperlink" Target="https://education.github.com/teachers" TargetMode="External"/><Relationship Id="rId138" Type="http://schemas.openxmlformats.org/officeDocument/2006/relationships/hyperlink" Target="https://ellipsis.r-lib.org/" TargetMode="External"/><Relationship Id="rId689" Type="http://schemas.openxmlformats.org/officeDocument/2006/relationships/hyperlink" Target="https://en.wikipedia.org/wiki/2001:_A_Space_Odyssey_(film)" TargetMode="External"/><Relationship Id="rId488" Type="http://schemas.openxmlformats.org/officeDocument/2006/relationships/hyperlink" Target="https://en.wikipedia.org/wiki/AI-assisted_software_development" TargetMode="External"/><Relationship Id="rId503" Type="http://schemas.openxmlformats.org/officeDocument/2006/relationships/hyperlink" Target="https://en.wikipedia.org/wiki/AI_agent" TargetMode="External"/><Relationship Id="rId556" Type="http://schemas.openxmlformats.org/officeDocument/2006/relationships/hyperlink" Target="https://en.wikipedia.org/wiki/Agent_(The_Matrix)" TargetMode="External"/><Relationship Id="rId697" Type="http://schemas.openxmlformats.org/officeDocument/2006/relationships/hyperlink" Target="https://en.wikipedia.org/wiki/Battlestar_Galactica_(2004_TV_series)" TargetMode="External"/><Relationship Id="rId700" Type="http://schemas.openxmlformats.org/officeDocument/2006/relationships/hyperlink" Target="https://en.wikipedia.org/wiki/Blade_Runner" TargetMode="External"/><Relationship Id="rId704" Type="http://schemas.openxmlformats.org/officeDocument/2006/relationships/hyperlink" Target="https://en.wikipedia.org/wiki/Ender%27s_Game" TargetMode="External"/><Relationship Id="rId188" Type="http://schemas.openxmlformats.org/officeDocument/2006/relationships/hyperlink" Target="https://en.wikipedia.org/wiki/Functional_programming" TargetMode="External"/><Relationship Id="rId505" Type="http://schemas.openxmlformats.org/officeDocument/2006/relationships/hyperlink" Target="https://en.wikipedia.org/wiki/Intelligent_agent" TargetMode="External"/><Relationship Id="rId671" Type="http://schemas.openxmlformats.org/officeDocument/2006/relationships/hyperlink" Target="https://en.wikipedia.org/wiki/Masterpiece#History" TargetMode="External"/><Relationship Id="rId721" Type="http://schemas.openxmlformats.org/officeDocument/2006/relationships/hyperlink" Target="https://en.wikipedia.org/wiki/Organizations_of_the_Dune_universe#Thinking_machines" TargetMode="External"/><Relationship Id="rId506" Type="http://schemas.openxmlformats.org/officeDocument/2006/relationships/hyperlink" Target="https://en.wikipedia.org/wiki/Technological_singularity" TargetMode="External"/><Relationship Id="rId747" Type="http://schemas.openxmlformats.org/officeDocument/2006/relationships/hyperlink" Target="https://en.wikipedia.org/wiki/Terminator_3:_Rise_of_the_Machines" TargetMode="External"/><Relationship Id="rId749" Type="http://schemas.openxmlformats.org/officeDocument/2006/relationships/hyperlink" Target="https://en.wikipedia.org/wiki/The_Matrix" TargetMode="External"/><Relationship Id="rId324" Type="http://schemas.openxmlformats.org/officeDocument/2006/relationships/hyperlink" Target="https://en.wikipedia.org/wiki/WYSIWYM" TargetMode="External"/><Relationship Id="rId754" Type="http://schemas.openxmlformats.org/officeDocument/2006/relationships/hyperlink" Target="https://en.wikipedia.org/wiki/WarGames" TargetMode="External"/><Relationship Id="rId715" Type="http://schemas.openxmlformats.org/officeDocument/2006/relationships/hyperlink" Target="https://engineering-shiny.org/" TargetMode="External"/><Relationship Id="rId194" Type="http://schemas.openxmlformats.org/officeDocument/2006/relationships/hyperlink" Target="https://forcats.tidyverse.org/" TargetMode="External"/><Relationship Id="rId178" Type="http://schemas.openxmlformats.org/officeDocument/2006/relationships/hyperlink" Target="https://ggplot2.tidyverse.org/" TargetMode="External"/><Relationship Id="rId338" Type="http://schemas.openxmlformats.org/officeDocument/2006/relationships/hyperlink" Target="https://github.com/UCD-SERG/lab-manual" TargetMode="External"/><Relationship Id="rId497" Type="http://schemas.openxmlformats.org/officeDocument/2006/relationships/hyperlink" Target="https://github.com/UCD-SERG/lab-manual/issues/112" TargetMode="External"/><Relationship Id="rId532" Type="http://schemas.openxmlformats.org/officeDocument/2006/relationships/hyperlink" Target="https://github.com/UCD-SERG/lab-manual/issues/42" TargetMode="External"/><Relationship Id="rId498" Type="http://schemas.openxmlformats.org/officeDocument/2006/relationships/hyperlink" Target="https://github.com/UCD-SERG/lab-manual/pull/145" TargetMode="External"/><Relationship Id="rId533" Type="http://schemas.openxmlformats.org/officeDocument/2006/relationships/hyperlink" Target="https://github.com/UCD-SERG/lab-manual/pull/50" TargetMode="External"/><Relationship Id="rId225" Type="http://schemas.openxmlformats.org/officeDocument/2006/relationships/hyperlink" Target="https://github.com/UCD-SERG/lab-manual/pulls/review-requested/YOUR-USERNAME" TargetMode="External"/><Relationship Id="rId331" Type="http://schemas.openxmlformats.org/officeDocument/2006/relationships/hyperlink" Target="https://github.com/UCD-SERG/qbt" TargetMode="External"/><Relationship Id="rId87" Type="http://schemas.openxmlformats.org/officeDocument/2006/relationships/hyperlink" Target="https://github.com/UCD-SERG/rpt" TargetMode="External"/><Relationship Id="rId332" Type="http://schemas.openxmlformats.org/officeDocument/2006/relationships/hyperlink" Target="https://github.com/coatless-tutorials/quarto-book-template" TargetMode="External"/><Relationship Id="rId636" Type="http://schemas.openxmlformats.org/officeDocument/2006/relationships/hyperlink" Target="https://github.com/d-morrison/psw" TargetMode="External"/><Relationship Id="rId350" Type="http://schemas.openxmlformats.org/officeDocument/2006/relationships/hyperlink" Target="https://github.com/d-morrison/rme" TargetMode="External"/><Relationship Id="rId333" Type="http://schemas.openxmlformats.org/officeDocument/2006/relationships/hyperlink" Target="https://github.com/d-rug/datalab_template_quarto" TargetMode="External"/><Relationship Id="rId114" Type="http://schemas.openxmlformats.org/officeDocument/2006/relationships/hyperlink" Target="https://github.com/features/actions" TargetMode="External"/><Relationship Id="rId502" Type="http://schemas.openxmlformats.org/officeDocument/2006/relationships/hyperlink" Target="https://github.com/features/copilot/agents" TargetMode="External"/><Relationship Id="rId589" Type="http://schemas.openxmlformats.org/officeDocument/2006/relationships/hyperlink" Target="https://github.com/features/copilot/plans" TargetMode="External"/><Relationship Id="rId397" Type="http://schemas.openxmlformats.org/officeDocument/2006/relationships/hyperlink" Target="https://github.com/github/gitignore/blob/master/R.gitignore" TargetMode="External"/><Relationship Id="rId161" Type="http://schemas.openxmlformats.org/officeDocument/2006/relationships/hyperlink" Target="https://github.com/jennybc/here_here" TargetMode="External"/><Relationship Id="rId171" Type="http://schemas.openxmlformats.org/officeDocument/2006/relationships/hyperlink" Target="https://github.com/karthik/rdrop2" TargetMode="External"/><Relationship Id="rId151" Type="http://schemas.openxmlformats.org/officeDocument/2006/relationships/hyperlink" Target="https://github.com/kmishra9/Flu-Absenteeism/blob/master/Master's%20Thesis%20-%20Spatial%20Epidemiology%20of%20Influenza/1b%20-%20Map-Management.R" TargetMode="External"/><Relationship Id="rId252" Type="http://schemas.openxmlformats.org/officeDocument/2006/relationships/hyperlink" Target="https://github.com/kmishra9/Flu-Absenteeism/blob/master/Master's%20Thesis%20-%20Spatial%20Epidemiology%20of%20Influenza/2a%20-%20Statistical-Inputs.R" TargetMode="External"/><Relationship Id="rId674" Type="http://schemas.openxmlformats.org/officeDocument/2006/relationships/hyperlink" Target="https://github.com/nmfs-opensci/quarto-thesis" TargetMode="External"/><Relationship Id="rId538" Type="http://schemas.openxmlformats.org/officeDocument/2006/relationships/hyperlink" Target="https://github.com/orgs/community/discussions/162826" TargetMode="External"/><Relationship Id="rId539" Type="http://schemas.openxmlformats.org/officeDocument/2006/relationships/hyperlink" Target="https://github.com/orgs/community/discussions/183966" TargetMode="External"/><Relationship Id="rId593" Type="http://schemas.openxmlformats.org/officeDocument/2006/relationships/hyperlink" Target="https://github.com/orgs/quarto-dev/discussions/6544" TargetMode="External"/><Relationship Id="rId224" Type="http://schemas.openxmlformats.org/officeDocument/2006/relationships/hyperlink" Target="https://github.com/pulls/review-requested" TargetMode="External"/><Relationship Id="rId594" Type="http://schemas.openxmlformats.org/officeDocument/2006/relationships/hyperlink" Target="https://github.com/quarto-dev/quarto-cli/issues/10587" TargetMode="External"/><Relationship Id="rId592" Type="http://schemas.openxmlformats.org/officeDocument/2006/relationships/hyperlink" Target="https://github.com/quarto-dev/quarto-cli/issues/6357" TargetMode="External"/><Relationship Id="rId169" Type="http://schemas.openxmlformats.org/officeDocument/2006/relationships/hyperlink" Target="https://github.com/r-box/boxr" TargetMode="External"/><Relationship Id="rId116" Type="http://schemas.openxmlformats.org/officeDocument/2006/relationships/hyperlink" Target="https://github.com/r-lib/actions" TargetMode="External"/><Relationship Id="rId129" Type="http://schemas.openxmlformats.org/officeDocument/2006/relationships/hyperlink" Target="https://github.com/r-lib/actions#where-to-find-help" TargetMode="External"/><Relationship Id="rId377" Type="http://schemas.openxmlformats.org/officeDocument/2006/relationships/hyperlink" Target="https://github.com/settings/copilot/features" TargetMode="External"/><Relationship Id="rId627" Type="http://schemas.openxmlformats.org/officeDocument/2006/relationships/hyperlink" Target="https://github.com/skills/introduction-to-github" TargetMode="External"/><Relationship Id="rId452" Type="http://schemas.openxmlformats.org/officeDocument/2006/relationships/hyperlink" Target="https://github.com/ucdavisdatalab" TargetMode="External"/><Relationship Id="rId615" Type="http://schemas.openxmlformats.org/officeDocument/2006/relationships/hyperlink" Target="https://github.com/ucdavisdatalab/research-toolkits" TargetMode="External"/><Relationship Id="rId366" Type="http://schemas.openxmlformats.org/officeDocument/2006/relationships/hyperlink" Target="https://github.com/ucdavisdatalab/sandbox_git" TargetMode="External"/><Relationship Id="rId460" Type="http://schemas.openxmlformats.org/officeDocument/2006/relationships/hyperlink" Target="https://github.com/ucdavisdatalab/workshop_how-to-data-documentation" TargetMode="External"/><Relationship Id="rId630" Type="http://schemas.openxmlformats.org/officeDocument/2006/relationships/hyperlink" Target="https://github.com/ucdavisdatalab/workshop_nlp_with_python" TargetMode="External"/><Relationship Id="rId629" Type="http://schemas.openxmlformats.org/officeDocument/2006/relationships/hyperlink" Target="https://github.com/ucdavisdatalab/workshop_python_basics" TargetMode="External"/><Relationship Id="rId614" Type="http://schemas.openxmlformats.org/officeDocument/2006/relationships/hyperlink" Target="https://github.com/ucdavisdatalab/workshop_r_basics" TargetMode="External"/><Relationship Id="rId54" Type="http://schemas.openxmlformats.org/officeDocument/2006/relationships/hyperlink" Target="https://github.com/ucdavisdatalab/workshop_reproducible_research" TargetMode="External"/><Relationship Id="rId666" Type="http://schemas.openxmlformats.org/officeDocument/2006/relationships/hyperlink" Target="https://grants.nih.gov" TargetMode="External"/><Relationship Id="rId665" Type="http://schemas.openxmlformats.org/officeDocument/2006/relationships/hyperlink" Target="https://grantwriting.stanford.edu/funding-train/" TargetMode="External"/><Relationship Id="rId646" Type="http://schemas.openxmlformats.org/officeDocument/2006/relationships/hyperlink" Target="https://grantwriting.stanford.edu/funding-train/#ep" TargetMode="External"/><Relationship Id="rId702" Type="http://schemas.openxmlformats.org/officeDocument/2006/relationships/hyperlink" Target="https://happygitwithr.com/" TargetMode="External"/><Relationship Id="rId394" Type="http://schemas.openxmlformats.org/officeDocument/2006/relationships/hyperlink" Target="https://happygitwithr.com/repeated-amend.html" TargetMode="External"/><Relationship Id="rId387" Type="http://schemas.openxmlformats.org/officeDocument/2006/relationships/hyperlink" Target="https://help.github.com/en/github/collaborating-with-issues-and-pull-requests/creating-a-pull-request#creating-the-pull-request" TargetMode="External"/><Relationship Id="rId469" Type="http://schemas.openxmlformats.org/officeDocument/2006/relationships/hyperlink" Target="https://hpc.ucdavis.edu/" TargetMode="External"/><Relationship Id="rId653" Type="http://schemas.openxmlformats.org/officeDocument/2006/relationships/hyperlink" Target="https://jadebc.github.io/lab-manual/" TargetMode="External"/><Relationship Id="rId600" Type="http://schemas.openxmlformats.org/officeDocument/2006/relationships/hyperlink" Target="https://jadebc.github.io/lab-manual/checklists.html" TargetMode="External"/><Relationship Id="rId433" Type="http://schemas.openxmlformats.org/officeDocument/2006/relationships/hyperlink" Target="https://jadebc.github.io/lab-manual/code-publication.html" TargetMode="External"/><Relationship Id="rId64" Type="http://schemas.openxmlformats.org/officeDocument/2006/relationships/hyperlink" Target="https://jadebc.github.io/lab-manual/code-repositories.html" TargetMode="External"/><Relationship Id="rId81" Type="http://schemas.openxmlformats.org/officeDocument/2006/relationships/hyperlink" Target="https://jadebc.github.io/lab-manual/coding-practices.html" TargetMode="External"/><Relationship Id="rId249"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304" Type="http://schemas.openxmlformats.org/officeDocument/2006/relationships/hyperlink" Target="https://jadebc.github.io/lab-manual/data-masking.html" TargetMode="External"/><Relationship Id="rId364"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7" Type="http://schemas.openxmlformats.org/officeDocument/2006/relationships/hyperlink" Target="https://jadebc.github.io/lab-manual/reproducibility.html" TargetMode="External"/><Relationship Id="rId424" Type="http://schemas.openxmlformats.org/officeDocument/2006/relationships/hyperlink" Target="https://jadebc.github.io/lab-manual/reproducible-environments.html" TargetMode="External"/><Relationship Id="rId610" Type="http://schemas.openxmlformats.org/officeDocument/2006/relationships/hyperlink" Target="https://jadebc.github.io/lab-manual/resources.html" TargetMode="External"/><Relationship Id="rId468" Type="http://schemas.openxmlformats.org/officeDocument/2006/relationships/hyperlink" Target="https://jadebc.github.io/lab-manual/slurm.html" TargetMode="External"/><Relationship Id="rId401" Type="http://schemas.openxmlformats.org/officeDocument/2006/relationships/hyperlink" Target="https://jadebc.github.io/lab-manual/unix.html" TargetMode="External"/><Relationship Id="rId298" Type="http://schemas.openxmlformats.org/officeDocument/2006/relationships/hyperlink" Target="https://jadebc.github.io/lab-manual/working-with-big-data.html" TargetMode="External"/><Relationship Id="rId604" Type="http://schemas.openxmlformats.org/officeDocument/2006/relationships/hyperlink" Target="https://journals.lww.com/epidem/Fulltext/2001/05000/The_Value_of_P.2.aspx" TargetMode="External"/><Relationship Id="rId663" Type="http://schemas.openxmlformats.org/officeDocument/2006/relationships/hyperlink" Target="https://journals.plos.org/ploscompbiol/article?id=10.1371/journal.pcbi.1003833" TargetMode="External"/><Relationship Id="rId710" Type="http://schemas.openxmlformats.org/officeDocument/2006/relationships/hyperlink" Target="https://journals.plos.org/plosone/s/authorship" TargetMode="External"/><Relationship Id="rId635" Type="http://schemas.openxmlformats.org/officeDocument/2006/relationships/hyperlink" Target="https://link.springer.com/book/10.1007/978-3-030-98175-4" TargetMode="External"/><Relationship Id="rId650" Type="http://schemas.openxmlformats.org/officeDocument/2006/relationships/hyperlink" Target="https://link.springer.com/book/9783031537929" TargetMode="External"/><Relationship Id="rId282" Type="http://schemas.openxmlformats.org/officeDocument/2006/relationships/hyperlink" Target="https://lintr.r-lib.org/" TargetMode="External"/><Relationship Id="rId196" Type="http://schemas.openxmlformats.org/officeDocument/2006/relationships/hyperlink" Target="https://lubridate.tidyverse.org/" TargetMode="External"/><Relationship Id="rId758" Type="http://schemas.openxmlformats.org/officeDocument/2006/relationships/hyperlink" Target="https://mastering-shiny.org/" TargetMode="External"/><Relationship Id="rId662" Type="http://schemas.openxmlformats.org/officeDocument/2006/relationships/hyperlink" Target="https://medialab.github.io/iwanthue/" TargetMode="External"/><Relationship Id="rId607" Type="http://schemas.openxmlformats.org/officeDocument/2006/relationships/hyperlink" Target="https://medialab.github.io/iwanthue/?utm_source=Nature+Briefing&amp;utm_campaign=2c68711076-briefing-dy-20211006&amp;utm_medium=email&amp;utm_term=0_c9dfd39373-2c68711076-44335685" TargetMode="External"/><Relationship Id="rId419" Type="http://schemas.openxmlformats.org/officeDocument/2006/relationships/hyperlink" Target="https://medium.com/@jeongwhanchoi/install-tmux-on-osx-and-basics-commands-for-beginners-be22520fd95e" TargetMode="External"/><Relationship Id="rId641" Type="http://schemas.openxmlformats.org/officeDocument/2006/relationships/hyperlink" Target="https://mitcommlab.mit.edu/be/2023/09/27/toward-an-evenbetterposter-improving-the-betterposter-template/" TargetMode="External"/><Relationship Id="rId655" Type="http://schemas.openxmlformats.org/officeDocument/2006/relationships/hyperlink" Target="https://myidp.sciencecareers.org/" TargetMode="External"/><Relationship Id="rId726" Type="http://schemas.openxmlformats.org/officeDocument/2006/relationships/hyperlink" Target="https://openreview.net/forum?id=BZ5a1r-kVsf" TargetMode="External"/><Relationship Id="rId735" Type="http://schemas.openxmlformats.org/officeDocument/2006/relationships/hyperlink" Target="https://osf.io/" TargetMode="External"/><Relationship Id="rId52" Type="http://schemas.openxmlformats.org/officeDocument/2006/relationships/hyperlink" Target="https://osf.io/tgbxr/" TargetMode="External"/><Relationship Id="rId242" Type="http://schemas.openxmlformats.org/officeDocument/2006/relationships/hyperlink" Target="https://pkgdown.r-lib.org/" TargetMode="External"/><Relationship Id="rId723" Type="http://schemas.openxmlformats.org/officeDocument/2006/relationships/hyperlink" Target="https://plos.org/resource/how-to-store-and-manage-your-data/" TargetMode="External"/><Relationship Id="rId459" Type="http://schemas.openxmlformats.org/officeDocument/2006/relationships/hyperlink" Target="https://proctor-ucsf.github.io/dcc-handbook/datawrangling.html#documenting-datasets" TargetMode="External"/><Relationship Id="rId187" Type="http://schemas.openxmlformats.org/officeDocument/2006/relationships/hyperlink" Target="https://purrr.tidyverse.org/" TargetMode="External"/><Relationship Id="rId315" Type="http://schemas.openxmlformats.org/officeDocument/2006/relationships/hyperlink" Target="https://quarto.org/" TargetMode="External"/><Relationship Id="rId353" Type="http://schemas.openxmlformats.org/officeDocument/2006/relationships/hyperlink" Target="https://quarto.org/docs/authoring/cross-references.html" TargetMode="External"/><Relationship Id="rId355" Type="http://schemas.openxmlformats.org/officeDocument/2006/relationships/hyperlink" Target="https://quarto.org/docs/authoring/includes.html" TargetMode="External"/><Relationship Id="rId340" Type="http://schemas.openxmlformats.org/officeDocument/2006/relationships/hyperlink" Target="https://quarto.org/docs/books/" TargetMode="External"/><Relationship Id="rId318" Type="http://schemas.openxmlformats.org/officeDocument/2006/relationships/hyperlink" Target="https://quarto.org/docs/get-started/" TargetMode="External"/><Relationship Id="rId319" Type="http://schemas.openxmlformats.org/officeDocument/2006/relationships/hyperlink" Target="https://quarto.org/docs/guide/" TargetMode="External"/><Relationship Id="rId349" Type="http://schemas.openxmlformats.org/officeDocument/2006/relationships/hyperlink" Target="https://quarto.org/docs/projects/profiles.html" TargetMode="External"/><Relationship Id="rId341" Type="http://schemas.openxmlformats.org/officeDocument/2006/relationships/hyperlink" Target="https://quarto.org/docs/publishing/" TargetMode="External"/><Relationship Id="rId168" Type="http://schemas.openxmlformats.org/officeDocument/2006/relationships/hyperlink" Target="https://r-box.github.io/boxr/articles/boxr-app-interactive.html#create" TargetMode="External"/><Relationship Id="rId763" Type="http://schemas.openxmlformats.org/officeDocument/2006/relationships/hyperlink" Target="https://r-pkgs.org/" TargetMode="External"/><Relationship Id="rId127" Type="http://schemas.openxmlformats.org/officeDocument/2006/relationships/hyperlink" Target="https://r-pkgs.org/software-development-practices.html#sec-sw-dev-practices-ci" TargetMode="External"/><Relationship Id="rId765" Type="http://schemas.openxmlformats.org/officeDocument/2006/relationships/hyperlink" Target="https://r4ds.hadley.nz/" TargetMode="External"/><Relationship Id="rId320" Type="http://schemas.openxmlformats.org/officeDocument/2006/relationships/hyperlink" Target="https://r4ds.hadley.nz/quarto.html" TargetMode="External"/><Relationship Id="rId185" Type="http://schemas.openxmlformats.org/officeDocument/2006/relationships/hyperlink" Target="https://readr.tidyverse.org/" TargetMode="External"/><Relationship Id="rId28" Type="http://schemas.openxmlformats.org/officeDocument/2006/relationships/hyperlink" Target="https://research.ucdavis.edu/policiescompliance/irb-admin/education/" TargetMode="External"/><Relationship Id="rId461" Type="http://schemas.openxmlformats.org/officeDocument/2006/relationships/hyperlink" Target="https://researchdata.princeton.edu/research-lifecycle-guide/publishing-and-preservation/dois" TargetMode="External"/><Relationship Id="rId90" Type="http://schemas.openxmlformats.org/officeDocument/2006/relationships/hyperlink" Target="https://roxygen2.r-lib.org/" TargetMode="External"/><Relationship Id="rId139" Type="http://schemas.openxmlformats.org/officeDocument/2006/relationships/hyperlink" Target="https://roxygen2.r-lib.org/articles/rd.html#inheriting-documentation" TargetMode="External"/><Relationship Id="rId427" Type="http://schemas.openxmlformats.org/officeDocument/2006/relationships/hyperlink" Target="https://rstudio.github.io/renv/" TargetMode="External"/><Relationship Id="rId174" Type="http://schemas.openxmlformats.org/officeDocument/2006/relationships/hyperlink" Target="https://rviews.rstudio.com/2017/06/08/what-is-the-tidyverse/" TargetMode="External"/><Relationship Id="rId620" Type="http://schemas.openxmlformats.org/officeDocument/2006/relationships/hyperlink" Target="https://s3.amazonaws.com/assets.datacamp.com/blog_assets/datatable_Cheat_Sheet_R.pdf" TargetMode="External"/><Relationship Id="rId693" Type="http://schemas.openxmlformats.org/officeDocument/2006/relationships/hyperlink" Target="https://search.library.ucdavis.edu/permalink/01UCD_INST/9fle3i/alma990000226350403126" TargetMode="External"/><Relationship Id="rId372" Type="http://schemas.openxmlformats.org/officeDocument/2006/relationships/hyperlink" Target="https://servicehub.ucdavis.edu/servicehub?id=it_catalog_content&amp;sys_id=951add951b5798103f4286ae6e4bcb12" TargetMode="External"/><Relationship Id="rId41" Type="http://schemas.openxmlformats.org/officeDocument/2006/relationships/hyperlink" Target="https://servicehub.ucdavis.edu/servicehub?id=ucd_kb_article&amp;sysparm_article=KB0000184" TargetMode="External"/><Relationship Id="rId737" Type="http://schemas.openxmlformats.org/officeDocument/2006/relationships/hyperlink" Target="https://sethrobertson.github.io/GitFixUm/fixup.html" TargetMode="External"/><Relationship Id="rId743" Type="http://schemas.openxmlformats.org/officeDocument/2006/relationships/hyperlink" Target="https://slurm.schedmd.com/sbatch.html" TargetMode="External"/><Relationship Id="rId365" Type="http://schemas.openxmlformats.org/officeDocument/2006/relationships/hyperlink" Target="https://sp19.datastructur.es/materials/guides/using-git#b-local-repositories-narrative-introduction" TargetMode="External"/><Relationship Id="rId385" Type="http://schemas.openxmlformats.org/officeDocument/2006/relationships/hyperlink" Target="https://sp19.datastructur.es/materials/guides/using-git#e-git-branching-advanced-git-optional" TargetMode="External"/><Relationship Id="rId154" Type="http://schemas.openxmlformats.org/officeDocument/2006/relationships/hyperlink" Target="https://spin.atomicobject.com/2017/11/01/good-variable-names/" TargetMode="External"/><Relationship Id="rId299" Type="http://schemas.openxmlformats.org/officeDocument/2006/relationships/hyperlink" Target="https://stackoverflow.com/questions/21435339/data-table-vs-dplyr-can-one-do-something-well-the-other-cant-or-does-poorly/27840349#27840349" TargetMode="External"/><Relationship Id="rId206" Type="http://schemas.openxmlformats.org/officeDocument/2006/relationships/hyperlink" Target="https://stackoverflow.com/questions/28125816/r-standard-evaluation-for-join-dplyr" TargetMode="External"/><Relationship Id="rId192" Type="http://schemas.openxmlformats.org/officeDocument/2006/relationships/hyperlink" Target="https://stringr.tidyverse.org/" TargetMode="External"/><Relationship Id="rId285" Type="http://schemas.openxmlformats.org/officeDocument/2006/relationships/hyperlink" Target="https://style.tidyverse.org/" TargetMode="External"/><Relationship Id="rId270" Type="http://schemas.openxmlformats.org/officeDocument/2006/relationships/hyperlink" Target="https://styler.r-lib.org/" TargetMode="External"/><Relationship Id="rId149" Type="http://schemas.openxmlformats.org/officeDocument/2006/relationships/hyperlink" Target="https://support.rstudio.com/hc/en-us/articles/200484568-Code-Folding-and-Sections" TargetMode="External"/><Relationship Id="rId199" Type="http://schemas.openxmlformats.org/officeDocument/2006/relationships/hyperlink" Target="https://tavareshugo.github.io/data_carpentry_extras/base-r_tidyverse_equivalents/base-r_tidyverse_equivalents.html" TargetMode="External"/><Relationship Id="rId644" Type="http://schemas.openxmlformats.org/officeDocument/2006/relationships/hyperlink" Target="https://teampublichealth.substack.com/" TargetMode="External"/><Relationship Id="rId91" Type="http://schemas.openxmlformats.org/officeDocument/2006/relationships/hyperlink" Target="https://testthat.r-lib.org/" TargetMode="External"/><Relationship Id="rId190" Type="http://schemas.openxmlformats.org/officeDocument/2006/relationships/hyperlink" Target="https://tibble.tidyverse.org/" TargetMode="External"/><Relationship Id="rId182" Type="http://schemas.openxmlformats.org/officeDocument/2006/relationships/hyperlink" Target="https://tidyr.tidyverse.org/" TargetMode="External"/><Relationship Id="rId271" Type="http://schemas.openxmlformats.org/officeDocument/2006/relationships/hyperlink" Target="https://tidyverse.org/blog/2017/12/styler-1.0.0/" TargetMode="External"/><Relationship Id="rId398" Type="http://schemas.openxmlformats.org/officeDocument/2006/relationships/hyperlink" Target="https://tidyverse.org/blog/2017/12/workflow-vs-script/" TargetMode="External"/><Relationship Id="rId611" Type="http://schemas.openxmlformats.org/officeDocument/2006/relationships/hyperlink" Target="https://ucb-epi-r.github.io" TargetMode="External"/><Relationship Id="rId770" Type="http://schemas.openxmlformats.org/officeDocument/2006/relationships/hyperlink" Target="https://ucd-serg.github.io/lab-manual/appendix-copilot-instructions.html" TargetMode="External"/><Relationship Id="rId772" Type="http://schemas.openxmlformats.org/officeDocument/2006/relationships/hyperlink" Target="https://ucd-serg.github.io/lab-manual/appendix-copilot-setup-steps.html" TargetMode="External"/><Relationship Id="rId435" Type="http://schemas.openxmlformats.org/officeDocument/2006/relationships/hyperlink" Target="https://ucd-serg.github.io/lab-manual/coding-practices.html#file-headers" TargetMode="External"/><Relationship Id="rId438" Type="http://schemas.openxmlformats.org/officeDocument/2006/relationships/hyperlink" Target="https://ucd-serg.github.io/lab-manual/coding-practices.html#function-documentation" TargetMode="External"/><Relationship Id="rId602" Type="http://schemas.openxmlformats.org/officeDocument/2006/relationships/hyperlink" Target="https://ucd-serg.github.io/lab-manual/coding-style.html" TargetMode="External"/><Relationship Id="rId441" Type="http://schemas.openxmlformats.org/officeDocument/2006/relationships/hyperlink" Target="https://ucd-serg.github.io/lab-manual/unix.html#example-code-for-runfilesavelogs" TargetMode="External"/><Relationship Id="rId616" Type="http://schemas.openxmlformats.org/officeDocument/2006/relationships/hyperlink" Target="https://ucdavisdatalab.github.io/install_guides/" TargetMode="External"/><Relationship Id="rId613"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632" Type="http://schemas.openxmlformats.org/officeDocument/2006/relationships/hyperlink" Target="https://ucjug.github.io/workshop_julia_basics/" TargetMode="External"/><Relationship Id="rId448"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8" Type="http://schemas.openxmlformats.org/officeDocument/2006/relationships/hyperlink" Target="https://usethis.r-lib.org/" TargetMode="External"/><Relationship Id="rId682" Type="http://schemas.openxmlformats.org/officeDocument/2006/relationships/hyperlink" Target="https://www.biorxiv.org/" TargetMode="External"/><Relationship Id="rId205" Type="http://schemas.openxmlformats.org/officeDocument/2006/relationships/hyperlink" Target="https://www.brodrigues.co/blog/2016-07-18-data-frame-columns-as-arguments-to-dplyr-functions/" TargetMode="External"/><Relationship Id="rId483" Type="http://schemas.openxmlformats.org/officeDocument/2006/relationships/hyperlink" Target="https://www.chriswrites.com/how-to-change-file-permissions-using-the-terminal/" TargetMode="External"/><Relationship Id="rId684" Type="http://schemas.openxmlformats.org/officeDocument/2006/relationships/hyperlink" Target="https://www.equator-network.org/" TargetMode="External"/><Relationship Id="rId649" Type="http://schemas.openxmlformats.org/officeDocument/2006/relationships/hyperlink" Target="https://www.globalcodeofconduct.org/" TargetMode="External"/><Relationship Id="rId415" Type="http://schemas.openxmlformats.org/officeDocument/2006/relationships/hyperlink" Target="https://www.howtogeek.com/118594/how-to-edit-your-system-path-for-easy-command-line-access/" TargetMode="External"/><Relationship Id="rId681" Type="http://schemas.openxmlformats.org/officeDocument/2006/relationships/hyperlink" Target="https://www.medrxiv.org/" TargetMode="External"/><Relationship Id="rId658" Type="http://schemas.openxmlformats.org/officeDocument/2006/relationships/hyperlink" Target="https://www.nature.com/articles/d41586-021-03603-2" TargetMode="External"/><Relationship Id="rId647" Type="http://schemas.openxmlformats.org/officeDocument/2006/relationships/hyperlink" Target="https://www.niaid.nih.gov/grants-contracts/write-grant-application" TargetMode="External"/><Relationship Id="rId510" Type="http://schemas.openxmlformats.org/officeDocument/2006/relationships/hyperlink" Target="https://www.nytimes.com/2023/07/13/opinion/ai-chatgpt-consciousness-hofstadter.html" TargetMode="External"/><Relationship Id="rId268" Type="http://schemas.openxmlformats.org/officeDocument/2006/relationships/hyperlink" Target="https://www.r-bloggers.com/align-assign-rstudio-addin-to-align-assignment-operators/" TargetMode="External"/><Relationship Id="rId208" Type="http://schemas.openxmlformats.org/officeDocument/2006/relationships/hyperlink" Target="https://www.rdocumentation.org/packages/feather/versions/0.3.3" TargetMode="External"/><Relationship Id="rId283" Type="http://schemas.openxmlformats.org/officeDocument/2006/relationships/hyperlink" Target="https://www.rdocumentation.org/packages/lintr/versions/1.0.3" TargetMode="External"/><Relationship Id="rId272" Type="http://schemas.openxmlformats.org/officeDocument/2006/relationships/hyperlink" Target="https://www.rdocumentation.org/packages/styler/versions/1.1.0/topics/style_dir" TargetMode="External"/><Relationship Id="rId618" Type="http://schemas.openxmlformats.org/officeDocument/2006/relationships/hyperlink" Target="https://www.rstudio.com/wp-content/uploads/2015/02/data-wrangling-cheatsheet.pdf" TargetMode="External"/><Relationship Id="rId621" Type="http://schemas.openxmlformats.org/officeDocument/2006/relationships/hyperlink" Target="https://www.rstudio.com/wp-content/uploads/2015/02/rmarkdown-cheatsheet.pdf" TargetMode="External"/><Relationship Id="rId619" Type="http://schemas.openxmlformats.org/officeDocument/2006/relationships/hyperlink" Target="https://www.rstudio.com/wp-content/uploads/2015/03/ggplot2-cheatsheet.pdf" TargetMode="External"/><Relationship Id="rId639" Type="http://schemas.openxmlformats.org/officeDocument/2006/relationships/hyperlink" Target="https://www.sciencedirect.com/science/article/pii/S1471491423000928" TargetMode="External"/><Relationship Id="rId177" Type="http://schemas.openxmlformats.org/officeDocument/2006/relationships/hyperlink" Target="https://www.tidyverse.org/" TargetMode="External"/><Relationship Id="rId656" Type="http://schemas.openxmlformats.org/officeDocument/2006/relationships/hyperlink" Target="https://www.training.nih.gov/career-services/" TargetMode="External"/><Relationship Id="rId659" Type="http://schemas.openxmlformats.org/officeDocument/2006/relationships/hyperlink" Target="https://www.youtube.com/watch?v=1RwJbhkCA58" TargetMode="External"/><Relationship Id="rId640" Type="http://schemas.openxmlformats.org/officeDocument/2006/relationships/hyperlink" Target="https://www.youtube.com/watch?v=1RwJbhkCA58&amp;t=1171s" TargetMode="External"/><Relationship Id="rId717" Type="http://schemas.openxmlformats.org/officeDocument/2006/relationships/hyperlink" Target="https://www.youtube.com/watch?v=B1BdQcJ2ZYY" TargetMode="External"/><Relationship Id="rId56" Type="http://schemas.openxmlformats.org/officeDocument/2006/relationships/hyperlink" Target="https://www.youtube.com/watch?v=WoYkY9MkbRE" TargetMode="External"/><Relationship Id="rId203" Type="http://schemas.openxmlformats.org/officeDocument/2006/relationships/hyperlink" Target="https://www.youtube.com/watch?v=nERXS3ssntw" TargetMode="External"/><Relationship Id="rId637" Type="http://schemas.openxmlformats.org/officeDocument/2006/relationships/hyperlink" Target="https://x.com/acagamic/status/1680381737816424450" TargetMode="External"/><Relationship Id="rId61"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2026-01-27T01:19:39Z</dcterms:created>
  <dcterms:modified xsi:type="dcterms:W3CDTF">2026-01-27T01:19:39Z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2026-01-27</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