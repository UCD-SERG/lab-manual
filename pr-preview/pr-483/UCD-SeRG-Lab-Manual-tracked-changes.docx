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ins w:id="1045" w:author="PR Preview" w:date="2024-01-01T00:00:00Z">
        <w:r>
          <w:t xml:space="preserve">When referencing a pull request,</w:t>
        </w:r>
      </w:ins>
      <w:ins w:id="1045" w:author="PR Preview" w:date="2024-01-01T00:00:00Z">
        <w:r>
          <w:t xml:space="preserve"> </w:t>
        </w:r>
      </w:ins>
      <w:ins w:id="1045" w:author="PR Preview" w:date="2024-01-01T00:00:00Z">
        <w:r>
          <w:t xml:space="preserve">issue,</w:t>
        </w:r>
      </w:ins>
      <w:ins w:id="1045" w:author="PR Preview" w:date="2024-01-01T00:00:00Z">
        <w:r>
          <w:t xml:space="preserve"> </w:t>
        </w:r>
      </w:ins>
      <w:ins w:id="1045" w:author="PR Preview" w:date="2024-01-01T00:00:00Z">
        <w:r>
          <w:t xml:space="preserve">commit,</w:t>
        </w:r>
      </w:ins>
      <w:ins w:id="1045" w:author="PR Preview" w:date="2024-01-01T00:00:00Z">
        <w:r>
          <w:t xml:space="preserve"> </w:t>
        </w:r>
      </w:ins>
      <w:ins w:id="1045" w:author="PR Preview" w:date="2024-01-01T00:00:00Z">
        <w:r>
          <w:t xml:space="preserve">or file,</w:t>
        </w:r>
      </w:ins>
      <w:ins w:id="1045" w:author="PR Preview" w:date="2024-01-01T00:00:00Z">
        <w:r>
          <w:t xml:space="preserve"> </w:t>
        </w:r>
      </w:ins>
      <w:ins w:id="1045" w:author="PR Preview" w:date="2024-01-01T00:00:00Z">
        <w:r>
          <w:t xml:space="preserve">always include a direct hyperlink to where you want your teammates to look</w:t>
        </w:r>
      </w:ins>
      <w:ins w:id="1045" w:author="PR Preview" w:date="2024-01-01T00:00:00Z">
        <w:r>
          <w:t xml:space="preserve"> </w:t>
        </w:r>
      </w:ins>
      <w:ins w:id="1045" w:author="PR Preview" w:date="2024-01-01T00:00:00Z">
        <w:r>
          <w:t xml:space="preserve">(see</w:t>
        </w:r>
      </w:ins>
      <w:ins w:id="1045" w:author="PR Preview" w:date="2024-01-01T00:00:00Z">
        <w:r>
          <w:t xml:space="preserve"> </w:t>
        </w:r>
      </w:ins>
      <w:hyperlink r:id="rId23">
        <w:r>
          <w:rPr>
            <w:rStyle w:val="Hyperlink"/>
          </w:rPr>
          <w:t xml:space="preserve">Direct Hyperlinks in Internal Correspondence</w:t>
        </w:r>
      </w:hyperlink>
      <w:ins w:id="1045" w:author="PR Preview" w:date="2024-01-01T00:00:00Z">
        <w:r>
          <w:t xml:space="preserve">).</w:t>
        </w:r>
      </w:ins>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ins w:id="1049" w:author="PR Preview" w:date="2024-01-01T00:00:00Z">
        <w:r>
          <w:t xml:space="preserve">When discussing specific code,</w:t>
        </w:r>
      </w:ins>
      <w:ins w:id="1049" w:author="PR Preview" w:date="2024-01-01T00:00:00Z">
        <w:r>
          <w:t xml:space="preserve"> </w:t>
        </w:r>
      </w:ins>
      <w:ins w:id="1049" w:author="PR Preview" w:date="2024-01-01T00:00:00Z">
        <w:r>
          <w:t xml:space="preserve">pull requests,</w:t>
        </w:r>
      </w:ins>
      <w:ins w:id="1049" w:author="PR Preview" w:date="2024-01-01T00:00:00Z">
        <w:r>
          <w:t xml:space="preserve"> </w:t>
        </w:r>
      </w:ins>
      <w:ins w:id="1049" w:author="PR Preview" w:date="2024-01-01T00:00:00Z">
        <w:r>
          <w:t xml:space="preserve">or documents in emails,</w:t>
        </w:r>
      </w:ins>
      <w:ins w:id="1049" w:author="PR Preview" w:date="2024-01-01T00:00:00Z">
        <w:r>
          <w:t xml:space="preserve"> </w:t>
        </w:r>
      </w:ins>
      <w:ins w:id="1049" w:author="PR Preview" w:date="2024-01-01T00:00:00Z">
        <w:r>
          <w:t xml:space="preserve">include direct hyperlinks so recipients do not have to search for the relevant items</w:t>
        </w:r>
      </w:ins>
      <w:ins w:id="1049" w:author="PR Preview" w:date="2024-01-01T00:00:00Z">
        <w:r>
          <w:t xml:space="preserve"> </w:t>
        </w:r>
      </w:ins>
      <w:ins w:id="1049" w:author="PR Preview" w:date="2024-01-01T00:00:00Z">
        <w:r>
          <w:t xml:space="preserve">(see</w:t>
        </w:r>
      </w:ins>
      <w:ins w:id="1049" w:author="PR Preview" w:date="2024-01-01T00:00:00Z">
        <w:r>
          <w:t xml:space="preserve"> </w:t>
        </w:r>
      </w:ins>
      <w:hyperlink r:id="rId23">
        <w:r>
          <w:rPr>
            <w:rStyle w:val="Hyperlink"/>
          </w:rPr>
          <w:t xml:space="preserve">Direct Hyperlinks in Internal Correspondence</w:t>
        </w:r>
      </w:hyperlink>
      <w:ins w:id="1049" w:author="PR Preview" w:date="2024-01-01T00:00:00Z">
        <w:r>
          <w:t xml:space="preserve">).</w:t>
        </w:r>
      </w:ins>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ins w:id="52" w:author="PR Preview" w:date="2024-01-01T00:00:00Z">
        <w:r>
          <w:t xml:space="preserve">3.3 Direct Hyperlinks in Internal Correspondence</w:t>
        </w:r>
      </w:ins>
    </w:p>
    <w:p>
      <w:pPr>
        <w:pStyle w:val="FirstParagraph"/>
      </w:pPr>
      <w:ins w:id="53" w:author="PR Preview" w:date="2024-01-01T00:00:00Z">
        <w:r>
          <w:t xml:space="preserve">In all internal correspondence—including Microsoft Teams messages,</w:t>
        </w:r>
      </w:ins>
      <w:ins w:id="53" w:author="PR Preview" w:date="2024-01-01T00:00:00Z">
        <w:r>
          <w:t xml:space="preserve"> </w:t>
        </w:r>
      </w:ins>
      <w:ins w:id="53" w:author="PR Preview" w:date="2024-01-01T00:00:00Z">
        <w:r>
          <w:t xml:space="preserve">emails,</w:t>
        </w:r>
      </w:ins>
      <w:ins w:id="53" w:author="PR Preview" w:date="2024-01-01T00:00:00Z">
        <w:r>
          <w:t xml:space="preserve"> </w:t>
        </w:r>
      </w:ins>
      <w:ins w:id="53" w:author="PR Preview" w:date="2024-01-01T00:00:00Z">
        <w:r>
          <w:t xml:space="preserve">GitHub issues,</w:t>
        </w:r>
      </w:ins>
      <w:ins w:id="53" w:author="PR Preview" w:date="2024-01-01T00:00:00Z">
        <w:r>
          <w:t xml:space="preserve"> </w:t>
        </w:r>
      </w:ins>
      <w:ins w:id="53" w:author="PR Preview" w:date="2024-01-01T00:00:00Z">
        <w:r>
          <w:t xml:space="preserve">and pull request comments—always provide direct hyperlinks to the exact place you want your audience to look.</w:t>
        </w:r>
      </w:ins>
    </w:p>
    <w:p>
      <w:pPr>
        <w:pStyle w:val="Compact"/>
        <w:numPr>
          <w:ilvl w:val="0"/>
          <w:numId w:val="1006"/>
        </w:numPr>
      </w:pPr>
      <w:ins w:id="54" w:author="PR Preview" w:date="2024-01-01T00:00:00Z">
        <w:r>
          <w:rPr>
            <w:b/>
            <w:bCs/>
          </w:rPr>
          <w:t xml:space="preserve">Link directly to the target:</w:t>
        </w:r>
      </w:ins>
      <w:ins w:id="54" w:author="PR Preview" w:date="2024-01-01T00:00:00Z">
        <w:r>
          <w:t xml:space="preserve"> </w:t>
        </w:r>
      </w:ins>
      <w:ins w:id="54" w:author="PR Preview" w:date="2024-01-01T00:00:00Z">
        <w:r>
          <w:t xml:space="preserve">Provide a direct,</w:t>
        </w:r>
      </w:ins>
      <w:ins w:id="54" w:author="PR Preview" w:date="2024-01-01T00:00:00Z">
        <w:r>
          <w:t xml:space="preserve"> </w:t>
        </w:r>
      </w:ins>
      <w:ins w:id="54" w:author="PR Preview" w:date="2024-01-01T00:00:00Z">
        <w:r>
          <w:t xml:space="preserve">clickable URL or markdown link to the specific pull request,</w:t>
        </w:r>
      </w:ins>
      <w:ins w:id="54" w:author="PR Preview" w:date="2024-01-01T00:00:00Z">
        <w:r>
          <w:t xml:space="preserve"> </w:t>
        </w:r>
      </w:ins>
      <w:ins w:id="54" w:author="PR Preview" w:date="2024-01-01T00:00:00Z">
        <w:r>
          <w:t xml:space="preserve">issue,</w:t>
        </w:r>
      </w:ins>
      <w:ins w:id="54" w:author="PR Preview" w:date="2024-01-01T00:00:00Z">
        <w:r>
          <w:t xml:space="preserve"> </w:t>
        </w:r>
      </w:ins>
      <w:ins w:id="54" w:author="PR Preview" w:date="2024-01-01T00:00:00Z">
        <w:r>
          <w:t xml:space="preserve">commit,</w:t>
        </w:r>
      </w:ins>
      <w:ins w:id="54" w:author="PR Preview" w:date="2024-01-01T00:00:00Z">
        <w:r>
          <w:t xml:space="preserve"> </w:t>
        </w:r>
      </w:ins>
      <w:ins w:id="54" w:author="PR Preview" w:date="2024-01-01T00:00:00Z">
        <w:r>
          <w:t xml:space="preserve">branch,</w:t>
        </w:r>
      </w:ins>
      <w:ins w:id="54" w:author="PR Preview" w:date="2024-01-01T00:00:00Z">
        <w:r>
          <w:t xml:space="preserve"> </w:t>
        </w:r>
      </w:ins>
      <w:ins w:id="54" w:author="PR Preview" w:date="2024-01-01T00:00:00Z">
        <w:r>
          <w:t xml:space="preserve">file,</w:t>
        </w:r>
      </w:ins>
      <w:ins w:id="54" w:author="PR Preview" w:date="2024-01-01T00:00:00Z">
        <w:r>
          <w:t xml:space="preserve"> </w:t>
        </w:r>
      </w:ins>
      <w:ins w:id="54" w:author="PR Preview" w:date="2024-01-01T00:00:00Z">
        <w:r>
          <w:t xml:space="preserve">or line number.</w:t>
        </w:r>
      </w:ins>
    </w:p>
    <w:p>
      <w:pPr>
        <w:pStyle w:val="Compact"/>
        <w:numPr>
          <w:ilvl w:val="0"/>
          <w:numId w:val="1006"/>
        </w:numPr>
      </w:pPr>
      <w:ins w:id="55" w:author="PR Preview" w:date="2024-01-01T00:00:00Z">
        <w:r>
          <w:rPr>
            <w:b/>
            <w:bCs/>
          </w:rPr>
          <w:t xml:space="preserve">Do not make your audience search:</w:t>
        </w:r>
      </w:ins>
      <w:ins w:id="55" w:author="PR Preview" w:date="2024-01-01T00:00:00Z">
        <w:r>
          <w:t xml:space="preserve"> </w:t>
        </w:r>
      </w:ins>
      <w:ins w:id="55" w:author="PR Preview" w:date="2024-01-01T00:00:00Z">
        <w:r>
          <w:t xml:space="preserve">Avoid vague references (such as</w:t>
        </w:r>
      </w:ins>
      <w:ins w:id="55" w:author="PR Preview" w:date="2024-01-01T00:00:00Z">
        <w:r>
          <w:t xml:space="preserve"> </w:t>
        </w:r>
      </w:ins>
      <w:ins w:id="55" w:author="PR Preview" w:date="2024-01-01T00:00:00Z">
        <w:r>
          <w:t xml:space="preserve">“I opened a PR”</w:t>
        </w:r>
      </w:ins>
      <w:ins w:id="55" w:author="PR Preview" w:date="2024-01-01T00:00:00Z">
        <w:r>
          <w:t xml:space="preserve">,</w:t>
        </w:r>
      </w:ins>
      <w:ins w:id="55" w:author="PR Preview" w:date="2024-01-01T00:00:00Z">
        <w:r>
          <w:t xml:space="preserve"> </w:t>
        </w:r>
      </w:ins>
      <w:ins w:id="55" w:author="PR Preview" w:date="2024-01-01T00:00:00Z">
        <w:r>
          <w:t xml:space="preserve">“see the latest changes on my branch”</w:t>
        </w:r>
      </w:ins>
      <w:ins w:id="55" w:author="PR Preview" w:date="2024-01-01T00:00:00Z">
        <w:r>
          <w:t xml:space="preserve">,</w:t>
        </w:r>
      </w:ins>
      <w:ins w:id="55" w:author="PR Preview" w:date="2024-01-01T00:00:00Z">
        <w:r>
          <w:t xml:space="preserve"> </w:t>
        </w:r>
      </w:ins>
      <w:ins w:id="55" w:author="PR Preview" w:date="2024-01-01T00:00:00Z">
        <w:r>
          <w:t xml:space="preserve">or</w:t>
        </w:r>
      </w:ins>
      <w:ins w:id="55" w:author="PR Preview" w:date="2024-01-01T00:00:00Z">
        <w:r>
          <w:t xml:space="preserve"> </w:t>
        </w:r>
      </w:ins>
      <w:ins w:id="55" w:author="PR Preview" w:date="2024-01-01T00:00:00Z">
        <w:r>
          <w:t xml:space="preserve">“look at the helper script”</w:t>
        </w:r>
      </w:ins>
      <w:ins w:id="55" w:author="PR Preview" w:date="2024-01-01T00:00:00Z">
        <w:r>
          <w:t xml:space="preserve">)</w:t>
        </w:r>
      </w:ins>
      <w:ins w:id="55" w:author="PR Preview" w:date="2024-01-01T00:00:00Z">
        <w:r>
          <w:t xml:space="preserve"> </w:t>
        </w:r>
      </w:ins>
      <w:ins w:id="55" w:author="PR Preview" w:date="2024-01-01T00:00:00Z">
        <w:r>
          <w:t xml:space="preserve">or bare unlinked identifiers (such as</w:t>
        </w:r>
      </w:ins>
      <w:ins w:id="55" w:author="PR Preview" w:date="2024-01-01T00:00:00Z">
        <w:r>
          <w:t xml:space="preserve"> </w:t>
        </w:r>
      </w:ins>
      <w:ins w:id="55" w:author="PR Preview" w:date="2024-01-01T00:00:00Z">
        <w:r>
          <w:rPr>
            <w:rStyle w:val="VerbatimChar"/>
          </w:rPr>
          <w:t xml:space="preserve">#123</w:t>
        </w:r>
      </w:ins>
      <w:ins w:id="55" w:author="PR Preview" w:date="2024-01-01T00:00:00Z">
        <w:r>
          <w:t xml:space="preserve"> </w:t>
        </w:r>
      </w:ins>
      <w:ins w:id="55" w:author="PR Preview" w:date="2024-01-01T00:00:00Z">
        <w:r>
          <w:t xml:space="preserve">in emails or chat).</w:t>
        </w:r>
      </w:ins>
      <w:ins w:id="55" w:author="PR Preview" w:date="2024-01-01T00:00:00Z">
        <w:r>
          <w:t xml:space="preserve"> </w:t>
        </w:r>
      </w:ins>
      <w:ins w:id="55" w:author="PR Preview" w:date="2024-01-01T00:00:00Z">
        <w:r>
          <w:t xml:space="preserve">Your audience should never have to search repositories,</w:t>
        </w:r>
      </w:ins>
      <w:ins w:id="55" w:author="PR Preview" w:date="2024-01-01T00:00:00Z">
        <w:r>
          <w:t xml:space="preserve"> </w:t>
        </w:r>
      </w:ins>
      <w:ins w:id="55" w:author="PR Preview" w:date="2024-01-01T00:00:00Z">
        <w:r>
          <w:t xml:space="preserve">branches,</w:t>
        </w:r>
      </w:ins>
      <w:ins w:id="55" w:author="PR Preview" w:date="2024-01-01T00:00:00Z">
        <w:r>
          <w:t xml:space="preserve"> </w:t>
        </w:r>
      </w:ins>
      <w:ins w:id="55" w:author="PR Preview" w:date="2024-01-01T00:00:00Z">
        <w:r>
          <w:t xml:space="preserve">or directory trees to find what you are referring to.</w:t>
        </w:r>
      </w:ins>
    </w:p>
    <w:p>
      <w:pPr>
        <w:pStyle w:val="Compact"/>
        <w:numPr>
          <w:ilvl w:val="0"/>
          <w:numId w:val="1006"/>
        </w:numPr>
      </w:pPr>
      <w:ins w:id="56" w:author="PR Preview" w:date="2024-01-01T00:00:00Z">
        <w:r>
          <w:rPr>
            <w:b/>
            <w:bCs/>
          </w:rPr>
          <w:t xml:space="preserve">Use descriptive markdown links:</w:t>
        </w:r>
      </w:ins>
      <w:ins w:id="56" w:author="PR Preview" w:date="2024-01-01T00:00:00Z">
        <w:r>
          <w:t xml:space="preserve"> </w:t>
        </w:r>
      </w:ins>
      <w:ins w:id="56" w:author="PR Preview" w:date="2024-01-01T00:00:00Z">
        <w:r>
          <w:t xml:space="preserve">Format links with descriptive anchor text</w:t>
        </w:r>
      </w:ins>
      <w:ins w:id="56" w:author="PR Preview" w:date="2024-01-01T00:00:00Z">
        <w:r>
          <w:t xml:space="preserve"> </w:t>
        </w:r>
      </w:ins>
      <w:ins w:id="56" w:author="PR Preview" w:date="2024-01-01T00:00:00Z">
        <w:r>
          <w:t xml:space="preserve">(for example,</w:t>
        </w:r>
      </w:ins>
      <w:ins w:id="56" w:author="PR Preview" w:date="2024-01-01T00:00:00Z">
        <w:r>
          <w:t xml:space="preserve"> </w:t>
        </w:r>
      </w:ins>
      <w:ins w:id="56" w:author="PR Preview" w:date="2024-01-01T00:00:00Z">
        <w:r>
          <w:rPr>
            <w:rStyle w:val="VerbatimChar"/>
          </w:rPr>
          <w:t xml:space="preserve">[PR #123: Add data validation](https://github.com/UCD-SERG/lab-manual/pull/123)</w:t>
        </w:r>
      </w:ins>
      <w:ins w:id="56" w:author="PR Preview" w:date="2024-01-01T00:00:00Z">
        <w:r>
          <w:t xml:space="preserve"> </w:t>
        </w:r>
      </w:ins>
      <w:ins w:id="56" w:author="PR Preview" w:date="2024-01-01T00:00:00Z">
        <w:r>
          <w:t xml:space="preserve">or</w:t>
        </w:r>
      </w:ins>
      <w:ins w:id="56" w:author="PR Preview" w:date="2024-01-01T00:00:00Z">
        <w:r>
          <w:t xml:space="preserve"> </w:t>
        </w:r>
      </w:ins>
      <w:ins w:id="56" w:author="PR Preview" w:date="2024-01-01T00:00:00Z">
        <w:r>
          <w:rPr>
            <w:rStyle w:val="VerbatimChar"/>
          </w:rPr>
          <w:t xml:space="preserve">[cleaning-script.R lines 45-60](https://github.com/...)</w:t>
        </w:r>
      </w:ins>
      <w:ins w:id="56" w:author="PR Preview" w:date="2024-01-01T00:00:00Z">
        <w:r>
          <w:t xml:space="preserve">)</w:t>
        </w:r>
      </w:ins>
      <w:ins w:id="56" w:author="PR Preview" w:date="2024-01-01T00:00:00Z">
        <w:r>
          <w:t xml:space="preserve"> </w:t>
        </w:r>
      </w:ins>
      <w:ins w:id="56" w:author="PR Preview" w:date="2024-01-01T00:00:00Z">
        <w:r>
          <w:t xml:space="preserve">so collaborators know where the link leads before clicking.</w:t>
        </w:r>
      </w:ins>
    </w:p>
    <w:p>
      <w:pPr>
        <w:pStyle w:val="Compact"/>
        <w:numPr>
          <w:ilvl w:val="0"/>
          <w:numId w:val="1006"/>
        </w:numPr>
      </w:pPr>
      <w:ins w:id="57" w:author="PR Preview" w:date="2024-01-01T00:00:00Z">
        <w:r>
          <w:rPr>
            <w:b/>
            <w:bCs/>
          </w:rPr>
          <w:t xml:space="preserve">Reduce friction for collaborators:</w:t>
        </w:r>
      </w:ins>
      <w:ins w:id="57" w:author="PR Preview" w:date="2024-01-01T00:00:00Z">
        <w:r>
          <w:t xml:space="preserve"> </w:t>
        </w:r>
      </w:ins>
      <w:ins w:id="57" w:author="PR Preview" w:date="2024-01-01T00:00:00Z">
        <w:r>
          <w:t xml:space="preserve">Direct links save everyone time,</w:t>
        </w:r>
      </w:ins>
      <w:ins w:id="57" w:author="PR Preview" w:date="2024-01-01T00:00:00Z">
        <w:r>
          <w:t xml:space="preserve"> </w:t>
        </w:r>
      </w:ins>
      <w:ins w:id="57" w:author="PR Preview" w:date="2024-01-01T00:00:00Z">
        <w:r>
          <w:t xml:space="preserve">prevent confusion about which branch or version is being discussed,</w:t>
        </w:r>
      </w:ins>
      <w:ins w:id="57" w:author="PR Preview" w:date="2024-01-01T00:00:00Z">
        <w:r>
          <w:t xml:space="preserve"> </w:t>
        </w:r>
      </w:ins>
      <w:ins w:id="57" w:author="PR Preview" w:date="2024-01-01T00:00:00Z">
        <w:r>
          <w:t xml:space="preserve">and allow reviewers to immediately jump into context with a single click.</w:t>
        </w:r>
      </w:ins>
    </w:p>
    <w:bookmarkEnd w:id="26"/>
    <w:bookmarkStart w:id="27" w:name="X4a383cf8eb2c56fbbf50b63cd8c3605e81ab3f1"/>
    <w:p>
      <w:pPr>
        <w:pStyle w:val="Heading2"/>
      </w:pPr>
      <w:ins w:id="58" w:author="PR Preview" w:date="2024-01-01T00:00:00Z">
        <w:r>
          <w:t xml:space="preserve">3.4 Managing Notifications and Work-Life Balance</w:t>
        </w:r>
      </w:ins>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ins w:id="62" w:author="PR Preview" w:date="2024-01-01T00:00:00Z">
        <w:r>
          <w:t xml:space="preserve">3.5 Setting Away Status and Autoresponse Checklist</w:t>
        </w:r>
      </w:ins>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ins w:id="67" w:author="PR Preview" w:date="2024-01-01T00:00:00Z">
        <w:r>
          <w:t xml:space="preserve">3.6 Task Management</w:t>
        </w:r>
      </w:ins>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ins w:id="74" w:author="PR Preview" w:date="2024-01-01T00:00:00Z">
        <w:r>
          <w:t xml:space="preserve">3.7 Shared Documents</w:t>
        </w:r>
      </w:ins>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ins w:id="76" w:author="PR Preview" w:date="2024-01-01T00:00:00Z">
        <w:r>
          <w:t xml:space="preserve">3.8 UC Davis Box and SharePoint</w:t>
        </w:r>
      </w:ins>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ins w:id="80" w:author="PR Preview" w:date="2024-01-01T00:00:00Z">
        <w:r>
          <w:t xml:space="preserve">3.9 Meetings</w:t>
        </w:r>
      </w:ins>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ins w:id="84" w:author="PR Preview" w:date="2024-01-01T00:00:00Z">
        <w:r>
          <w:t xml:space="preserve">3.10 Conference Room Booking</w:t>
        </w:r>
      </w:ins>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ins w:id="98" w:author="PR Preview" w:date="2024-01-01T00:00:00Z">
        <w:r>
          <w:t xml:space="preserve">3.11 Code Review</w:t>
        </w:r>
      </w:ins>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74"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5"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6.3.4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6.3.4.1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7"/>
    <w:bookmarkStart w:id="89" w:name="pkgsite"/>
    <w:p>
      <w:pPr>
        <w:pStyle w:val="Heading4"/>
      </w:pPr>
      <w:r>
        <w:t xml:space="preserve">6.3.4.2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9"/>
    <w:bookmarkStart w:id="92"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1">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2"/>
    <w:bookmarkStart w:id="93"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8"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0"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6">
        <w:r>
          <w:rPr>
            <w:rStyle w:val="VerbatimChar"/>
          </w:rPr>
          <w:t xml:space="preserve">{usethis}</w:t>
        </w:r>
      </w:hyperlink>
      <w:r>
        <w:t xml:space="preserve">,</w:t>
      </w:r>
      <w:r>
        <w:t xml:space="preserve"> </w:t>
      </w:r>
      <w:hyperlink r:id="rId97">
        <w:r>
          <w:rPr>
            <w:rStyle w:val="VerbatimChar"/>
          </w:rPr>
          <w:t xml:space="preserve">{devtools}</w:t>
        </w:r>
      </w:hyperlink>
      <w:r>
        <w:t xml:space="preserve">,</w:t>
      </w:r>
      <w:r>
        <w:t xml:space="preserve"> </w:t>
      </w:r>
      <w:hyperlink r:id="rId98">
        <w:r>
          <w:rPr>
            <w:rStyle w:val="VerbatimChar"/>
          </w:rPr>
          <w:t xml:space="preserve">{roxygen2}</w:t>
        </w:r>
      </w:hyperlink>
      <w:r>
        <w:t xml:space="preserve">)</w:t>
      </w:r>
    </w:p>
    <w:p>
      <w:pPr>
        <w:pStyle w:val="Compact"/>
        <w:numPr>
          <w:ilvl w:val="0"/>
          <w:numId w:val="1043"/>
        </w:numPr>
      </w:pPr>
      <w:r>
        <w:t xml:space="preserve">Testing infrastructure (</w:t>
      </w:r>
      <w:hyperlink r:id="rId99">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0"/>
    <w:bookmarkStart w:id="101"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1"/>
    <w:bookmarkStart w:id="102"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2"/>
    <w:bookmarkStart w:id="103"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3"/>
    <w:bookmarkStart w:id="104"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4"/>
    <w:bookmarkStart w:id="105"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5"/>
    <w:bookmarkStart w:id="106"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6"/>
    <w:bookmarkStart w:id="107"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7"/>
    <w:bookmarkEnd w:id="108"/>
    <w:bookmarkStart w:id="110"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0"/>
    <w:bookmarkStart w:id="120"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1"/>
    <w:bookmarkStart w:id="114"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2">
        <w:r>
          <w:rPr>
            <w:rStyle w:val="Hyperlink"/>
          </w:rPr>
          <w:t xml:space="preserve">CRAN</w:t>
        </w:r>
      </w:hyperlink>
      <w:r>
        <w:t xml:space="preserve">)</w:t>
      </w:r>
      <w:r>
        <w:t xml:space="preserve"> </w:t>
      </w:r>
      <w:r>
        <w:t xml:space="preserve">adds convenience wrappers on top of</w:t>
      </w:r>
      <w:r>
        <w:t xml:space="preserve"> </w:t>
      </w:r>
      <w:hyperlink r:id="rId9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4"/>
    <w:bookmarkStart w:id="115"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5"/>
    <w:bookmarkStart w:id="118"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6"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6"/>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8"/>
    <w:bookmarkStart w:id="119"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9"/>
    <w:bookmarkEnd w:id="120"/>
    <w:bookmarkStart w:id="123" w:name="sec-tdd"/>
    <w:p>
      <w:pPr>
        <w:pStyle w:val="Heading2"/>
      </w:pPr>
      <w:r>
        <w:t xml:space="preserve">6.7 Test-Driven Development</w:t>
      </w:r>
    </w:p>
    <w:p>
      <w:pPr>
        <w:pStyle w:val="FirstParagraph"/>
      </w:pPr>
      <w:hyperlink r:id="rId12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2">
        <w:r>
          <w:rPr>
            <w:rStyle w:val="Hyperlink"/>
          </w:rPr>
          <w:t xml:space="preserve">R Packages, ch. </w:t>
        </w:r>
        <w:r>
          <w:rPr>
            <w:rStyle w:val="Hyperlink"/>
          </w:rPr>
          <w:t xml:space="preserve">“Testing basics”</w:t>
        </w:r>
      </w:hyperlink>
      <w:r>
        <w:t xml:space="preserve">).</w:t>
      </w:r>
    </w:p>
    <w:bookmarkEnd w:id="123"/>
    <w:bookmarkStart w:id="142"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opt/quarto/share/formats/docx/note.png" id="12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7">
              <w:r>
                <w:rPr>
                  <w:rStyle w:val="Hyperlink"/>
                </w:rPr>
                <w:t xml:space="preserve">Measuring Performance</w:t>
              </w:r>
            </w:hyperlink>
            <w:r>
              <w:t xml:space="preserve"> </w:t>
            </w:r>
            <w:r>
              <w:t xml:space="preserve">and</w:t>
            </w:r>
            <w:r>
              <w:t xml:space="preserve"> </w:t>
            </w:r>
            <w:hyperlink r:id="rId12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9">
              <w:r>
                <w:rPr>
                  <w:rStyle w:val="VerbatimChar"/>
                </w:rPr>
                <w:t xml:space="preserve">{bench}</w:t>
              </w:r>
            </w:hyperlink>
            <w:r>
              <w:t xml:space="preserve"> </w:t>
            </w:r>
            <w:r>
              <w:t xml:space="preserve">and</w:t>
            </w:r>
            <w:r>
              <w:t xml:space="preserve"> </w:t>
            </w:r>
            <w:hyperlink r:id="rId13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1"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1"/>
    <w:bookmarkStart w:id="132"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2"/>
    <w:bookmarkStart w:id="133" w:name="using-bench-for-performance-comparisons"/>
    <w:p>
      <w:pPr>
        <w:pStyle w:val="Heading3"/>
      </w:pPr>
      <w:r>
        <w:t xml:space="preserve">6.8.3 Using bench for Performance Comparisons</w:t>
      </w:r>
    </w:p>
    <w:p>
      <w:pPr>
        <w:pStyle w:val="FirstParagraph"/>
      </w:pPr>
      <w:hyperlink r:id="rId12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3"/>
    <w:bookmarkStart w:id="134" w:name="X7ff0b0b5fd28daf32f6723699e3d921f714a0e8"/>
    <w:p>
      <w:pPr>
        <w:pStyle w:val="Heading3"/>
      </w:pPr>
      <w:r>
        <w:t xml:space="preserve">6.8.4 Using profvis for Memory and CPU Profiling</w:t>
      </w:r>
    </w:p>
    <w:p>
      <w:pPr>
        <w:pStyle w:val="FirstParagraph"/>
      </w:pPr>
      <w:hyperlink r:id="rId13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4"/>
    <w:bookmarkStart w:id="135"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5"/>
    <w:bookmarkStart w:id="138"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8"/>
    <w:bookmarkStart w:id="139"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9">
        <w:r>
          <w:rPr>
            <w:rStyle w:val="VerbatimChar"/>
          </w:rPr>
          <w:t xml:space="preserve">{testthat}</w:t>
        </w:r>
      </w:hyperlink>
      <w:r>
        <w:t xml:space="preserve">.</w:t>
      </w:r>
    </w:p>
    <w:bookmarkEnd w:id="139"/>
    <w:bookmarkStart w:id="140"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0"/>
    <w:bookmarkStart w:id="141" w:name="additional-resources"/>
    <w:p>
      <w:pPr>
        <w:pStyle w:val="Heading3"/>
      </w:pPr>
      <w:r>
        <w:t xml:space="preserve">6.8.9 Additional Resources</w:t>
      </w:r>
    </w:p>
    <w:p>
      <w:pPr>
        <w:pStyle w:val="Compact"/>
        <w:numPr>
          <w:ilvl w:val="0"/>
          <w:numId w:val="1061"/>
        </w:numPr>
      </w:pPr>
      <w:hyperlink r:id="rId129">
        <w:r>
          <w:rPr>
            <w:rStyle w:val="VerbatimChar"/>
          </w:rPr>
          <w:t xml:space="preserve">{bench}</w:t>
        </w:r>
      </w:hyperlink>
      <w:r>
        <w:t xml:space="preserve"> </w:t>
      </w:r>
      <w:r>
        <w:t xml:space="preserve">- Accurate benchmarking</w:t>
      </w:r>
    </w:p>
    <w:p>
      <w:pPr>
        <w:pStyle w:val="Compact"/>
        <w:numPr>
          <w:ilvl w:val="0"/>
          <w:numId w:val="1061"/>
        </w:numPr>
      </w:pPr>
      <w:hyperlink r:id="rId130">
        <w:r>
          <w:rPr>
            <w:rStyle w:val="VerbatimChar"/>
          </w:rPr>
          <w:t xml:space="preserve">{profvis}</w:t>
        </w:r>
      </w:hyperlink>
      <w:r>
        <w:t xml:space="preserve"> </w:t>
      </w:r>
      <w:r>
        <w:t xml:space="preserve">- Interactive profiling</w:t>
      </w:r>
    </w:p>
    <w:p>
      <w:pPr>
        <w:pStyle w:val="Compact"/>
        <w:numPr>
          <w:ilvl w:val="0"/>
          <w:numId w:val="1061"/>
        </w:numPr>
      </w:pPr>
      <w:hyperlink r:id="rId127">
        <w:r>
          <w:rPr>
            <w:rStyle w:val="Hyperlink"/>
          </w:rPr>
          <w:t xml:space="preserve">Measuring Performance</w:t>
        </w:r>
      </w:hyperlink>
      <w:r>
        <w:t xml:space="preserve"> </w:t>
      </w:r>
      <w:r>
        <w:t xml:space="preserve">chapter in Advanced R</w:t>
      </w:r>
    </w:p>
    <w:p>
      <w:pPr>
        <w:pStyle w:val="Compact"/>
        <w:numPr>
          <w:ilvl w:val="0"/>
          <w:numId w:val="1061"/>
        </w:numPr>
      </w:pPr>
      <w:hyperlink r:id="rId128">
        <w:r>
          <w:rPr>
            <w:rStyle w:val="Hyperlink"/>
          </w:rPr>
          <w:t xml:space="preserve">Improving Performance</w:t>
        </w:r>
      </w:hyperlink>
      <w:r>
        <w:t xml:space="preserve"> </w:t>
      </w:r>
      <w:r>
        <w:t xml:space="preserve">chapter in Advanced R</w:t>
      </w:r>
    </w:p>
    <w:p>
      <w:pPr>
        <w:pStyle w:val="Compact"/>
        <w:numPr>
          <w:ilvl w:val="0"/>
          <w:numId w:val="1061"/>
        </w:numPr>
      </w:pPr>
      <w:hyperlink r:id="rId137">
        <w:r>
          <w:rPr>
            <w:rStyle w:val="VerbatimChar"/>
          </w:rPr>
          <w:t xml:space="preserve">{touchstone}</w:t>
        </w:r>
      </w:hyperlink>
      <w:r>
        <w:t xml:space="preserve"> </w:t>
      </w:r>
      <w:r>
        <w:t xml:space="preserve">- CI benchmarking with PR comments</w:t>
      </w:r>
    </w:p>
    <w:bookmarkEnd w:id="141"/>
    <w:bookmarkEnd w:id="142"/>
    <w:bookmarkStart w:id="150"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3"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3"/>
    <w:bookmarkStart w:id="144"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4"/>
    <w:bookmarkStart w:id="147"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5">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5">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6">
        <w:r>
          <w:rPr>
            <w:rStyle w:val="VerbatimChar"/>
          </w:rPr>
          <w:t xml:space="preserve">{furrr}</w:t>
        </w:r>
      </w:hyperlink>
      <w:r>
        <w:t xml:space="preserve">.</w:t>
      </w:r>
    </w:p>
    <w:bookmarkEnd w:id="147"/>
    <w:bookmarkStart w:id="148"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8"/>
    <w:bookmarkStart w:id="149"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9"/>
    <w:bookmarkEnd w:id="150"/>
    <w:bookmarkStart w:id="153" w:name="sec-data-io"/>
    <w:p>
      <w:pPr>
        <w:pStyle w:val="Heading2"/>
      </w:pPr>
      <w:r>
        <w:t xml:space="preserve">6.10 Reading and Saving Data</w:t>
      </w:r>
    </w:p>
    <w:bookmarkStart w:id="151"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1"/>
    <w:bookmarkStart w:id="152"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2"/>
    <w:bookmarkEnd w:id="153"/>
    <w:bookmarkStart w:id="163" w:name="sec-r-version-control"/>
    <w:p>
      <w:pPr>
        <w:pStyle w:val="Heading2"/>
      </w:pPr>
      <w:r>
        <w:t xml:space="preserve">6.11 Version Control and Collaboration</w:t>
      </w:r>
    </w:p>
    <w:bookmarkStart w:id="158"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important.png" id="156"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7">
        <w:r>
          <w:rPr>
            <w:rStyle w:val="Hyperlink"/>
          </w:rPr>
          <w:t xml:space="preserve">R Packages - Version numbers</w:t>
        </w:r>
      </w:hyperlink>
      <w:r>
        <w:t xml:space="preserve"> </w:t>
      </w:r>
      <w:r>
        <w:t xml:space="preserve">for full guidelines.</w:t>
      </w:r>
    </w:p>
    <w:bookmarkEnd w:id="158"/>
    <w:bookmarkStart w:id="160"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9">
        <w:r>
          <w:rPr>
            <w:rStyle w:val="Hyperlink"/>
          </w:rPr>
          <w:t xml:space="preserve">R Packages - NEWS.md</w:t>
        </w:r>
      </w:hyperlink>
      <w:r>
        <w:t xml:space="preserve"> </w:t>
      </w:r>
      <w:r>
        <w:t xml:space="preserve">for full conventions.</w:t>
      </w:r>
    </w:p>
    <w:bookmarkEnd w:id="160"/>
    <w:bookmarkStart w:id="162"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7">
        <w:r>
          <w:rPr>
            <w:rStyle w:val="VerbatimChar"/>
          </w:rPr>
          <w:t xml:space="preserve">{devtools}</w:t>
        </w:r>
      </w:hyperlink>
      <w:r>
        <w:t xml:space="preserve"> </w:t>
      </w:r>
      <w:r>
        <w:t xml:space="preserve">is not available.</w:t>
      </w:r>
    </w:p>
    <w:bookmarkEnd w:id="162"/>
    <w:bookmarkEnd w:id="163"/>
    <w:bookmarkStart w:id="164"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4"/>
    <w:bookmarkStart w:id="168" w:name="sec-auto-styling"/>
    <w:p>
      <w:pPr>
        <w:pStyle w:val="Heading2"/>
      </w:pPr>
      <w:r>
        <w:t xml:space="preserve">6.13 Automated Code Styling</w:t>
      </w:r>
    </w:p>
    <w:bookmarkStart w:id="165"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5"/>
    <w:bookmarkStart w:id="166"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6"/>
    <w:bookmarkStart w:id="167"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7"/>
    <w:bookmarkEnd w:id="168"/>
    <w:bookmarkStart w:id="188" w:name="sec-documenting-code"/>
    <w:p>
      <w:pPr>
        <w:pStyle w:val="Heading2"/>
      </w:pPr>
      <w:r>
        <w:t xml:space="preserve">6.14 Documenting your code</w:t>
      </w:r>
    </w:p>
    <w:bookmarkStart w:id="169"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8">
        <w:r>
          <w:rPr>
            <w:rStyle w:val="Hyperlink"/>
          </w:rPr>
          <w:t xml:space="preserve">https://roxygen2.r-lib.org/</w:t>
        </w:r>
      </w:hyperlink>
      <w:r>
        <w:t xml:space="preserve">.</w:t>
      </w:r>
    </w:p>
    <w:bookmarkEnd w:id="169"/>
    <w:bookmarkStart w:id="172"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1">
        <w:r>
          <w:rPr>
            <w:rStyle w:val="Hyperlink"/>
          </w:rPr>
          <w:t xml:space="preserve">roxygen2 documentation on inheriting parameters</w:t>
        </w:r>
      </w:hyperlink>
      <w:r>
        <w:t xml:space="preserve">.</w:t>
      </w:r>
    </w:p>
    <w:bookmarkEnd w:id="172"/>
    <w:bookmarkStart w:id="180"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3"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3"/>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4">
        <w:r>
          <w:rPr>
            <w:rStyle w:val="Hyperlink"/>
          </w:rPr>
          <w:t xml:space="preserve">roxygen2 documentation</w:t>
        </w:r>
      </w:hyperlink>
      <w:r>
        <w:t xml:space="preserve"> </w:t>
      </w:r>
      <w:r>
        <w:t xml:space="preserve">and</w:t>
      </w:r>
      <w:r>
        <w:t xml:space="preserve"> </w:t>
      </w:r>
      <w:hyperlink r:id="rId175">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opt/quarto/share/formats/docx/note.png" id="17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0"/>
    <w:bookmarkStart w:id="181"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1"/>
    <w:bookmarkStart w:id="183" w:name="sections-and-subsections"/>
    <w:p>
      <w:pPr>
        <w:pStyle w:val="Heading3"/>
      </w:pPr>
      <w:r>
        <w:t xml:space="preserve">6.14.5 Sections and subsections</w:t>
      </w:r>
    </w:p>
    <w:p>
      <w:pPr>
        <w:pStyle w:val="FirstParagraph"/>
      </w:pPr>
      <w:r>
        <w:t xml:space="preserve">Rstudio (</w:t>
      </w:r>
      <w:hyperlink r:id="rId182">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3"/>
    <w:bookmarkStart w:id="185" w:name="code-folding"/>
    <w:p>
      <w:pPr>
        <w:pStyle w:val="Heading3"/>
      </w:pPr>
      <w:r>
        <w:t xml:space="preserve">6.14.6 Code folding</w:t>
      </w:r>
    </w:p>
    <w:p>
      <w:pPr>
        <w:pStyle w:val="FirstParagraph"/>
      </w:pPr>
      <w:r>
        <w:t xml:space="preserve">Consider using RStudio’s</w:t>
      </w:r>
      <w:r>
        <w:t xml:space="preserve"> </w:t>
      </w:r>
      <w:hyperlink r:id="rId184">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5"/>
    <w:bookmarkStart w:id="187"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7"/>
    <w:bookmarkEnd w:id="188"/>
    <w:bookmarkStart w:id="195"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9"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9"/>
    <w:bookmarkStart w:id="191" w:name="sec-adr-format"/>
    <w:p>
      <w:pPr>
        <w:pStyle w:val="Heading3"/>
      </w:pPr>
      <w:r>
        <w:t xml:space="preserve">6.15.2 Recommended format</w:t>
      </w:r>
    </w:p>
    <w:p>
      <w:pPr>
        <w:pStyle w:val="FirstParagraph"/>
      </w:pPr>
      <w:r>
        <w:t xml:space="preserve">Use the four-part template from</w:t>
      </w:r>
      <w:r>
        <w:t xml:space="preserve"> </w:t>
      </w:r>
      <w:hyperlink r:id="rId190">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191"/>
    <w:bookmarkStart w:id="192"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2"/>
    <w:bookmarkStart w:id="193"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3"/>
    <w:bookmarkStart w:id="194"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4"/>
    <w:bookmarkEnd w:id="195"/>
    <w:bookmarkStart w:id="201"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19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201"/>
    <w:bookmarkStart w:id="202"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2"/>
    <w:bookmarkStart w:id="203"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03"/>
    <w:bookmarkStart w:id="204"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04"/>
    <w:bookmarkStart w:id="205"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05"/>
    <w:bookmarkStart w:id="208" w:name="examples-borrowed-from-lab-package-prs"/>
    <w:p>
      <w:pPr>
        <w:pStyle w:val="Heading2"/>
      </w:pPr>
      <w:r>
        <w:t xml:space="preserve">6.21 Examples borrowed from lab package PRs</w:t>
      </w:r>
    </w:p>
    <w:p>
      <w:pPr>
        <w:pStyle w:val="FirstParagraph"/>
      </w:pPr>
      <w:r>
        <w:t xml:space="preserve">In</w:t>
      </w:r>
      <w:r>
        <w:t xml:space="preserve"> </w:t>
      </w:r>
      <w:hyperlink r:id="rId20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8"/>
    <w:bookmarkStart w:id="212"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9">
        <w:r>
          <w:rPr>
            <w:rStyle w:val="Hyperlink"/>
          </w:rPr>
          <w:t xml:space="preserve">Decomposition (computer science)</w:t>
        </w:r>
      </w:hyperlink>
      <w:r>
        <w:t xml:space="preserve">,</w:t>
      </w:r>
      <w:r>
        <w:t xml:space="preserve"> </w:t>
      </w:r>
      <w:hyperlink r:id="rId210">
        <w:r>
          <w:rPr>
            <w:rStyle w:val="Hyperlink"/>
          </w:rPr>
          <w:t xml:space="preserve">Code refactoring</w:t>
        </w:r>
      </w:hyperlink>
      <w:r>
        <w:t xml:space="preserve">,</w:t>
      </w:r>
      <w:r>
        <w:t xml:space="preserve"> </w:t>
      </w:r>
      <w:r>
        <w:t xml:space="preserve">and</w:t>
      </w:r>
      <w:r>
        <w:t xml:space="preserve"> </w:t>
      </w:r>
      <w:hyperlink r:id="rId211">
        <w:r>
          <w:rPr>
            <w:rStyle w:val="Hyperlink"/>
          </w:rPr>
          <w:t xml:space="preserve">Functional decomposition</w:t>
        </w:r>
      </w:hyperlink>
      <w:r>
        <w:t xml:space="preserve">.</w:t>
      </w:r>
    </w:p>
    <w:bookmarkEnd w:id="212"/>
    <w:bookmarkStart w:id="218"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1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1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1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1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18"/>
    <w:bookmarkStart w:id="221" w:name="sec-kiss"/>
    <w:p>
      <w:pPr>
        <w:pStyle w:val="Heading2"/>
      </w:pPr>
      <w:r>
        <w:t xml:space="preserve">6.24 Keep It Short and Simple (KISS)</w:t>
      </w:r>
    </w:p>
    <w:p>
      <w:pPr>
        <w:pStyle w:val="FirstParagraph"/>
      </w:pPr>
      <w:r>
        <w:t xml:space="preserve">The</w:t>
      </w:r>
      <w:r>
        <w:t xml:space="preserve"> </w:t>
      </w:r>
      <w:hyperlink r:id="rId219">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0">
        <w:r>
          <w:rPr>
            <w:rStyle w:val="Hyperlink"/>
          </w:rPr>
          <w:t xml:space="preserve">avoiding deep nesting</w:t>
        </w:r>
      </w:hyperlink>
      <w:r>
        <w:t xml:space="preserve">,</w:t>
      </w:r>
      <w:r>
        <w:t xml:space="preserve"> </w:t>
      </w:r>
      <w:r>
        <w:t xml:space="preserve">are concrete applications of this principle.</w:t>
      </w:r>
    </w:p>
    <w:bookmarkEnd w:id="221"/>
    <w:bookmarkStart w:id="222"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2"/>
    <w:bookmarkStart w:id="224"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4"/>
    <w:bookmarkStart w:id="229" w:name="readingsaving-data"/>
    <w:p>
      <w:pPr>
        <w:pStyle w:val="Heading2"/>
      </w:pPr>
      <w:r>
        <w:t xml:space="preserve">6.27 Reading/Saving Data</w:t>
      </w:r>
    </w:p>
    <w:bookmarkStart w:id="227"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7"/>
    <w:bookmarkStart w:id="228"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8"/>
    <w:bookmarkEnd w:id="229"/>
    <w:bookmarkStart w:id="235"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2"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1">
        <w:r>
          <w:rPr>
            <w:rStyle w:val="Hyperlink"/>
          </w:rPr>
          <w:t xml:space="preserve">here</w:t>
        </w:r>
      </w:hyperlink>
      <w:r>
        <w:t xml:space="preserve">.</w:t>
      </w:r>
    </w:p>
    <w:bookmarkEnd w:id="232"/>
    <w:bookmarkStart w:id="234" w:name="dropbox"/>
    <w:p>
      <w:pPr>
        <w:pStyle w:val="Heading3"/>
      </w:pPr>
      <w:r>
        <w:t xml:space="preserve">6.28.2 Dropbox</w:t>
      </w:r>
    </w:p>
    <w:p>
      <w:pPr>
        <w:pStyle w:val="FirstParagraph"/>
      </w:pPr>
      <w:r>
        <w:t xml:space="preserve">Follow the instructions at</w:t>
      </w:r>
      <w:r>
        <w:t xml:space="preserve"> </w:t>
      </w:r>
      <w:hyperlink r:id="rId23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4"/>
    <w:bookmarkEnd w:id="235"/>
    <w:bookmarkStart w:id="237" w:name="sec-r-lib-packages"/>
    <w:p>
      <w:pPr>
        <w:pStyle w:val="Heading2"/>
      </w:pPr>
      <w:r>
        <w:t xml:space="preserve">6.29 r-lib Packages</w:t>
      </w:r>
    </w:p>
    <w:p>
      <w:pPr>
        <w:pStyle w:val="FirstParagraph"/>
      </w:pPr>
      <w:r>
        <w:t xml:space="preserve">The</w:t>
      </w:r>
      <w:r>
        <w:t xml:space="preserve"> </w:t>
      </w:r>
      <w:hyperlink r:id="rId23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7"/>
    <w:bookmarkStart w:id="260" w:name="package-development"/>
    <w:p>
      <w:pPr>
        <w:pStyle w:val="Heading2"/>
      </w:pPr>
      <w:r>
        <w:t xml:space="preserve">6.30 Package Development</w:t>
      </w:r>
    </w:p>
    <w:bookmarkStart w:id="238" w:name="sec-usethis"/>
    <w:p>
      <w:pPr>
        <w:pStyle w:val="Heading3"/>
      </w:pPr>
      <w:r>
        <w:t xml:space="preserve">6.30.1</w:t>
      </w:r>
      <w:r>
        <w:t xml:space="preserve"> </w:t>
      </w:r>
      <w:hyperlink r:id="rId96">
        <w:r>
          <w:rPr>
            <w:rStyle w:val="VerbatimChar"/>
          </w:rPr>
          <w:t xml:space="preserve">{usethis}</w:t>
        </w:r>
      </w:hyperlink>
    </w:p>
    <w:p>
      <w:pPr>
        <w:pStyle w:val="FirstParagraph"/>
      </w:pPr>
      <w:hyperlink r:id="rId9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8"/>
    <w:bookmarkStart w:id="239" w:name="sec-devtools"/>
    <w:p>
      <w:pPr>
        <w:pStyle w:val="Heading3"/>
      </w:pPr>
      <w:r>
        <w:t xml:space="preserve">6.30.2</w:t>
      </w:r>
      <w:r>
        <w:t xml:space="preserve"> </w:t>
      </w:r>
      <w:hyperlink r:id="rId97">
        <w:r>
          <w:rPr>
            <w:rStyle w:val="VerbatimChar"/>
          </w:rPr>
          <w:t xml:space="preserve">{devtools}</w:t>
        </w:r>
      </w:hyperlink>
    </w:p>
    <w:p>
      <w:pPr>
        <w:pStyle w:val="FirstParagraph"/>
      </w:pPr>
      <w:hyperlink r:id="rId9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9"/>
    <w:bookmarkStart w:id="240" w:name="sec-roxygen2"/>
    <w:p>
      <w:pPr>
        <w:pStyle w:val="Heading3"/>
      </w:pPr>
      <w:r>
        <w:t xml:space="preserve">6.30.3</w:t>
      </w:r>
      <w:r>
        <w:t xml:space="preserve"> </w:t>
      </w:r>
      <w:hyperlink r:id="rId98">
        <w:r>
          <w:rPr>
            <w:rStyle w:val="VerbatimChar"/>
          </w:rPr>
          <w:t xml:space="preserve">{roxygen2}</w:t>
        </w:r>
      </w:hyperlink>
    </w:p>
    <w:p>
      <w:pPr>
        <w:pStyle w:val="FirstParagraph"/>
      </w:pPr>
      <w:hyperlink r:id="rId9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0"/>
    <w:bookmarkStart w:id="241" w:name="sec-pkgdown"/>
    <w:p>
      <w:pPr>
        <w:pStyle w:val="Heading3"/>
      </w:pPr>
      <w:r>
        <w:t xml:space="preserve">6.30.4</w:t>
      </w:r>
      <w:r>
        <w:t xml:space="preserve"> </w:t>
      </w:r>
      <w:hyperlink r:id="rId84">
        <w:r>
          <w:rPr>
            <w:rStyle w:val="VerbatimChar"/>
          </w:rPr>
          <w:t xml:space="preserve">{pkgdown}</w:t>
        </w:r>
      </w:hyperlink>
    </w:p>
    <w:p>
      <w:pPr>
        <w:pStyle w:val="FirstParagraph"/>
      </w:pPr>
      <w:hyperlink r:id="rId84">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1"/>
    <w:bookmarkStart w:id="243" w:name="sec-pkgload"/>
    <w:p>
      <w:pPr>
        <w:pStyle w:val="Heading3"/>
      </w:pPr>
      <w:r>
        <w:t xml:space="preserve">6.30.5</w:t>
      </w:r>
      <w:r>
        <w:t xml:space="preserve"> </w:t>
      </w:r>
      <w:hyperlink r:id="rId242">
        <w:r>
          <w:rPr>
            <w:rStyle w:val="VerbatimChar"/>
          </w:rPr>
          <w:t xml:space="preserve">{pkgload}</w:t>
        </w:r>
      </w:hyperlink>
    </w:p>
    <w:p>
      <w:pPr>
        <w:pStyle w:val="FirstParagraph"/>
      </w:pPr>
      <w:hyperlink r:id="rId24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3"/>
    <w:bookmarkStart w:id="245" w:name="sec-pkgbuild"/>
    <w:p>
      <w:pPr>
        <w:pStyle w:val="Heading3"/>
      </w:pPr>
      <w:r>
        <w:t xml:space="preserve">6.30.6</w:t>
      </w:r>
      <w:r>
        <w:t xml:space="preserve"> </w:t>
      </w:r>
      <w:hyperlink r:id="rId244">
        <w:r>
          <w:rPr>
            <w:rStyle w:val="VerbatimChar"/>
          </w:rPr>
          <w:t xml:space="preserve">{pkgbuild}</w:t>
        </w:r>
      </w:hyperlink>
    </w:p>
    <w:p>
      <w:pPr>
        <w:pStyle w:val="FirstParagraph"/>
      </w:pPr>
      <w:hyperlink r:id="rId24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5"/>
    <w:bookmarkStart w:id="247" w:name="sec-rcmdcheck"/>
    <w:p>
      <w:pPr>
        <w:pStyle w:val="Heading3"/>
      </w:pPr>
      <w:r>
        <w:t xml:space="preserve">6.30.7</w:t>
      </w:r>
      <w:r>
        <w:t xml:space="preserve"> </w:t>
      </w:r>
      <w:hyperlink r:id="rId246">
        <w:r>
          <w:rPr>
            <w:rStyle w:val="VerbatimChar"/>
          </w:rPr>
          <w:t xml:space="preserve">{rcmdcheck}</w:t>
        </w:r>
      </w:hyperlink>
    </w:p>
    <w:p>
      <w:pPr>
        <w:pStyle w:val="FirstParagraph"/>
      </w:pPr>
      <w:hyperlink r:id="rId24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7"/>
    <w:bookmarkStart w:id="249" w:name="sec-remotes"/>
    <w:p>
      <w:pPr>
        <w:pStyle w:val="Heading3"/>
      </w:pPr>
      <w:r>
        <w:t xml:space="preserve">6.30.8</w:t>
      </w:r>
      <w:r>
        <w:t xml:space="preserve"> </w:t>
      </w:r>
      <w:hyperlink r:id="rId248">
        <w:r>
          <w:rPr>
            <w:rStyle w:val="VerbatimChar"/>
          </w:rPr>
          <w:t xml:space="preserve">{remotes}</w:t>
        </w:r>
      </w:hyperlink>
    </w:p>
    <w:p>
      <w:pPr>
        <w:pStyle w:val="FirstParagraph"/>
      </w:pPr>
      <w:hyperlink r:id="rId24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9"/>
    <w:bookmarkStart w:id="251" w:name="sec-pak"/>
    <w:p>
      <w:pPr>
        <w:pStyle w:val="Heading3"/>
      </w:pPr>
      <w:r>
        <w:t xml:space="preserve">6.30.9</w:t>
      </w:r>
      <w:r>
        <w:t xml:space="preserve"> </w:t>
      </w:r>
      <w:hyperlink r:id="rId250">
        <w:r>
          <w:rPr>
            <w:rStyle w:val="VerbatimChar"/>
          </w:rPr>
          <w:t xml:space="preserve">{pak}</w:t>
        </w:r>
      </w:hyperlink>
    </w:p>
    <w:p>
      <w:pPr>
        <w:pStyle w:val="FirstParagraph"/>
      </w:pPr>
      <w:hyperlink r:id="rId25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1"/>
    <w:bookmarkStart w:id="253" w:name="sec-revdepcheck"/>
    <w:p>
      <w:pPr>
        <w:pStyle w:val="Heading3"/>
      </w:pPr>
      <w:r>
        <w:t xml:space="preserve">6.30.10</w:t>
      </w:r>
      <w:r>
        <w:t xml:space="preserve"> </w:t>
      </w:r>
      <w:hyperlink r:id="rId252">
        <w:r>
          <w:rPr>
            <w:rStyle w:val="VerbatimChar"/>
          </w:rPr>
          <w:t xml:space="preserve">{revdepcheck}</w:t>
        </w:r>
      </w:hyperlink>
    </w:p>
    <w:p>
      <w:pPr>
        <w:pStyle w:val="FirstParagraph"/>
      </w:pPr>
      <w:hyperlink r:id="rId25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3"/>
    <w:bookmarkStart w:id="255" w:name="sec-desc"/>
    <w:p>
      <w:pPr>
        <w:pStyle w:val="Heading3"/>
      </w:pPr>
      <w:r>
        <w:t xml:space="preserve">6.30.11</w:t>
      </w:r>
      <w:r>
        <w:t xml:space="preserve"> </w:t>
      </w:r>
      <w:hyperlink r:id="rId254">
        <w:r>
          <w:rPr>
            <w:rStyle w:val="VerbatimChar"/>
          </w:rPr>
          <w:t xml:space="preserve">{desc}</w:t>
        </w:r>
      </w:hyperlink>
    </w:p>
    <w:p>
      <w:pPr>
        <w:pStyle w:val="FirstParagraph"/>
      </w:pPr>
      <w:hyperlink r:id="rId25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5"/>
    <w:bookmarkStart w:id="257" w:name="sec-pkgcache"/>
    <w:p>
      <w:pPr>
        <w:pStyle w:val="Heading3"/>
      </w:pPr>
      <w:r>
        <w:t xml:space="preserve">6.30.12</w:t>
      </w:r>
      <w:r>
        <w:t xml:space="preserve"> </w:t>
      </w:r>
      <w:hyperlink r:id="rId256">
        <w:r>
          <w:rPr>
            <w:rStyle w:val="VerbatimChar"/>
          </w:rPr>
          <w:t xml:space="preserve">{pkgcache}</w:t>
        </w:r>
      </w:hyperlink>
    </w:p>
    <w:p>
      <w:pPr>
        <w:pStyle w:val="FirstParagraph"/>
      </w:pPr>
      <w:hyperlink r:id="rId25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7"/>
    <w:bookmarkStart w:id="259" w:name="sec-lifecycle"/>
    <w:p>
      <w:pPr>
        <w:pStyle w:val="Heading3"/>
      </w:pPr>
      <w:r>
        <w:t xml:space="preserve">6.30.13</w:t>
      </w:r>
      <w:r>
        <w:t xml:space="preserve"> </w:t>
      </w:r>
      <w:hyperlink r:id="rId258">
        <w:r>
          <w:rPr>
            <w:rStyle w:val="VerbatimChar"/>
          </w:rPr>
          <w:t xml:space="preserve">{lifecycle}</w:t>
        </w:r>
      </w:hyperlink>
    </w:p>
    <w:p>
      <w:pPr>
        <w:pStyle w:val="FirstParagraph"/>
      </w:pPr>
      <w:hyperlink r:id="rId25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9"/>
    <w:bookmarkEnd w:id="260"/>
    <w:bookmarkStart w:id="268" w:name="testing-and-quality"/>
    <w:p>
      <w:pPr>
        <w:pStyle w:val="Heading2"/>
      </w:pPr>
      <w:r>
        <w:t xml:space="preserve">6.31 Testing and Quality</w:t>
      </w:r>
    </w:p>
    <w:bookmarkStart w:id="261" w:name="sec-testthat"/>
    <w:p>
      <w:pPr>
        <w:pStyle w:val="Heading3"/>
      </w:pPr>
      <w:r>
        <w:t xml:space="preserve">6.31.1</w:t>
      </w:r>
      <w:r>
        <w:t xml:space="preserve"> </w:t>
      </w:r>
      <w:hyperlink r:id="rId99">
        <w:r>
          <w:rPr>
            <w:rStyle w:val="VerbatimChar"/>
          </w:rPr>
          <w:t xml:space="preserve">{testthat}</w:t>
        </w:r>
      </w:hyperlink>
    </w:p>
    <w:p>
      <w:pPr>
        <w:pStyle w:val="FirstParagraph"/>
      </w:pPr>
      <w:hyperlink r:id="rId9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1"/>
    <w:bookmarkStart w:id="263" w:name="sec-covr"/>
    <w:p>
      <w:pPr>
        <w:pStyle w:val="Heading3"/>
      </w:pPr>
      <w:r>
        <w:t xml:space="preserve">6.31.2</w:t>
      </w:r>
      <w:r>
        <w:t xml:space="preserve"> </w:t>
      </w:r>
      <w:hyperlink r:id="rId262">
        <w:r>
          <w:rPr>
            <w:rStyle w:val="VerbatimChar"/>
          </w:rPr>
          <w:t xml:space="preserve">{covr}</w:t>
        </w:r>
      </w:hyperlink>
    </w:p>
    <w:p>
      <w:pPr>
        <w:pStyle w:val="FirstParagraph"/>
      </w:pPr>
      <w:hyperlink r:id="rId26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3"/>
    <w:bookmarkStart w:id="265" w:name="sec-waldo"/>
    <w:p>
      <w:pPr>
        <w:pStyle w:val="Heading3"/>
      </w:pPr>
      <w:r>
        <w:t xml:space="preserve">6.31.3</w:t>
      </w:r>
      <w:r>
        <w:t xml:space="preserve"> </w:t>
      </w:r>
      <w:hyperlink r:id="rId264">
        <w:r>
          <w:rPr>
            <w:rStyle w:val="VerbatimChar"/>
          </w:rPr>
          <w:t xml:space="preserve">{waldo}</w:t>
        </w:r>
      </w:hyperlink>
    </w:p>
    <w:p>
      <w:pPr>
        <w:pStyle w:val="FirstParagraph"/>
      </w:pPr>
      <w:hyperlink r:id="rId26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5"/>
    <w:bookmarkStart w:id="267" w:name="sec-lintr"/>
    <w:p>
      <w:pPr>
        <w:pStyle w:val="Heading3"/>
      </w:pPr>
      <w:r>
        <w:t xml:space="preserve">6.31.4</w:t>
      </w:r>
      <w:r>
        <w:t xml:space="preserve"> </w:t>
      </w:r>
      <w:hyperlink r:id="rId266">
        <w:r>
          <w:rPr>
            <w:rStyle w:val="VerbatimChar"/>
          </w:rPr>
          <w:t xml:space="preserve">{lintr}</w:t>
        </w:r>
      </w:hyperlink>
    </w:p>
    <w:p>
      <w:pPr>
        <w:pStyle w:val="FirstParagraph"/>
      </w:pPr>
      <w:hyperlink r:id="rId26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7"/>
    <w:bookmarkEnd w:id="268"/>
    <w:bookmarkStart w:id="281" w:name="core-language-and-infrastructure"/>
    <w:p>
      <w:pPr>
        <w:pStyle w:val="Heading2"/>
      </w:pPr>
      <w:r>
        <w:t xml:space="preserve">6.32 Core Language and Infrastructure</w:t>
      </w:r>
    </w:p>
    <w:bookmarkStart w:id="270" w:name="sec-rlang"/>
    <w:p>
      <w:pPr>
        <w:pStyle w:val="Heading3"/>
      </w:pPr>
      <w:r>
        <w:t xml:space="preserve">6.32.1</w:t>
      </w:r>
      <w:r>
        <w:t xml:space="preserve"> </w:t>
      </w:r>
      <w:hyperlink r:id="rId269">
        <w:r>
          <w:rPr>
            <w:rStyle w:val="VerbatimChar"/>
          </w:rPr>
          <w:t xml:space="preserve">{rlang}</w:t>
        </w:r>
      </w:hyperlink>
    </w:p>
    <w:p>
      <w:pPr>
        <w:pStyle w:val="FirstParagraph"/>
      </w:pPr>
      <w:hyperlink r:id="rId26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0"/>
    <w:bookmarkStart w:id="272" w:name="sec-vctrs"/>
    <w:p>
      <w:pPr>
        <w:pStyle w:val="Heading3"/>
      </w:pPr>
      <w:r>
        <w:t xml:space="preserve">6.32.2</w:t>
      </w:r>
      <w:r>
        <w:t xml:space="preserve"> </w:t>
      </w:r>
      <w:hyperlink r:id="rId271">
        <w:r>
          <w:rPr>
            <w:rStyle w:val="VerbatimChar"/>
          </w:rPr>
          <w:t xml:space="preserve">{vctrs}</w:t>
        </w:r>
      </w:hyperlink>
    </w:p>
    <w:p>
      <w:pPr>
        <w:pStyle w:val="FirstParagraph"/>
      </w:pPr>
      <w:hyperlink r:id="rId27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2"/>
    <w:bookmarkStart w:id="274" w:name="sec-withr"/>
    <w:p>
      <w:pPr>
        <w:pStyle w:val="Heading3"/>
      </w:pPr>
      <w:r>
        <w:t xml:space="preserve">6.32.3</w:t>
      </w:r>
      <w:r>
        <w:t xml:space="preserve"> </w:t>
      </w:r>
      <w:hyperlink r:id="rId273">
        <w:r>
          <w:rPr>
            <w:rStyle w:val="VerbatimChar"/>
          </w:rPr>
          <w:t xml:space="preserve">{withr}</w:t>
        </w:r>
      </w:hyperlink>
    </w:p>
    <w:p>
      <w:pPr>
        <w:pStyle w:val="FirstParagraph"/>
      </w:pPr>
      <w:hyperlink r:id="rId27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4"/>
    <w:bookmarkStart w:id="276" w:name="sec-cli"/>
    <w:p>
      <w:pPr>
        <w:pStyle w:val="Heading3"/>
      </w:pPr>
      <w:r>
        <w:t xml:space="preserve">6.32.4</w:t>
      </w:r>
      <w:r>
        <w:t xml:space="preserve"> </w:t>
      </w:r>
      <w:hyperlink r:id="rId275">
        <w:r>
          <w:rPr>
            <w:rStyle w:val="VerbatimChar"/>
          </w:rPr>
          <w:t xml:space="preserve">{cli}</w:t>
        </w:r>
      </w:hyperlink>
    </w:p>
    <w:p>
      <w:pPr>
        <w:pStyle w:val="FirstParagraph"/>
      </w:pPr>
      <w:hyperlink r:id="rId27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6"/>
    <w:bookmarkStart w:id="278" w:name="sec-R6"/>
    <w:p>
      <w:pPr>
        <w:pStyle w:val="Heading3"/>
      </w:pPr>
      <w:r>
        <w:t xml:space="preserve">6.32.5</w:t>
      </w:r>
      <w:r>
        <w:t xml:space="preserve"> </w:t>
      </w:r>
      <w:hyperlink r:id="rId277">
        <w:r>
          <w:rPr>
            <w:rStyle w:val="VerbatimChar"/>
          </w:rPr>
          <w:t xml:space="preserve">{R6}</w:t>
        </w:r>
      </w:hyperlink>
    </w:p>
    <w:p>
      <w:pPr>
        <w:pStyle w:val="FirstParagraph"/>
      </w:pPr>
      <w:hyperlink r:id="rId27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8"/>
    <w:bookmarkStart w:id="280" w:name="sec-cpp11"/>
    <w:p>
      <w:pPr>
        <w:pStyle w:val="Heading3"/>
      </w:pPr>
      <w:r>
        <w:t xml:space="preserve">6.32.6</w:t>
      </w:r>
      <w:r>
        <w:t xml:space="preserve"> </w:t>
      </w:r>
      <w:hyperlink r:id="rId279">
        <w:r>
          <w:rPr>
            <w:rStyle w:val="VerbatimChar"/>
          </w:rPr>
          <w:t xml:space="preserve">{cpp11}</w:t>
        </w:r>
      </w:hyperlink>
    </w:p>
    <w:p>
      <w:pPr>
        <w:pStyle w:val="FirstParagraph"/>
      </w:pPr>
      <w:hyperlink r:id="rId27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0"/>
    <w:bookmarkEnd w:id="281"/>
    <w:bookmarkStart w:id="290" w:name="system-and-process"/>
    <w:p>
      <w:pPr>
        <w:pStyle w:val="Heading2"/>
      </w:pPr>
      <w:r>
        <w:t xml:space="preserve">6.33 System and Process</w:t>
      </w:r>
    </w:p>
    <w:bookmarkStart w:id="283" w:name="sec-fs"/>
    <w:p>
      <w:pPr>
        <w:pStyle w:val="Heading3"/>
      </w:pPr>
      <w:r>
        <w:t xml:space="preserve">6.33.1</w:t>
      </w:r>
      <w:r>
        <w:t xml:space="preserve"> </w:t>
      </w:r>
      <w:hyperlink r:id="rId282">
        <w:r>
          <w:rPr>
            <w:rStyle w:val="VerbatimChar"/>
          </w:rPr>
          <w:t xml:space="preserve">{fs}</w:t>
        </w:r>
      </w:hyperlink>
    </w:p>
    <w:p>
      <w:pPr>
        <w:pStyle w:val="FirstParagraph"/>
      </w:pPr>
      <w:hyperlink r:id="rId28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3"/>
    <w:bookmarkStart w:id="285" w:name="sec-processx"/>
    <w:p>
      <w:pPr>
        <w:pStyle w:val="Heading3"/>
      </w:pPr>
      <w:r>
        <w:t xml:space="preserve">6.33.2</w:t>
      </w:r>
      <w:r>
        <w:t xml:space="preserve"> </w:t>
      </w:r>
      <w:hyperlink r:id="rId284">
        <w:r>
          <w:rPr>
            <w:rStyle w:val="VerbatimChar"/>
          </w:rPr>
          <w:t xml:space="preserve">{processx}</w:t>
        </w:r>
      </w:hyperlink>
    </w:p>
    <w:p>
      <w:pPr>
        <w:pStyle w:val="FirstParagraph"/>
      </w:pPr>
      <w:hyperlink r:id="rId28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5"/>
    <w:bookmarkStart w:id="287" w:name="sec-callr"/>
    <w:p>
      <w:pPr>
        <w:pStyle w:val="Heading3"/>
      </w:pPr>
      <w:r>
        <w:t xml:space="preserve">6.33.3</w:t>
      </w:r>
      <w:r>
        <w:t xml:space="preserve"> </w:t>
      </w:r>
      <w:hyperlink r:id="rId286">
        <w:r>
          <w:rPr>
            <w:rStyle w:val="VerbatimChar"/>
          </w:rPr>
          <w:t xml:space="preserve">{callr}</w:t>
        </w:r>
      </w:hyperlink>
    </w:p>
    <w:p>
      <w:pPr>
        <w:pStyle w:val="FirstParagraph"/>
      </w:pPr>
      <w:hyperlink r:id="rId28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7"/>
    <w:bookmarkStart w:id="289" w:name="sec-ps"/>
    <w:p>
      <w:pPr>
        <w:pStyle w:val="Heading3"/>
      </w:pPr>
      <w:r>
        <w:t xml:space="preserve">6.33.4</w:t>
      </w:r>
      <w:r>
        <w:t xml:space="preserve"> </w:t>
      </w:r>
      <w:hyperlink r:id="rId288">
        <w:r>
          <w:rPr>
            <w:rStyle w:val="VerbatimChar"/>
          </w:rPr>
          <w:t xml:space="preserve">{ps}</w:t>
        </w:r>
      </w:hyperlink>
    </w:p>
    <w:p>
      <w:pPr>
        <w:pStyle w:val="FirstParagraph"/>
      </w:pPr>
      <w:hyperlink r:id="rId28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9"/>
    <w:bookmarkEnd w:id="290"/>
    <w:bookmarkStart w:id="299" w:name="http-and-web"/>
    <w:p>
      <w:pPr>
        <w:pStyle w:val="Heading2"/>
      </w:pPr>
      <w:r>
        <w:t xml:space="preserve">6.34 HTTP and Web</w:t>
      </w:r>
    </w:p>
    <w:bookmarkStart w:id="292" w:name="sec-httr2"/>
    <w:p>
      <w:pPr>
        <w:pStyle w:val="Heading3"/>
      </w:pPr>
      <w:r>
        <w:t xml:space="preserve">6.34.1</w:t>
      </w:r>
      <w:r>
        <w:t xml:space="preserve"> </w:t>
      </w:r>
      <w:hyperlink r:id="rId291">
        <w:r>
          <w:rPr>
            <w:rStyle w:val="VerbatimChar"/>
          </w:rPr>
          <w:t xml:space="preserve">{httr2}</w:t>
        </w:r>
      </w:hyperlink>
    </w:p>
    <w:p>
      <w:pPr>
        <w:pStyle w:val="FirstParagraph"/>
      </w:pPr>
      <w:hyperlink r:id="rId29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2"/>
    <w:bookmarkStart w:id="294" w:name="sec-httr"/>
    <w:p>
      <w:pPr>
        <w:pStyle w:val="Heading3"/>
      </w:pPr>
      <w:r>
        <w:t xml:space="preserve">6.34.2</w:t>
      </w:r>
      <w:r>
        <w:t xml:space="preserve"> </w:t>
      </w:r>
      <w:hyperlink r:id="rId293">
        <w:r>
          <w:rPr>
            <w:rStyle w:val="VerbatimChar"/>
          </w:rPr>
          <w:t xml:space="preserve">{httr}</w:t>
        </w:r>
      </w:hyperlink>
    </w:p>
    <w:p>
      <w:pPr>
        <w:pStyle w:val="FirstParagraph"/>
      </w:pPr>
      <w:hyperlink r:id="rId29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4"/>
    <w:bookmarkStart w:id="296" w:name="sec-gh"/>
    <w:p>
      <w:pPr>
        <w:pStyle w:val="Heading3"/>
      </w:pPr>
      <w:r>
        <w:t xml:space="preserve">6.34.3</w:t>
      </w:r>
      <w:r>
        <w:t xml:space="preserve"> </w:t>
      </w:r>
      <w:hyperlink r:id="rId295">
        <w:r>
          <w:rPr>
            <w:rStyle w:val="VerbatimChar"/>
          </w:rPr>
          <w:t xml:space="preserve">{gh}</w:t>
        </w:r>
      </w:hyperlink>
    </w:p>
    <w:p>
      <w:pPr>
        <w:pStyle w:val="FirstParagraph"/>
      </w:pPr>
      <w:hyperlink r:id="rId29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6"/>
    <w:bookmarkStart w:id="298" w:name="sec-gargle"/>
    <w:p>
      <w:pPr>
        <w:pStyle w:val="Heading3"/>
      </w:pPr>
      <w:r>
        <w:t xml:space="preserve">6.34.4</w:t>
      </w:r>
      <w:r>
        <w:t xml:space="preserve"> </w:t>
      </w:r>
      <w:hyperlink r:id="rId297">
        <w:r>
          <w:rPr>
            <w:rStyle w:val="VerbatimChar"/>
          </w:rPr>
          <w:t xml:space="preserve">{gargle}</w:t>
        </w:r>
      </w:hyperlink>
    </w:p>
    <w:p>
      <w:pPr>
        <w:pStyle w:val="FirstParagraph"/>
      </w:pPr>
      <w:hyperlink r:id="rId29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8"/>
    <w:bookmarkEnd w:id="299"/>
    <w:bookmarkStart w:id="319" w:name="utilities"/>
    <w:p>
      <w:pPr>
        <w:pStyle w:val="Heading2"/>
      </w:pPr>
      <w:r>
        <w:t xml:space="preserve">6.35 Utilities</w:t>
      </w:r>
    </w:p>
    <w:bookmarkStart w:id="301" w:name="sec-here-pkg"/>
    <w:p>
      <w:pPr>
        <w:pStyle w:val="Heading3"/>
      </w:pPr>
      <w:r>
        <w:t xml:space="preserve">6.35.1</w:t>
      </w:r>
      <w:r>
        <w:t xml:space="preserve"> </w:t>
      </w:r>
      <w:hyperlink r:id="rId300">
        <w:r>
          <w:rPr>
            <w:rStyle w:val="VerbatimChar"/>
          </w:rPr>
          <w:t xml:space="preserve">{here}</w:t>
        </w:r>
      </w:hyperlink>
    </w:p>
    <w:p>
      <w:pPr>
        <w:pStyle w:val="FirstParagraph"/>
      </w:pPr>
      <w:hyperlink r:id="rId30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1"/>
    <w:bookmarkStart w:id="303" w:name="sec-memoise"/>
    <w:p>
      <w:pPr>
        <w:pStyle w:val="Heading3"/>
      </w:pPr>
      <w:r>
        <w:t xml:space="preserve">6.35.2</w:t>
      </w:r>
      <w:r>
        <w:t xml:space="preserve"> </w:t>
      </w:r>
      <w:hyperlink r:id="rId302">
        <w:r>
          <w:rPr>
            <w:rStyle w:val="VerbatimChar"/>
          </w:rPr>
          <w:t xml:space="preserve">{memoise}</w:t>
        </w:r>
      </w:hyperlink>
    </w:p>
    <w:p>
      <w:pPr>
        <w:pStyle w:val="FirstParagraph"/>
      </w:pPr>
      <w:hyperlink r:id="rId302">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3"/>
    <w:bookmarkStart w:id="306" w:name="sec-scales"/>
    <w:p>
      <w:pPr>
        <w:pStyle w:val="Heading3"/>
      </w:pPr>
      <w:r>
        <w:t xml:space="preserve">6.35.3</w:t>
      </w:r>
      <w:r>
        <w:t xml:space="preserve"> </w:t>
      </w:r>
      <w:hyperlink r:id="rId304">
        <w:r>
          <w:rPr>
            <w:rStyle w:val="VerbatimChar"/>
          </w:rPr>
          <w:t xml:space="preserve">{scales}</w:t>
        </w:r>
      </w:hyperlink>
    </w:p>
    <w:p>
      <w:pPr>
        <w:pStyle w:val="FirstParagraph"/>
      </w:pPr>
      <w:hyperlink r:id="rId304">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5">
        <w:r>
          <w:rPr>
            <w:rStyle w:val="VerbatimChar"/>
          </w:rPr>
          <w:t xml:space="preserve">{ggplot2}</w:t>
        </w:r>
      </w:hyperlink>
      <w:r>
        <w:t xml:space="preserve">.</w:t>
      </w:r>
    </w:p>
    <w:bookmarkEnd w:id="306"/>
    <w:bookmarkStart w:id="308" w:name="sec-sessioninfo"/>
    <w:p>
      <w:pPr>
        <w:pStyle w:val="Heading3"/>
      </w:pPr>
      <w:r>
        <w:t xml:space="preserve">6.35.4</w:t>
      </w:r>
      <w:r>
        <w:t xml:space="preserve"> </w:t>
      </w:r>
      <w:hyperlink r:id="rId307">
        <w:r>
          <w:rPr>
            <w:rStyle w:val="VerbatimChar"/>
          </w:rPr>
          <w:t xml:space="preserve">{sessioninfo}</w:t>
        </w:r>
      </w:hyperlink>
    </w:p>
    <w:p>
      <w:pPr>
        <w:pStyle w:val="FirstParagraph"/>
      </w:pPr>
      <w:hyperlink r:id="rId307">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8"/>
    <w:bookmarkStart w:id="310" w:name="sec-downlit"/>
    <w:p>
      <w:pPr>
        <w:pStyle w:val="Heading3"/>
      </w:pPr>
      <w:r>
        <w:t xml:space="preserve">6.35.5</w:t>
      </w:r>
      <w:r>
        <w:t xml:space="preserve"> </w:t>
      </w:r>
      <w:hyperlink r:id="rId309">
        <w:r>
          <w:rPr>
            <w:rStyle w:val="VerbatimChar"/>
          </w:rPr>
          <w:t xml:space="preserve">{downlit}</w:t>
        </w:r>
      </w:hyperlink>
    </w:p>
    <w:p>
      <w:pPr>
        <w:pStyle w:val="FirstParagraph"/>
      </w:pPr>
      <w:hyperlink r:id="rId309">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0"/>
    <w:bookmarkStart w:id="312" w:name="sec-prettyunits"/>
    <w:p>
      <w:pPr>
        <w:pStyle w:val="Heading3"/>
      </w:pPr>
      <w:r>
        <w:t xml:space="preserve">6.35.6</w:t>
      </w:r>
      <w:r>
        <w:t xml:space="preserve"> </w:t>
      </w:r>
      <w:hyperlink r:id="rId311">
        <w:r>
          <w:rPr>
            <w:rStyle w:val="VerbatimChar"/>
          </w:rPr>
          <w:t xml:space="preserve">{prettyunits}</w:t>
        </w:r>
      </w:hyperlink>
    </w:p>
    <w:p>
      <w:pPr>
        <w:pStyle w:val="FirstParagraph"/>
      </w:pPr>
      <w:hyperlink r:id="rId311">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2"/>
    <w:bookmarkStart w:id="314" w:name="sec-lobstr"/>
    <w:p>
      <w:pPr>
        <w:pStyle w:val="Heading3"/>
      </w:pPr>
      <w:r>
        <w:t xml:space="preserve">6.35.7</w:t>
      </w:r>
      <w:r>
        <w:t xml:space="preserve"> </w:t>
      </w:r>
      <w:hyperlink r:id="rId313">
        <w:r>
          <w:rPr>
            <w:rStyle w:val="VerbatimChar"/>
          </w:rPr>
          <w:t xml:space="preserve">{lobstr}</w:t>
        </w:r>
      </w:hyperlink>
    </w:p>
    <w:p>
      <w:pPr>
        <w:pStyle w:val="FirstParagraph"/>
      </w:pPr>
      <w:hyperlink r:id="rId313">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4"/>
    <w:bookmarkStart w:id="316" w:name="sec-crayon"/>
    <w:p>
      <w:pPr>
        <w:pStyle w:val="Heading3"/>
      </w:pPr>
      <w:r>
        <w:t xml:space="preserve">6.35.8</w:t>
      </w:r>
      <w:r>
        <w:t xml:space="preserve"> </w:t>
      </w:r>
      <w:hyperlink r:id="rId315">
        <w:r>
          <w:rPr>
            <w:rStyle w:val="VerbatimChar"/>
          </w:rPr>
          <w:t xml:space="preserve">{crayon}</w:t>
        </w:r>
      </w:hyperlink>
    </w:p>
    <w:p>
      <w:pPr>
        <w:pStyle w:val="FirstParagraph"/>
      </w:pPr>
      <w:hyperlink r:id="rId315">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6"/>
    <w:bookmarkStart w:id="318" w:name="sec-styler"/>
    <w:p>
      <w:pPr>
        <w:pStyle w:val="Heading3"/>
      </w:pPr>
      <w:r>
        <w:t xml:space="preserve">6.35.9</w:t>
      </w:r>
      <w:r>
        <w:t xml:space="preserve"> </w:t>
      </w:r>
      <w:hyperlink r:id="rId317">
        <w:r>
          <w:rPr>
            <w:rStyle w:val="VerbatimChar"/>
          </w:rPr>
          <w:t xml:space="preserve">{styler}</w:t>
        </w:r>
      </w:hyperlink>
    </w:p>
    <w:p>
      <w:pPr>
        <w:pStyle w:val="FirstParagraph"/>
      </w:pPr>
      <w:hyperlink r:id="rId317">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8"/>
    <w:bookmarkEnd w:id="319"/>
    <w:bookmarkStart w:id="322" w:name="github-actions"/>
    <w:p>
      <w:pPr>
        <w:pStyle w:val="Heading2"/>
      </w:pPr>
      <w:r>
        <w:t xml:space="preserve">6.36 GitHub Actions</w:t>
      </w:r>
    </w:p>
    <w:bookmarkStart w:id="321" w:name="sec-r-lib-actions"/>
    <w:p>
      <w:pPr>
        <w:pStyle w:val="Heading3"/>
      </w:pPr>
      <w:r>
        <w:t xml:space="preserve">6.36.1</w:t>
      </w:r>
      <w:r>
        <w:t xml:space="preserve"> </w:t>
      </w:r>
      <w:hyperlink r:id="rId320">
        <w:r>
          <w:rPr>
            <w:rStyle w:val="Hyperlink"/>
          </w:rPr>
          <w:t xml:space="preserve">actions</w:t>
        </w:r>
      </w:hyperlink>
    </w:p>
    <w:p>
      <w:pPr>
        <w:pStyle w:val="FirstParagraph"/>
      </w:pPr>
      <w:r>
        <w:t xml:space="preserve">The</w:t>
      </w:r>
      <w:r>
        <w:t xml:space="preserve"> </w:t>
      </w:r>
      <w:hyperlink r:id="rId32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1"/>
    <w:bookmarkEnd w:id="322"/>
    <w:bookmarkStart w:id="325"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5"/>
    <w:bookmarkStart w:id="345" w:name="core-tidyverse-packages"/>
    <w:p>
      <w:pPr>
        <w:pStyle w:val="Heading2"/>
      </w:pPr>
      <w:r>
        <w:t xml:space="preserve">6.38 Core Tidyverse Packages</w:t>
      </w:r>
    </w:p>
    <w:p>
      <w:pPr>
        <w:pStyle w:val="FirstParagraph"/>
      </w:pPr>
      <w:r>
        <w:t xml:space="preserve">The</w:t>
      </w:r>
      <w:r>
        <w:t xml:space="preserve"> </w:t>
      </w:r>
      <w:hyperlink r:id="rId32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7" w:name="sec-ggplot2"/>
    <w:p>
      <w:pPr>
        <w:pStyle w:val="Heading3"/>
      </w:pPr>
      <w:r>
        <w:t xml:space="preserve">6.38.1</w:t>
      </w:r>
      <w:r>
        <w:t xml:space="preserve"> </w:t>
      </w:r>
      <w:hyperlink r:id="rId305">
        <w:r>
          <w:rPr>
            <w:rStyle w:val="Hyperlink"/>
          </w:rPr>
          <w:t xml:space="preserve">ggplot2</w:t>
        </w:r>
      </w:hyperlink>
    </w:p>
    <w:p>
      <w:pPr>
        <w:pStyle w:val="FirstParagraph"/>
      </w:pPr>
      <w:hyperlink r:id="rId3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7"/>
    <w:bookmarkStart w:id="329" w:name="sec-dplyr"/>
    <w:p>
      <w:pPr>
        <w:pStyle w:val="Heading3"/>
      </w:pPr>
      <w:r>
        <w:t xml:space="preserve">6.38.2</w:t>
      </w:r>
      <w:r>
        <w:t xml:space="preserve"> </w:t>
      </w:r>
      <w:hyperlink r:id="rId328">
        <w:r>
          <w:rPr>
            <w:rStyle w:val="Hyperlink"/>
          </w:rPr>
          <w:t xml:space="preserve">dplyr</w:t>
        </w:r>
      </w:hyperlink>
    </w:p>
    <w:p>
      <w:pPr>
        <w:pStyle w:val="FirstParagraph"/>
      </w:pPr>
      <w:hyperlink r:id="rId32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9"/>
    <w:bookmarkStart w:id="332" w:name="sec-tidyr"/>
    <w:p>
      <w:pPr>
        <w:pStyle w:val="Heading3"/>
      </w:pPr>
      <w:r>
        <w:t xml:space="preserve">6.38.3</w:t>
      </w:r>
      <w:r>
        <w:t xml:space="preserve"> </w:t>
      </w:r>
      <w:hyperlink r:id="rId330">
        <w:r>
          <w:rPr>
            <w:rStyle w:val="Hyperlink"/>
          </w:rPr>
          <w:t xml:space="preserve">tidyr</w:t>
        </w:r>
      </w:hyperlink>
    </w:p>
    <w:p>
      <w:pPr>
        <w:pStyle w:val="FirstParagraph"/>
      </w:pPr>
      <w:hyperlink r:id="rId33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1" w:name="when-to-use-dplyr-vs-tidyr"/>
    <w:p>
      <w:pPr>
        <w:pStyle w:val="Heading4"/>
      </w:pPr>
      <w:r>
        <w:t xml:space="preserve">6.38.3.1 When to use dplyr vs tidyr</w:t>
      </w:r>
    </w:p>
    <w:p>
      <w:pPr>
        <w:pStyle w:val="FirstParagraph"/>
      </w:pPr>
      <w:r>
        <w:t xml:space="preserve">While both</w:t>
      </w:r>
      <w:r>
        <w:t xml:space="preserve"> </w:t>
      </w:r>
      <w:hyperlink r:id="rId328">
        <w:r>
          <w:rPr>
            <w:rStyle w:val="VerbatimChar"/>
          </w:rPr>
          <w:t xml:space="preserve">{dplyr}</w:t>
        </w:r>
      </w:hyperlink>
      <w:r>
        <w:t xml:space="preserve"> </w:t>
      </w:r>
      <w:r>
        <w:t xml:space="preserve">and</w:t>
      </w:r>
      <w:r>
        <w:t xml:space="preserve"> </w:t>
      </w:r>
      <w:hyperlink r:id="rId33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1"/>
    <w:bookmarkEnd w:id="332"/>
    <w:bookmarkStart w:id="334" w:name="sec-readr"/>
    <w:p>
      <w:pPr>
        <w:pStyle w:val="Heading3"/>
      </w:pPr>
      <w:r>
        <w:t xml:space="preserve">6.38.4</w:t>
      </w:r>
      <w:r>
        <w:t xml:space="preserve"> </w:t>
      </w:r>
      <w:hyperlink r:id="rId333">
        <w:r>
          <w:rPr>
            <w:rStyle w:val="Hyperlink"/>
          </w:rPr>
          <w:t xml:space="preserve">readr</w:t>
        </w:r>
      </w:hyperlink>
    </w:p>
    <w:p>
      <w:pPr>
        <w:pStyle w:val="FirstParagraph"/>
      </w:pPr>
      <w:hyperlink r:id="rId33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4"/>
    <w:bookmarkStart w:id="336" w:name="sec-purrr"/>
    <w:p>
      <w:pPr>
        <w:pStyle w:val="Heading3"/>
      </w:pPr>
      <w:r>
        <w:t xml:space="preserve">6.38.5</w:t>
      </w:r>
      <w:r>
        <w:t xml:space="preserve"> </w:t>
      </w:r>
      <w:hyperlink r:id="rId145">
        <w:r>
          <w:rPr>
            <w:rStyle w:val="Hyperlink"/>
          </w:rPr>
          <w:t xml:space="preserve">purrr</w:t>
        </w:r>
      </w:hyperlink>
    </w:p>
    <w:p>
      <w:pPr>
        <w:pStyle w:val="FirstParagraph"/>
      </w:pPr>
      <w:hyperlink r:id="rId145">
        <w:r>
          <w:rPr>
            <w:rStyle w:val="VerbatimChar"/>
          </w:rPr>
          <w:t xml:space="preserve">{purrr}</w:t>
        </w:r>
      </w:hyperlink>
      <w:r>
        <w:t xml:space="preserve"> </w:t>
      </w:r>
      <w:r>
        <w:t xml:space="preserve">enhances R’s</w:t>
      </w:r>
      <w:r>
        <w:t xml:space="preserve"> </w:t>
      </w:r>
      <w:hyperlink r:id="rId33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6"/>
    <w:bookmarkStart w:id="338" w:name="sec-tibble"/>
    <w:p>
      <w:pPr>
        <w:pStyle w:val="Heading3"/>
      </w:pPr>
      <w:r>
        <w:t xml:space="preserve">6.38.6</w:t>
      </w:r>
      <w:r>
        <w:t xml:space="preserve"> </w:t>
      </w:r>
      <w:hyperlink r:id="rId337">
        <w:r>
          <w:rPr>
            <w:rStyle w:val="Hyperlink"/>
          </w:rPr>
          <w:t xml:space="preserve">tibble</w:t>
        </w:r>
      </w:hyperlink>
    </w:p>
    <w:p>
      <w:pPr>
        <w:pStyle w:val="FirstParagraph"/>
      </w:pPr>
      <w:hyperlink r:id="rId33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8"/>
    <w:bookmarkStart w:id="340" w:name="sec-stringr"/>
    <w:p>
      <w:pPr>
        <w:pStyle w:val="Heading3"/>
      </w:pPr>
      <w:r>
        <w:t xml:space="preserve">6.38.7</w:t>
      </w:r>
      <w:r>
        <w:t xml:space="preserve"> </w:t>
      </w:r>
      <w:hyperlink r:id="rId339">
        <w:r>
          <w:rPr>
            <w:rStyle w:val="Hyperlink"/>
          </w:rPr>
          <w:t xml:space="preserve">stringr</w:t>
        </w:r>
      </w:hyperlink>
    </w:p>
    <w:p>
      <w:pPr>
        <w:pStyle w:val="FirstParagraph"/>
      </w:pPr>
      <w:hyperlink r:id="rId33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0"/>
    <w:bookmarkStart w:id="342" w:name="sec-forcats"/>
    <w:p>
      <w:pPr>
        <w:pStyle w:val="Heading3"/>
      </w:pPr>
      <w:r>
        <w:t xml:space="preserve">6.38.8</w:t>
      </w:r>
      <w:r>
        <w:t xml:space="preserve"> </w:t>
      </w:r>
      <w:hyperlink r:id="rId341">
        <w:r>
          <w:rPr>
            <w:rStyle w:val="Hyperlink"/>
          </w:rPr>
          <w:t xml:space="preserve">forcats</w:t>
        </w:r>
      </w:hyperlink>
    </w:p>
    <w:p>
      <w:pPr>
        <w:pStyle w:val="FirstParagraph"/>
      </w:pPr>
      <w:hyperlink r:id="rId34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2"/>
    <w:bookmarkStart w:id="344" w:name="sec-lubridate"/>
    <w:p>
      <w:pPr>
        <w:pStyle w:val="Heading3"/>
      </w:pPr>
      <w:r>
        <w:t xml:space="preserve">6.38.9</w:t>
      </w:r>
      <w:r>
        <w:t xml:space="preserve"> </w:t>
      </w:r>
      <w:hyperlink r:id="rId343">
        <w:r>
          <w:rPr>
            <w:rStyle w:val="Hyperlink"/>
          </w:rPr>
          <w:t xml:space="preserve">lubridate</w:t>
        </w:r>
      </w:hyperlink>
    </w:p>
    <w:p>
      <w:pPr>
        <w:pStyle w:val="FirstParagraph"/>
      </w:pPr>
      <w:hyperlink r:id="rId34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4"/>
    <w:bookmarkEnd w:id="345"/>
    <w:bookmarkStart w:id="347"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6">
        <w:r>
          <w:rPr>
            <w:rStyle w:val="Hyperlink"/>
          </w:rPr>
          <w:t xml:space="preserve">this document</w:t>
        </w:r>
      </w:hyperlink>
      <w:r>
        <w:t xml:space="preserve">.</w:t>
      </w:r>
    </w:p>
    <w:bookmarkEnd w:id="347"/>
    <w:bookmarkStart w:id="354"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48">
        <w:r>
          <w:rPr>
            <w:rStyle w:val="Hyperlink"/>
          </w:rPr>
          <w:t xml:space="preserve">Programming with dplyr</w:t>
        </w:r>
      </w:hyperlink>
      <w:r>
        <w:t xml:space="preserve"> </w:t>
      </w:r>
      <w:r>
        <w:t xml:space="preserve">(package vignette)</w:t>
      </w:r>
    </w:p>
    <w:p>
      <w:pPr>
        <w:pStyle w:val="Compact"/>
        <w:numPr>
          <w:ilvl w:val="0"/>
          <w:numId w:val="1093"/>
        </w:numPr>
      </w:pPr>
      <w:hyperlink r:id="rId349">
        <w:r>
          <w:rPr>
            <w:rStyle w:val="Hyperlink"/>
          </w:rPr>
          <w:t xml:space="preserve">Using dplyr in packages</w:t>
        </w:r>
      </w:hyperlink>
      <w:r>
        <w:t xml:space="preserve"> </w:t>
      </w:r>
      <w:r>
        <w:t xml:space="preserve">(package vignette)</w:t>
      </w:r>
    </w:p>
    <w:p>
      <w:pPr>
        <w:pStyle w:val="Compact"/>
        <w:numPr>
          <w:ilvl w:val="0"/>
          <w:numId w:val="1093"/>
        </w:numPr>
      </w:pPr>
      <w:hyperlink r:id="rId350">
        <w:r>
          <w:rPr>
            <w:rStyle w:val="Hyperlink"/>
          </w:rPr>
          <w:t xml:space="preserve">Tidy Eval in 5 Minutes</w:t>
        </w:r>
      </w:hyperlink>
      <w:r>
        <w:t xml:space="preserve"> </w:t>
      </w:r>
      <w:r>
        <w:t xml:space="preserve">(video)</w:t>
      </w:r>
    </w:p>
    <w:p>
      <w:pPr>
        <w:pStyle w:val="Compact"/>
        <w:numPr>
          <w:ilvl w:val="0"/>
          <w:numId w:val="1093"/>
        </w:numPr>
      </w:pPr>
      <w:hyperlink r:id="rId348">
        <w:r>
          <w:rPr>
            <w:rStyle w:val="Hyperlink"/>
          </w:rPr>
          <w:t xml:space="preserve">Tidy Evaluation</w:t>
        </w:r>
      </w:hyperlink>
      <w:r>
        <w:t xml:space="preserve"> </w:t>
      </w:r>
      <w:r>
        <w:t xml:space="preserve">(e-book)</w:t>
      </w:r>
    </w:p>
    <w:p>
      <w:pPr>
        <w:pStyle w:val="Compact"/>
        <w:numPr>
          <w:ilvl w:val="0"/>
          <w:numId w:val="1093"/>
        </w:numPr>
      </w:pPr>
      <w:hyperlink r:id="rId351">
        <w:r>
          <w:rPr>
            <w:rStyle w:val="Hyperlink"/>
          </w:rPr>
          <w:t xml:space="preserve">Evaluation</w:t>
        </w:r>
      </w:hyperlink>
      <w:r>
        <w:t xml:space="preserve"> </w:t>
      </w:r>
      <w:r>
        <w:t xml:space="preserve">(advanced details)</w:t>
      </w:r>
    </w:p>
    <w:p>
      <w:pPr>
        <w:pStyle w:val="Compact"/>
        <w:numPr>
          <w:ilvl w:val="0"/>
          <w:numId w:val="1093"/>
        </w:numPr>
      </w:pPr>
      <w:hyperlink r:id="rId352">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4"/>
    <w:bookmarkStart w:id="357"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5">
        <w:r>
          <w:rPr>
            <w:rStyle w:val="Hyperlink"/>
          </w:rPr>
          <w:t xml:space="preserve">Feather package</w:t>
        </w:r>
      </w:hyperlink>
      <w:r>
        <w:t xml:space="preserve"> </w:t>
      </w:r>
      <w:r>
        <w:t xml:space="preserve">for exchanging data between the two languages</w:t>
      </w:r>
      <w:r>
        <w:t xml:space="preserve"> </w:t>
      </w:r>
      <w:hyperlink r:id="rId356">
        <w:r>
          <w:rPr>
            <w:rStyle w:val="Hyperlink"/>
          </w:rPr>
          <w:t xml:space="preserve">extremely quickly</w:t>
        </w:r>
      </w:hyperlink>
      <w:r>
        <w:t xml:space="preserve">.</w:t>
      </w:r>
    </w:p>
    <w:bookmarkEnd w:id="357"/>
    <w:bookmarkStart w:id="363"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8"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8"/>
    <w:bookmarkStart w:id="359"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9"/>
    <w:bookmarkStart w:id="362"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0"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0"/>
    <w:bookmarkStart w:id="361"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1"/>
    <w:bookmarkEnd w:id="362"/>
    <w:bookmarkEnd w:id="363"/>
    <w:bookmarkStart w:id="364"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4"/>
    <w:bookmarkStart w:id="367"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65">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6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7"/>
    <w:bookmarkStart w:id="373" w:name="sec-r-resources"/>
    <w:p>
      <w:pPr>
        <w:pStyle w:val="Heading2"/>
      </w:pPr>
      <w:r>
        <w:t xml:space="preserve">6.45 Additional Resources</w:t>
      </w:r>
    </w:p>
    <w:bookmarkStart w:id="368"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6">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7">
        <w:r>
          <w:rPr>
            <w:rStyle w:val="Hyperlink"/>
          </w:rPr>
          <w:t xml:space="preserve">devtools documentation</w:t>
        </w:r>
      </w:hyperlink>
      <w:r>
        <w:t xml:space="preserve"> </w:t>
      </w:r>
      <w:r>
        <w:t xml:space="preserve">- essential development tools</w:t>
      </w:r>
    </w:p>
    <w:p>
      <w:pPr>
        <w:pStyle w:val="Compact"/>
        <w:numPr>
          <w:ilvl w:val="0"/>
          <w:numId w:val="1097"/>
        </w:numPr>
      </w:pPr>
      <w:hyperlink r:id="rId84">
        <w:r>
          <w:rPr>
            <w:rStyle w:val="Hyperlink"/>
          </w:rPr>
          <w:t xml:space="preserve">pkgdown documentation</w:t>
        </w:r>
      </w:hyperlink>
      <w:r>
        <w:t xml:space="preserve"> </w:t>
      </w:r>
      <w:r>
        <w:t xml:space="preserve">- create package websites</w:t>
      </w:r>
    </w:p>
    <w:p>
      <w:pPr>
        <w:pStyle w:val="Compact"/>
        <w:numPr>
          <w:ilvl w:val="0"/>
          <w:numId w:val="1097"/>
        </w:numPr>
      </w:pPr>
      <w:hyperlink r:id="rId99">
        <w:r>
          <w:rPr>
            <w:rStyle w:val="Hyperlink"/>
          </w:rPr>
          <w:t xml:space="preserve">testthat documentation</w:t>
        </w:r>
      </w:hyperlink>
      <w:r>
        <w:t xml:space="preserve"> </w:t>
      </w:r>
      <w:r>
        <w:t xml:space="preserve">- unit testing framework</w:t>
      </w:r>
    </w:p>
    <w:bookmarkEnd w:id="368"/>
    <w:bookmarkStart w:id="369"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69"/>
    <w:bookmarkStart w:id="370"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0"/>
    <w:bookmarkStart w:id="372"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2"/>
    <w:bookmarkEnd w:id="373"/>
    <w:bookmarkEnd w:id="374"/>
    <w:bookmarkStart w:id="450" w:name="sec-r-code-style"/>
    <w:p>
      <w:pPr>
        <w:pStyle w:val="Heading1"/>
      </w:pPr>
      <w:r>
        <w:t xml:space="preserve">7. R Code Style</w:t>
      </w:r>
    </w:p>
    <w:p>
      <w:pPr>
        <w:pStyle w:val="FirstParagraph"/>
      </w:pPr>
      <w:r>
        <w:t xml:space="preserve">Follow these code style guidelines for all R code:</w:t>
      </w:r>
    </w:p>
    <w:bookmarkStart w:id="379" w:name="general-principles"/>
    <w:p>
      <w:pPr>
        <w:pStyle w:val="Heading2"/>
      </w:pPr>
      <w:r>
        <w:t xml:space="preserve">7.1 General Principles</w:t>
      </w:r>
    </w:p>
    <w:p>
      <w:pPr>
        <w:pStyle w:val="FirstParagraph"/>
      </w:pPr>
      <w:r>
        <w:t xml:space="preserve">Our lab follows the</w:t>
      </w:r>
      <w:r>
        <w:t xml:space="preserve"> </w:t>
      </w:r>
      <w:hyperlink r:id="rId375">
        <w:r>
          <w:rPr>
            <w:rStyle w:val="Hyperlink"/>
          </w:rPr>
          <w:t xml:space="preserve">Google R Style Guide</w:t>
        </w:r>
      </w:hyperlink>
      <w:r>
        <w:t xml:space="preserve">,</w:t>
      </w:r>
      <w:r>
        <w:t xml:space="preserve"> </w:t>
      </w:r>
      <w:r>
        <w:t xml:space="preserve">which in turn mostly follows the</w:t>
      </w:r>
      <w:r>
        <w:t xml:space="preserve"> </w:t>
      </w:r>
      <w:hyperlink r:id="rId37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7">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9"/>
    <w:bookmarkStart w:id="38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1" w:name="explicit-return-statements"/>
    <w:p>
      <w:pPr>
        <w:pStyle w:val="Heading3"/>
      </w:pPr>
      <w:r>
        <w:t xml:space="preserve">7.2.1 Explicit Return Statements</w:t>
      </w:r>
    </w:p>
    <w:p>
      <w:pPr>
        <w:pStyle w:val="FirstParagraph"/>
      </w:pPr>
      <w:r>
        <w:t xml:space="preserve">Following the</w:t>
      </w:r>
      <w:r>
        <w:t xml:space="preserve"> </w:t>
      </w:r>
      <w:hyperlink r:id="rId38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1"/>
    <w:bookmarkEnd w:id="382"/>
    <w:bookmarkStart w:id="383"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2"/>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2"/>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3"/>
    <w:bookmarkStart w:id="386"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4">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5">
        <w:r>
          <w:rPr>
            <w:rStyle w:val="VerbatimChar"/>
          </w:rPr>
          <w:t xml:space="preserve">measure-performance</w:t>
        </w:r>
      </w:hyperlink>
      <w:r>
        <w:t xml:space="preserve">, not by</w:t>
      </w:r>
      <w:r>
        <w:t xml:space="preserve"> </w:t>
      </w:r>
      <w:r>
        <w:t xml:space="preserve">assumption.</w:t>
      </w:r>
    </w:p>
    <w:bookmarkEnd w:id="386"/>
    <w:bookmarkStart w:id="389"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7">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8">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9"/>
    <w:bookmarkStart w:id="391"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3"/>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3"/>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0">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1"/>
    <w:bookmarkStart w:id="393"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3"/>
    <w:bookmarkStart w:id="394"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4"/>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4"/>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4"/>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4"/>
    <w:bookmarkStart w:id="397"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6"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5"/>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5">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6"/>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6"/>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6"/>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6"/>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6"/>
    <w:bookmarkEnd w:id="397"/>
    <w:bookmarkStart w:id="399"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7"/>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7"/>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7"/>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8">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8"/>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8"/>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8"/>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8"/>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9"/>
    <w:bookmarkStart w:id="400"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0"/>
    <w:bookmarkStart w:id="403"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9"/>
        </w:numPr>
      </w:pPr>
      <w:r>
        <w:t xml:space="preserve">source your config =&gt;</w:t>
      </w:r>
    </w:p>
    <w:p>
      <w:pPr>
        <w:pStyle w:val="Compact"/>
        <w:numPr>
          <w:ilvl w:val="0"/>
          <w:numId w:val="1109"/>
        </w:numPr>
      </w:pPr>
      <w:r>
        <w:t xml:space="preserve">load all your data =&gt;</w:t>
      </w:r>
    </w:p>
    <w:p>
      <w:pPr>
        <w:pStyle w:val="Compact"/>
        <w:numPr>
          <w:ilvl w:val="0"/>
          <w:numId w:val="110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opt/quarto/share/formats/docx/note.png" id="402"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3"/>
    <w:bookmarkStart w:id="408" w:name="line-breaks-and-formatting"/>
    <w:p>
      <w:pPr>
        <w:pStyle w:val="Heading2"/>
      </w:pPr>
      <w:r>
        <w:t xml:space="preserve">7.13 Line Breaks and Formatting</w:t>
      </w:r>
    </w:p>
    <w:bookmarkStart w:id="404"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4"/>
    <w:bookmarkStart w:id="406"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0"/>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0"/>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5">
        <w:r>
          <w:rPr>
            <w:rStyle w:val="Hyperlink"/>
          </w:rPr>
          <w:t xml:space="preserve">semantic line breaks</w:t>
        </w:r>
      </w:hyperlink>
      <w:r>
        <w:t xml:space="preserve">.</w:t>
      </w:r>
    </w:p>
    <w:p>
      <w:pPr>
        <w:pStyle w:val="BodyText"/>
      </w:pPr>
      <w:r>
        <w:rPr>
          <w:b/>
          <w:bCs/>
        </w:rPr>
        <w:t xml:space="preserve">Guidelines:</w:t>
      </w:r>
    </w:p>
    <w:p>
      <w:pPr>
        <w:pStyle w:val="Compact"/>
        <w:numPr>
          <w:ilvl w:val="0"/>
          <w:numId w:val="1111"/>
        </w:numPr>
      </w:pPr>
      <w:r>
        <w:t xml:space="preserve">Break after complete sentences (at periods)</w:t>
      </w:r>
    </w:p>
    <w:p>
      <w:pPr>
        <w:pStyle w:val="Compact"/>
        <w:numPr>
          <w:ilvl w:val="0"/>
          <w:numId w:val="1111"/>
        </w:numPr>
      </w:pPr>
      <w:r>
        <w:t xml:space="preserve">Break after long phrases or clauses (at commas or conjunctions)</w:t>
      </w:r>
    </w:p>
    <w:p>
      <w:pPr>
        <w:pStyle w:val="Compact"/>
        <w:numPr>
          <w:ilvl w:val="0"/>
          <w:numId w:val="1111"/>
        </w:numPr>
      </w:pPr>
      <w:r>
        <w:t xml:space="preserve">Aim for lines under 80 characters</w:t>
      </w:r>
    </w:p>
    <w:p>
      <w:pPr>
        <w:pStyle w:val="Compact"/>
        <w:numPr>
          <w:ilvl w:val="0"/>
          <w:numId w:val="1111"/>
        </w:numPr>
      </w:pPr>
      <w:r>
        <w:t xml:space="preserve">Keep related short phrases together on one line</w:t>
      </w:r>
    </w:p>
    <w:p>
      <w:pPr>
        <w:pStyle w:val="Compact"/>
        <w:numPr>
          <w:ilvl w:val="0"/>
          <w:numId w:val="1111"/>
        </w:numPr>
      </w:pPr>
      <w:r>
        <w:t xml:space="preserve">Do not break in the middle of inline code, links, or formatting</w:t>
      </w:r>
    </w:p>
    <w:bookmarkEnd w:id="406"/>
    <w:bookmarkStart w:id="407" w:name="line-breaks-in-code"/>
    <w:p>
      <w:pPr>
        <w:pStyle w:val="Heading3"/>
      </w:pPr>
      <w:r>
        <w:t xml:space="preserve">7.13.3 Line Breaks in Code</w:t>
      </w:r>
    </w:p>
    <w:p>
      <w:pPr>
        <w:pStyle w:val="Compact"/>
        <w:numPr>
          <w:ilvl w:val="0"/>
          <w:numId w:val="111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7"/>
    <w:bookmarkEnd w:id="408"/>
    <w:bookmarkStart w:id="410" w:name="markdown-and-quarto-formatting"/>
    <w:p>
      <w:pPr>
        <w:pStyle w:val="Heading2"/>
      </w:pPr>
      <w:r>
        <w:t xml:space="preserve">7.14 Markdown and Quarto Formatting</w:t>
      </w:r>
    </w:p>
    <w:bookmarkStart w:id="409"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9"/>
    <w:bookmarkEnd w:id="410"/>
    <w:bookmarkStart w:id="411" w:name="messaging-and-user-communication"/>
    <w:p>
      <w:pPr>
        <w:pStyle w:val="Heading2"/>
      </w:pPr>
      <w:r>
        <w:t xml:space="preserve">7.15 Messaging and User Communication</w:t>
      </w:r>
    </w:p>
    <w:p>
      <w:pPr>
        <w:pStyle w:val="FirstParagraph"/>
      </w:pPr>
      <w:r>
        <w:t xml:space="preserve">Use</w:t>
      </w:r>
      <w:r>
        <w:t xml:space="preserve"> </w:t>
      </w:r>
      <w:hyperlink r:id="rId275">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1"/>
    <w:bookmarkStart w:id="413" w:name="package-code-practices"/>
    <w:p>
      <w:pPr>
        <w:pStyle w:val="Heading2"/>
      </w:pPr>
      <w:r>
        <w:t xml:space="preserve">7.16 Package Code Practices</w:t>
      </w:r>
    </w:p>
    <w:p>
      <w:pPr>
        <w:pStyle w:val="Compact"/>
        <w:numPr>
          <w:ilvl w:val="0"/>
          <w:numId w:val="111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5"/>
        </w:numPr>
      </w:pPr>
      <w:r>
        <w:rPr>
          <w:rStyle w:val="VerbatimChar"/>
        </w:rPr>
        <w:t xml:space="preserve">withr::local_package()</w:t>
      </w:r>
      <w:r>
        <w:t xml:space="preserve"> </w:t>
      </w:r>
      <w:r>
        <w:t xml:space="preserve">for temporary package loading in tests</w:t>
      </w:r>
    </w:p>
    <w:p>
      <w:pPr>
        <w:pStyle w:val="Compact"/>
        <w:numPr>
          <w:ilvl w:val="0"/>
          <w:numId w:val="1114"/>
        </w:numPr>
      </w:pPr>
      <w:r>
        <w:t xml:space="preserve">This keeps the global search path clean and makes dependencies explicit.</w:t>
      </w:r>
      <w:r>
        <w:t xml:space="preserve"> </w:t>
      </w:r>
      <w:r>
        <w:t xml:space="preserve">See</w:t>
      </w:r>
      <w:r>
        <w:t xml:space="preserve"> </w:t>
      </w:r>
      <w:hyperlink r:id="rId412">
        <w:r>
          <w:rPr>
            <w:rStyle w:val="Hyperlink"/>
          </w:rPr>
          <w:t xml:space="preserve">R Packages - The R landscape</w:t>
        </w:r>
      </w:hyperlink>
      <w:r>
        <w:t xml:space="preserve"> </w:t>
      </w:r>
      <w:r>
        <w:t xml:space="preserve">for more details.</w:t>
      </w:r>
    </w:p>
    <w:p>
      <w:pPr>
        <w:pStyle w:val="Compact"/>
        <w:numPr>
          <w:ilvl w:val="0"/>
          <w:numId w:val="111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4"/>
        </w:numPr>
      </w:pPr>
      <w:r>
        <w:rPr>
          <w:b/>
          <w:bCs/>
        </w:rPr>
        <w:t xml:space="preserve">Avoid code duplication</w:t>
      </w:r>
      <w:r>
        <w:t xml:space="preserve">: Extract repeated logic into helper functions</w:t>
      </w:r>
    </w:p>
    <w:bookmarkEnd w:id="413"/>
    <w:bookmarkStart w:id="414"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4"/>
    <w:bookmarkStart w:id="415"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5"/>
    <w:bookmarkStart w:id="420"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6">
        <w:r>
          <w:rPr>
            <w:rStyle w:val="Hyperlink"/>
          </w:rPr>
          <w:t xml:space="preserve">Be Expressive: How to Give Your Variables Better Names</w:t>
        </w:r>
      </w:hyperlink>
    </w:p>
    <w:bookmarkEnd w:id="420"/>
    <w:bookmarkStart w:id="448" w:name="sec-style-auto-style"/>
    <w:p>
      <w:pPr>
        <w:pStyle w:val="Heading2"/>
      </w:pPr>
      <w:r>
        <w:t xml:space="preserve">7.20 Automated Tools for Style and Project Workflow</w:t>
      </w:r>
    </w:p>
    <w:bookmarkStart w:id="441" w:name="styling"/>
    <w:p>
      <w:pPr>
        <w:pStyle w:val="Heading3"/>
      </w:pPr>
      <w:r>
        <w:t xml:space="preserve">7.20.1 Styling</w:t>
      </w:r>
    </w:p>
    <w:bookmarkStart w:id="422" w:name="rstudio-shortcuts"/>
    <w:p>
      <w:pPr>
        <w:pStyle w:val="Heading4"/>
      </w:pPr>
      <w:r>
        <w:t xml:space="preserve">7.20.1.1 RStudio shortcuts</w:t>
      </w:r>
    </w:p>
    <w:p>
      <w:pPr>
        <w:numPr>
          <w:ilvl w:val="0"/>
          <w:numId w:val="111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7"/>
        </w:numPr>
      </w:pPr>
      <w:r>
        <w:rPr>
          <w:b/>
          <w:bCs/>
        </w:rPr>
        <w:t xml:space="preserve">Assignment Aligner</w:t>
      </w:r>
      <w:r>
        <w:t xml:space="preserve"> </w:t>
      </w:r>
      <w:r>
        <w:t xml:space="preserve">- A</w:t>
      </w:r>
      <w:r>
        <w:t xml:space="preserve"> </w:t>
      </w:r>
      <w:hyperlink r:id="rId42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2"/>
    <w:bookmarkStart w:id="433" w:name="styler"/>
    <w:p>
      <w:pPr>
        <w:pStyle w:val="Heading4"/>
      </w:pPr>
      <w:r>
        <w:t xml:space="preserve">7.20.1.2</w:t>
      </w:r>
      <w:r>
        <w:t xml:space="preserve"> </w:t>
      </w:r>
      <w:hyperlink r:id="rId317">
        <w:r>
          <w:rPr>
            <w:rStyle w:val="VerbatimChar"/>
          </w:rPr>
          <w:t xml:space="preserve">{styler}</w:t>
        </w:r>
      </w:hyperlink>
    </w:p>
    <w:p>
      <w:pPr>
        <w:pStyle w:val="FirstParagraph"/>
      </w:pPr>
      <w:hyperlink r:id="rId317">
        <w:r>
          <w:rPr>
            <w:rStyle w:val="VerbatimChar"/>
          </w:rPr>
          <w:t xml:space="preserve">{styler}</w:t>
        </w:r>
      </w:hyperlink>
      <w:r>
        <w:t xml:space="preserve"> </w:t>
      </w:r>
      <w:r>
        <w:t xml:space="preserve">is another</w:t>
      </w:r>
      <w:r>
        <w:t xml:space="preserve"> </w:t>
      </w:r>
      <w:hyperlink r:id="rId42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note.png" id="42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7">
              <w:r>
                <w:rPr>
                  <w:rStyle w:val="VerbatimChar"/>
                </w:rPr>
                <w:t xml:space="preserve">{styler}</w:t>
              </w:r>
            </w:hyperlink>
            <w:r>
              <w:t xml:space="preserve"> </w:t>
            </w:r>
            <w:hyperlink r:id="rId42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tip.png" id="432"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3"/>
    <w:bookmarkStart w:id="440" w:name="lintr"/>
    <w:p>
      <w:pPr>
        <w:pStyle w:val="Heading4"/>
      </w:pPr>
      <w:r>
        <w:t xml:space="preserve">7.20.1.3</w:t>
      </w:r>
      <w:r>
        <w:t xml:space="preserve"> </w:t>
      </w:r>
      <w:hyperlink r:id="rId266">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6">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4">
        <w:r>
          <w:rPr>
            <w:rStyle w:val="Hyperlink"/>
          </w:rPr>
          <w:t xml:space="preserve">in this link</w:t>
        </w:r>
      </w:hyperlink>
      <w:r>
        <w:t xml:space="preserve">,</w:t>
      </w:r>
      <w:r>
        <w:t xml:space="preserve"> </w:t>
      </w:r>
      <w:r>
        <w:t xml:space="preserve">and most guidelines are based on the</w:t>
      </w:r>
      <w:r>
        <w:t xml:space="preserve"> </w:t>
      </w:r>
      <w:hyperlink r:id="rId37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0"/>
    <w:bookmarkEnd w:id="441"/>
    <w:bookmarkStart w:id="444"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tip.png" id="443"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8"/>
              </w:numPr>
            </w:pPr>
            <w:r>
              <w:t xml:space="preserve">Unused variables</w:t>
            </w:r>
          </w:p>
          <w:p>
            <w:pPr>
              <w:pStyle w:val="Compact"/>
              <w:numPr>
                <w:ilvl w:val="0"/>
                <w:numId w:val="1118"/>
              </w:numPr>
            </w:pPr>
            <w:r>
              <w:t xml:space="preserve">Improper whitespace</w:t>
            </w:r>
          </w:p>
          <w:p>
            <w:pPr>
              <w:pStyle w:val="Compact"/>
              <w:numPr>
                <w:ilvl w:val="0"/>
                <w:numId w:val="1118"/>
              </w:numPr>
            </w:pPr>
            <w:r>
              <w:t xml:space="preserve">Line length issues</w:t>
            </w:r>
          </w:p>
          <w:p>
            <w:pPr>
              <w:pStyle w:val="Compact"/>
              <w:numPr>
                <w:ilvl w:val="0"/>
                <w:numId w:val="111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4"/>
    <w:bookmarkStart w:id="445"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0">
        <w:r>
          <w:rPr>
            <w:rStyle w:val="Hyperlink"/>
          </w:rPr>
          <w:t xml:space="preserve">Google R Style Guide</w:t>
        </w:r>
      </w:hyperlink>
      <w:r>
        <w:t xml:space="preserve">.</w:t>
      </w:r>
    </w:p>
    <w:p>
      <w:pPr>
        <w:pStyle w:val="Compact"/>
        <w:numPr>
          <w:ilvl w:val="0"/>
          <w:numId w:val="112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1"/>
        </w:numPr>
      </w:pPr>
      <w:r>
        <w:rPr>
          <w:rStyle w:val="VerbatimChar"/>
        </w:rPr>
        <w:t xml:space="preserve">data-raw/</w:t>
      </w:r>
      <w:r>
        <w:t xml:space="preserve">: Pipe consistency and undesirable function rules relaxed (exploratory scripts)</w:t>
      </w:r>
    </w:p>
    <w:p>
      <w:pPr>
        <w:pStyle w:val="Compact"/>
        <w:numPr>
          <w:ilvl w:val="0"/>
          <w:numId w:val="112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1"/>
        </w:numPr>
      </w:pPr>
      <w:r>
        <w:rPr>
          <w:rStyle w:val="VerbatimChar"/>
        </w:rPr>
        <w:t xml:space="preserve">inst/examples/</w:t>
      </w:r>
      <w:r>
        <w:t xml:space="preserve">: Undesirable function rules relaxed</w:t>
      </w:r>
    </w:p>
    <w:p>
      <w:pPr>
        <w:pStyle w:val="Compact"/>
        <w:numPr>
          <w:ilvl w:val="0"/>
          <w:numId w:val="1121"/>
        </w:numPr>
      </w:pPr>
      <w:r>
        <w:rPr>
          <w:rStyle w:val="VerbatimChar"/>
        </w:rPr>
        <w:t xml:space="preserve">tests/testthat.R</w:t>
      </w:r>
      <w:r>
        <w:t xml:space="preserve">: Undesirable function rules relaxed</w:t>
      </w:r>
    </w:p>
    <w:bookmarkEnd w:id="445"/>
    <w:bookmarkStart w:id="447"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6">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7"/>
    <w:bookmarkEnd w:id="448"/>
    <w:bookmarkStart w:id="449" w:name="sec-r-resources-style"/>
    <w:p>
      <w:pPr>
        <w:pStyle w:val="Heading2"/>
      </w:pPr>
      <w:r>
        <w:t xml:space="preserve">7.21 Additional Resources</w:t>
      </w:r>
    </w:p>
    <w:p>
      <w:pPr>
        <w:pStyle w:val="Compact"/>
        <w:numPr>
          <w:ilvl w:val="0"/>
          <w:numId w:val="112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9"/>
    <w:bookmarkEnd w:id="450"/>
    <w:bookmarkStart w:id="455" w:name="big-data"/>
    <w:p>
      <w:pPr>
        <w:pStyle w:val="Heading1"/>
      </w:pPr>
      <w:r>
        <w:t xml:space="preserve">8. Big data</w:t>
      </w:r>
    </w:p>
    <w:bookmarkStart w:id="45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2"/>
    <w:bookmarkStart w:id="45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3"/>
    <w:bookmarkStart w:id="45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3"/>
        </w:numPr>
      </w:pPr>
      <w:r>
        <w:rPr>
          <w:b/>
          <w:bCs/>
        </w:rPr>
        <w:t xml:space="preserve">Uncheck</w:t>
      </w:r>
      <w:r>
        <w:t xml:space="preserve"> </w:t>
      </w:r>
      <w:r>
        <w:t xml:space="preserve">Restore RData into workspace at startup</w:t>
      </w:r>
    </w:p>
    <w:p>
      <w:pPr>
        <w:pStyle w:val="Compact"/>
        <w:numPr>
          <w:ilvl w:val="0"/>
          <w:numId w:val="112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4"/>
    <w:bookmarkEnd w:id="455"/>
    <w:bookmarkStart w:id="47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9" w:name="fig-data-masking"/>
          <w:p>
            <w:pPr>
              <w:pStyle w:val="Compact"/>
              <w:jc w:val="center"/>
            </w:pPr>
            <w:r>
              <w:drawing>
                <wp:inline>
                  <wp:extent cx="2667000" cy="1103368"/>
                  <wp:effectExtent b="0" l="0" r="0" t="0"/>
                  <wp:docPr descr="" title="" id="457" name="Picture"/>
                  <a:graphic>
                    <a:graphicData uri="http://schemas.openxmlformats.org/drawingml/2006/picture">
                      <pic:pic>
                        <pic:nvPicPr>
                          <pic:cNvPr descr="assets/images/data-masking.PNG" id="458" name="Picture"/>
                          <pic:cNvPicPr>
                            <a:picLocks noChangeArrowheads="1" noChangeAspect="1"/>
                          </pic:cNvPicPr>
                        </pic:nvPicPr>
                        <pic:blipFill>
                          <a:blip r:embed="rId45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0"/>
    <w:bookmarkStart w:id="46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1"/>
    <w:bookmarkEnd w:id="462"/>
    <w:bookmarkStart w:id="469" w:name="sec-data-masking-vs-tidy-selection"/>
    <w:p>
      <w:pPr>
        <w:pStyle w:val="Heading2"/>
      </w:pPr>
      <w:r>
        <w:t xml:space="preserve">9.2 Data masking vs. tidy selection</w:t>
      </w:r>
    </w:p>
    <w:p>
      <w:pPr>
        <w:pStyle w:val="FirstParagraph"/>
      </w:pPr>
      <w:r>
        <w:t xml:space="preserve">Many</w:t>
      </w:r>
      <w:r>
        <w:t xml:space="preserve"> </w:t>
      </w:r>
      <w:hyperlink r:id="rId32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5"/>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8">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5">
        <w:r>
          <w:rPr>
            <w:rStyle w:val="VerbatimChar"/>
          </w:rPr>
          <w:t xml:space="preserve">{ggplot2}</w:t>
        </w:r>
      </w:hyperlink>
      <w:r>
        <w:t xml:space="preserve">.</w:t>
      </w:r>
    </w:p>
    <w:p>
      <w:pPr>
        <w:pStyle w:val="Compact"/>
        <w:numPr>
          <w:ilvl w:val="0"/>
          <w:numId w:val="1125"/>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0">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4">
        <w:r>
          <w:rPr>
            <w:rStyle w:val="VerbatimChar"/>
          </w:rPr>
          <w:t xml:space="preserve">{tidyselect}</w:t>
        </w:r>
      </w:hyperlink>
      <w:r>
        <w:t xml:space="preserve"> </w:t>
      </w:r>
      <w:r>
        <w:t xml:space="preserve">1.2.0</w:t>
      </w:r>
      <w:r>
        <w:t xml:space="preserve"> </w:t>
      </w:r>
      <w:r>
        <w:t xml:space="preserve">(</w:t>
      </w:r>
      <w:hyperlink r:id="rId46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8">
        <w:r>
          <w:rPr>
            <w:rStyle w:val="VerbatimChar"/>
          </w:rPr>
          <w:t xml:space="preserve">{lifecycle}</w:t>
        </w:r>
      </w:hyperlink>
      <w:r>
        <w:t xml:space="preserve">.</w:t>
      </w:r>
      <w:r>
        <w:t xml:space="preserve"> </w:t>
      </w:r>
      <w:r>
        <w:t xml:space="preserve">Per the</w:t>
      </w:r>
      <w:r>
        <w:t xml:space="preserve"> </w:t>
      </w:r>
      <w:hyperlink r:id="rId46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9">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8"/>
    <w:bookmarkEnd w:id="469"/>
    <w:bookmarkStart w:id="47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0"/>
    <w:bookmarkEnd w:id="471"/>
    <w:bookmarkEnd w:id="472"/>
    <w:bookmarkStart w:id="558" w:name="sec-quarto"/>
    <w:p>
      <w:pPr>
        <w:pStyle w:val="Heading1"/>
      </w:pPr>
      <w:r>
        <w:t xml:space="preserve">10. Quarto</w:t>
      </w:r>
    </w:p>
    <w:bookmarkStart w:id="480" w:name="introduction"/>
    <w:p>
      <w:pPr>
        <w:pStyle w:val="Heading2"/>
      </w:pPr>
      <w:r>
        <w:t xml:space="preserve">10.1 Introduction</w:t>
      </w:r>
    </w:p>
    <w:p>
      <w:pPr>
        <w:pStyle w:val="FirstParagraph"/>
      </w:pPr>
      <w:hyperlink r:id="rId4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4"/>
    <w:bookmarkStart w:id="4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5"/>
    <w:bookmarkStart w:id="479"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6">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477">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p>
    <w:bookmarkEnd w:id="479"/>
    <w:bookmarkEnd w:id="480"/>
    <w:bookmarkStart w:id="48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1"/>
    <w:bookmarkStart w:id="4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3"/>
    <w:bookmarkStart w:id="4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4"/>
    <w:bookmarkStart w:id="4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5"/>
    <w:bookmarkStart w:id="48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486"/>
    <w:bookmarkStart w:id="48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r>
        <w:t xml:space="preserve">.</w:t>
      </w:r>
    </w:p>
    <w:bookmarkEnd w:id="487"/>
    <w:bookmarkEnd w:id="488"/>
    <w:bookmarkStart w:id="50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489">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490">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491">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492"/>
    <w:bookmarkStart w:id="49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3"/>
    <w:bookmarkStart w:id="49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4"/>
    <w:bookmarkStart w:id="49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5"/>
    <w:bookmarkStart w:id="49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7"/>
    <w:bookmarkStart w:id="500" w:name="resources"/>
    <w:p>
      <w:pPr>
        <w:pStyle w:val="Heading3"/>
      </w:pPr>
      <w:r>
        <w:t xml:space="preserve">10.3.6 Resources</w:t>
      </w:r>
    </w:p>
    <w:p>
      <w:pPr>
        <w:pStyle w:val="Compact"/>
        <w:numPr>
          <w:ilvl w:val="0"/>
          <w:numId w:val="1141"/>
        </w:numPr>
      </w:pPr>
      <w:hyperlink r:id="rId498">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499">
        <w:r>
          <w:rPr>
            <w:rStyle w:val="Hyperlink"/>
          </w:rPr>
          <w:t xml:space="preserve">Quarto Publishing Guide</w:t>
        </w:r>
      </w:hyperlink>
      <w:r>
        <w:t xml:space="preserve"> </w:t>
      </w:r>
      <w:r>
        <w:t xml:space="preserve">- how to publish your book online</w:t>
      </w:r>
    </w:p>
    <w:p>
      <w:pPr>
        <w:pStyle w:val="Compact"/>
        <w:numPr>
          <w:ilvl w:val="0"/>
          <w:numId w:val="1141"/>
        </w:numPr>
      </w:pPr>
      <w:hyperlink r:id="rId478">
        <w:r>
          <w:rPr>
            <w:rStyle w:val="Hyperlink"/>
          </w:rPr>
          <w:t xml:space="preserve">R4DS Quarto chapter</w:t>
        </w:r>
      </w:hyperlink>
      <w:r>
        <w:t xml:space="preserve"> </w:t>
      </w:r>
      <w:r>
        <w:t xml:space="preserve">(Wickham et al. 2023)</w:t>
      </w:r>
      <w:r>
        <w:t xml:space="preserve"> </w:t>
      </w:r>
      <w:r>
        <w:t xml:space="preserve">- excellent introduction to Quarto</w:t>
      </w:r>
    </w:p>
    <w:bookmarkEnd w:id="500"/>
    <w:bookmarkEnd w:id="501"/>
    <w:bookmarkStart w:id="508" w:name="sec-quarto-dashboards"/>
    <w:p>
      <w:pPr>
        <w:pStyle w:val="Heading2"/>
      </w:pPr>
      <w:r>
        <w:t xml:space="preserve">10.4 Dashboards</w:t>
      </w:r>
    </w:p>
    <w:p>
      <w:pPr>
        <w:pStyle w:val="FirstParagraph"/>
      </w:pPr>
      <w:hyperlink r:id="rId50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3">
        <w:r>
          <w:rPr>
            <w:rStyle w:val="VerbatimChar"/>
          </w:rPr>
          <w:t xml:space="preserve">{plotly}</w:t>
        </w:r>
      </w:hyperlink>
      <w:r>
        <w:t xml:space="preserve">,</w:t>
      </w:r>
      <w:r>
        <w:t xml:space="preserve"> </w:t>
      </w:r>
      <w:hyperlink r:id="rId504">
        <w:r>
          <w:rPr>
            <w:rStyle w:val="VerbatimChar"/>
          </w:rPr>
          <w:t xml:space="preserve">{leaflet}</w:t>
        </w:r>
      </w:hyperlink>
      <w:r>
        <w:t xml:space="preserve">,</w:t>
      </w:r>
      <w:r>
        <w:t xml:space="preserve"> </w:t>
      </w:r>
      <w:hyperlink r:id="rId505">
        <w:r>
          <w:rPr>
            <w:rStyle w:val="VerbatimChar"/>
          </w:rPr>
          <w:t xml:space="preserve">{htmlwidgets}</w:t>
        </w:r>
      </w:hyperlink>
      <w:r>
        <w:t xml:space="preserve">)</w:t>
      </w:r>
      <w:r>
        <w:t xml:space="preserve"> </w:t>
      </w:r>
      <w:r>
        <w:t xml:space="preserve">and static graphics (</w:t>
      </w:r>
      <w:hyperlink r:id="rId305">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7">
        <w:r>
          <w:rPr>
            <w:rStyle w:val="Hyperlink"/>
          </w:rPr>
          <w:t xml:space="preserve">dashboard examples gallery</w:t>
        </w:r>
      </w:hyperlink>
      <w:r>
        <w:t xml:space="preserve"> </w:t>
      </w:r>
      <w:r>
        <w:t xml:space="preserve">for layouts to copy from.</w:t>
      </w:r>
    </w:p>
    <w:bookmarkEnd w:id="508"/>
    <w:bookmarkStart w:id="51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509"/>
    <w:bookmarkStart w:id="51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1"/>
    <w:bookmarkStart w:id="512" w:name="creating-a-profile"/>
    <w:p>
      <w:pPr>
        <w:pStyle w:val="Heading3"/>
      </w:pPr>
      <w:r>
        <w:t xml:space="preserve">10.5.3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2"/>
    <w:bookmarkStart w:id="51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0">
        <w:r>
          <w:rPr>
            <w:rStyle w:val="Hyperlink"/>
          </w:rPr>
          <w:t xml:space="preserve">RME course</w:t>
        </w:r>
      </w:hyperlink>
      <w:r>
        <w:t xml:space="preserve">.</w:t>
      </w:r>
    </w:p>
    <w:bookmarkEnd w:id="513"/>
    <w:bookmarkStart w:id="516" w:name="resources-1"/>
    <w:p>
      <w:pPr>
        <w:pStyle w:val="Heading3"/>
      </w:pPr>
      <w:r>
        <w:t xml:space="preserve">10.5.5 Resources</w:t>
      </w:r>
    </w:p>
    <w:p>
      <w:pPr>
        <w:pStyle w:val="Compact"/>
        <w:numPr>
          <w:ilvl w:val="0"/>
          <w:numId w:val="1144"/>
        </w:numPr>
      </w:pPr>
      <w:hyperlink r:id="rId514">
        <w:r>
          <w:rPr>
            <w:rStyle w:val="Hyperlink"/>
          </w:rPr>
          <w:t xml:space="preserve">Quarto Profiles Documentation</w:t>
        </w:r>
      </w:hyperlink>
    </w:p>
    <w:p>
      <w:pPr>
        <w:pStyle w:val="Compact"/>
        <w:numPr>
          <w:ilvl w:val="0"/>
          <w:numId w:val="1144"/>
        </w:numPr>
      </w:pPr>
      <w:hyperlink r:id="rId510">
        <w:r>
          <w:rPr>
            <w:rStyle w:val="Hyperlink"/>
          </w:rPr>
          <w:t xml:space="preserve">RME Example</w:t>
        </w:r>
      </w:hyperlink>
      <w:r>
        <w:t xml:space="preserve"> </w:t>
      </w:r>
      <w:r>
        <w:t xml:space="preserve">- see the source at</w:t>
      </w:r>
      <w:r>
        <w:t xml:space="preserve"> </w:t>
      </w:r>
      <w:hyperlink r:id="rId515">
        <w:r>
          <w:rPr>
            <w:rStyle w:val="Hyperlink"/>
          </w:rPr>
          <w:t xml:space="preserve">https://github.com/d-morrison/rme</w:t>
        </w:r>
      </w:hyperlink>
      <w:r>
        <w:t xml:space="preserve"> </w:t>
      </w:r>
      <w:r>
        <w:t xml:space="preserve">for a working example</w:t>
      </w:r>
    </w:p>
    <w:bookmarkEnd w:id="516"/>
    <w:bookmarkEnd w:id="517"/>
    <w:bookmarkStart w:id="522" w:name="advanced-features"/>
    <w:p>
      <w:pPr>
        <w:pStyle w:val="Heading2"/>
      </w:pPr>
      <w:r>
        <w:t xml:space="preserve">10.6 Advanced Features</w:t>
      </w:r>
    </w:p>
    <w:bookmarkStart w:id="51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8">
        <w:r>
          <w:rPr>
            <w:rStyle w:val="Hyperlink"/>
          </w:rPr>
          <w:t xml:space="preserve">Quarto Cross-References documentation</w:t>
        </w:r>
      </w:hyperlink>
      <w:r>
        <w:t xml:space="preserve">.</w:t>
      </w:r>
    </w:p>
    <w:bookmarkEnd w:id="519"/>
    <w:bookmarkStart w:id="52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0">
        <w:r>
          <w:rPr>
            <w:rStyle w:val="Hyperlink"/>
          </w:rPr>
          <w:t xml:space="preserve">Quarto Includes documentation</w:t>
        </w:r>
      </w:hyperlink>
      <w:r>
        <w:t xml:space="preserve">.</w:t>
      </w:r>
    </w:p>
    <w:bookmarkEnd w:id="521"/>
    <w:bookmarkEnd w:id="522"/>
    <w:bookmarkStart w:id="54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3"/>
    <w:bookmarkStart w:id="52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4"/>
    <w:bookmarkStart w:id="52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525"/>
    <w:bookmarkEnd w:id="526"/>
    <w:bookmarkStart w:id="53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52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8"/>
    <w:bookmarkStart w:id="52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9"/>
    <w:bookmarkStart w:id="53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0"/>
    <w:bookmarkStart w:id="53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1"/>
    <w:bookmarkEnd w:id="532"/>
    <w:bookmarkStart w:id="534" w:name="real-world-example"/>
    <w:p>
      <w:pPr>
        <w:pStyle w:val="Heading3"/>
      </w:pPr>
      <w:r>
        <w:t xml:space="preserve">10.7.4 Real-World Example</w:t>
      </w:r>
    </w:p>
    <w:p>
      <w:pPr>
        <w:pStyle w:val="FirstParagraph"/>
      </w:pPr>
      <w:r>
        <w:t xml:space="preserve">In</w:t>
      </w:r>
      <w:r>
        <w:t xml:space="preserve"> </w:t>
      </w:r>
      <w:hyperlink r:id="rId53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4"/>
    <w:bookmarkStart w:id="53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53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53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53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8"/>
    <w:bookmarkStart w:id="539" w:name="summary"/>
    <w:p>
      <w:pPr>
        <w:pStyle w:val="Heading3"/>
      </w:pPr>
      <w:r>
        <w:t xml:space="preserve">10.7.6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539"/>
    <w:bookmarkEnd w:id="540"/>
    <w:bookmarkStart w:id="54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1">
        <w:r>
          <w:rPr>
            <w:rStyle w:val="Hyperlink"/>
          </w:rPr>
          <w:t xml:space="preserve">official guide</w:t>
        </w:r>
      </w:hyperlink>
      <w:r>
        <w:t xml:space="preserve"> </w:t>
      </w:r>
      <w:r>
        <w:t xml:space="preserve">for the complete, authoritative list of checks.</w:t>
      </w:r>
    </w:p>
    <w:bookmarkEnd w:id="542"/>
    <w:bookmarkStart w:id="54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3"/>
    <w:bookmarkStart w:id="54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4"/>
    <w:bookmarkStart w:id="54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54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6"/>
    <w:bookmarkEnd w:id="547"/>
    <w:bookmarkStart w:id="557" w:name="additional-resources-1"/>
    <w:p>
      <w:pPr>
        <w:pStyle w:val="Heading2"/>
      </w:pPr>
      <w:r>
        <w:t xml:space="preserve">10.9 Additional Resources</w:t>
      </w:r>
    </w:p>
    <w:bookmarkStart w:id="548" w:name="official-documentation"/>
    <w:p>
      <w:pPr>
        <w:pStyle w:val="Heading3"/>
      </w:pPr>
      <w:r>
        <w:t xml:space="preserve">10.9.1 Official Documentation</w:t>
      </w:r>
    </w:p>
    <w:p>
      <w:pPr>
        <w:pStyle w:val="Compact"/>
        <w:numPr>
          <w:ilvl w:val="0"/>
          <w:numId w:val="1159"/>
        </w:numPr>
      </w:pPr>
      <w:hyperlink r:id="rId477">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498">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499">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476">
        <w:r>
          <w:rPr>
            <w:rStyle w:val="Hyperlink"/>
          </w:rPr>
          <w:t xml:space="preserve">Quarto Getting Started</w:t>
        </w:r>
      </w:hyperlink>
      <w:r>
        <w:t xml:space="preserve"> </w:t>
      </w:r>
      <w:r>
        <w:t xml:space="preserve">- installation and basic usage</w:t>
      </w:r>
    </w:p>
    <w:bookmarkEnd w:id="548"/>
    <w:bookmarkStart w:id="551" w:name="learning-resources"/>
    <w:p>
      <w:pPr>
        <w:pStyle w:val="Heading3"/>
      </w:pPr>
      <w:r>
        <w:t xml:space="preserve">10.9.2 Learning Resources</w:t>
      </w:r>
    </w:p>
    <w:p>
      <w:pPr>
        <w:pStyle w:val="Compact"/>
        <w:numPr>
          <w:ilvl w:val="0"/>
          <w:numId w:val="1160"/>
        </w:numPr>
      </w:pPr>
      <w:hyperlink r:id="rId47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160"/>
        </w:numPr>
      </w:pPr>
      <w:hyperlink r:id="rId51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496">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551"/>
    <w:bookmarkStart w:id="552" w:name="templates"/>
    <w:p>
      <w:pPr>
        <w:pStyle w:val="Heading3"/>
      </w:pPr>
      <w:r>
        <w:t xml:space="preserve">10.9.3 Templates</w:t>
      </w:r>
    </w:p>
    <w:p>
      <w:pPr>
        <w:pStyle w:val="Compact"/>
        <w:numPr>
          <w:ilvl w:val="0"/>
          <w:numId w:val="1162"/>
        </w:numPr>
      </w:pPr>
      <w:hyperlink r:id="rId489">
        <w:r>
          <w:rPr>
            <w:rStyle w:val="Hyperlink"/>
          </w:rPr>
          <w:t xml:space="preserve">UCD-SeRG Quarto Book Template</w:t>
        </w:r>
      </w:hyperlink>
      <w:r>
        <w:t xml:space="preserve"> </w:t>
      </w:r>
      <w:r>
        <w:t xml:space="preserve">- our recommended template</w:t>
      </w:r>
    </w:p>
    <w:p>
      <w:pPr>
        <w:pStyle w:val="Compact"/>
        <w:numPr>
          <w:ilvl w:val="0"/>
          <w:numId w:val="1162"/>
        </w:numPr>
      </w:pPr>
      <w:hyperlink r:id="rId4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491">
        <w:r>
          <w:rPr>
            <w:rStyle w:val="Hyperlink"/>
          </w:rPr>
          <w:t xml:space="preserve">DataLab Quarto Template</w:t>
        </w:r>
      </w:hyperlink>
      <w:r>
        <w:t xml:space="preserve"> </w:t>
      </w:r>
      <w:r>
        <w:t xml:space="preserve">- template from the UC Davis DataLab and Davis R Users Group</w:t>
      </w:r>
    </w:p>
    <w:bookmarkEnd w:id="552"/>
    <w:bookmarkStart w:id="555"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55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55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5"/>
    <w:bookmarkStart w:id="556"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556"/>
    <w:bookmarkEnd w:id="557"/>
    <w:bookmarkEnd w:id="558"/>
    <w:bookmarkStart w:id="631" w:name="sec-github"/>
    <w:p>
      <w:pPr>
        <w:pStyle w:val="Heading1"/>
      </w:pPr>
      <w:r>
        <w:t xml:space="preserve">11. Github</w:t>
      </w:r>
    </w:p>
    <w:bookmarkStart w:id="562" w:name="basics"/>
    <w:p>
      <w:pPr>
        <w:pStyle w:val="Heading2"/>
      </w:pPr>
      <w:r>
        <w:t xml:space="preserve">11.1 Basics</w:t>
      </w:r>
    </w:p>
    <w:p>
      <w:pPr>
        <w:pStyle w:val="Compact"/>
        <w:numPr>
          <w:ilvl w:val="0"/>
          <w:numId w:val="1165"/>
        </w:numPr>
      </w:pPr>
      <w:hyperlink r:id="rId559">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5"/>
        </w:numPr>
      </w:pPr>
      <w:r>
        <w:t xml:space="preserve">A detailed tutorial of Git can be found</w:t>
      </w:r>
      <w:r>
        <w:t xml:space="preserve"> </w:t>
      </w:r>
      <w:hyperlink r:id="rId560">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560">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561">
        <w:r>
          <w:rPr>
            <w:rStyle w:val="Hyperlink"/>
          </w:rPr>
          <w:t xml:space="preserve">UC Davis DataLab Git Sandbox</w:t>
        </w:r>
      </w:hyperlink>
      <w:r>
        <w:t xml:space="preserve"> </w:t>
      </w:r>
      <w:r>
        <w:t xml:space="preserve">- a collaborative repository for learning Git workflows.</w:t>
      </w:r>
    </w:p>
    <w:bookmarkEnd w:id="562"/>
    <w:bookmarkStart w:id="578" w:name="sec-github-education"/>
    <w:p>
      <w:pPr>
        <w:pStyle w:val="Heading2"/>
      </w:pPr>
      <w:r>
        <w:t xml:space="preserve">11.2 GitHub Education and Copilot Access</w:t>
      </w:r>
    </w:p>
    <w:bookmarkStart w:id="566"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563">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4">
        <w:r>
          <w:rPr>
            <w:rStyle w:val="Hyperlink"/>
          </w:rPr>
          <w:t xml:space="preserve">GitHub Student Developer Pack</w:t>
        </w:r>
      </w:hyperlink>
      <w:r>
        <w:t xml:space="preserve"> </w:t>
      </w:r>
      <w:r>
        <w:t xml:space="preserve">(for students)</w:t>
      </w:r>
      <w:r>
        <w:t xml:space="preserve"> </w:t>
      </w:r>
      <w:r>
        <w:t xml:space="preserve">or</w:t>
      </w:r>
      <w:r>
        <w:t xml:space="preserve"> </w:t>
      </w:r>
      <w:hyperlink r:id="rId565">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6"/>
    <w:bookmarkStart w:id="577"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567">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1" w:name="fig-request-copilot-seat"/>
          <w:p>
            <w:pPr>
              <w:pStyle w:val="Compact"/>
              <w:jc w:val="center"/>
            </w:pPr>
            <w:r>
              <w:drawing>
                <wp:inline>
                  <wp:extent cx="5334000" cy="3052792"/>
                  <wp:effectExtent b="0" l="0" r="0" t="0"/>
                  <wp:docPr descr="" title="" id="569" name="Picture"/>
                  <a:graphic>
                    <a:graphicData uri="http://schemas.openxmlformats.org/drawingml/2006/picture">
                      <pic:pic>
                        <pic:nvPicPr>
                          <pic:cNvPr descr="assets/images/github-copilot-invitation-email.png" id="570" name="Picture"/>
                          <pic:cNvPicPr>
                            <a:picLocks noChangeArrowheads="1" noChangeAspect="1"/>
                          </pic:cNvPicPr>
                        </pic:nvPicPr>
                        <pic:blipFill>
                          <a:blip r:embed="rId568"/>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1"/>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572">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6" w:name="fig-copilot-settings-org-options"/>
          <w:p>
            <w:pPr>
              <w:pStyle w:val="Compact"/>
              <w:jc w:val="center"/>
            </w:pPr>
            <w:r>
              <w:drawing>
                <wp:inline>
                  <wp:extent cx="5334000" cy="531962"/>
                  <wp:effectExtent b="0" l="0" r="0" t="0"/>
                  <wp:docPr descr="" title="" id="574" name="Picture"/>
                  <a:graphic>
                    <a:graphicData uri="http://schemas.openxmlformats.org/drawingml/2006/picture">
                      <pic:pic>
                        <pic:nvPicPr>
                          <pic:cNvPr descr="assets/images/github-copilot-settings-page.png" id="575" name="Picture"/>
                          <pic:cNvPicPr>
                            <a:picLocks noChangeArrowheads="1" noChangeAspect="1"/>
                          </pic:cNvPicPr>
                        </pic:nvPicPr>
                        <pic:blipFill>
                          <a:blip r:embed="rId573"/>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6"/>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7"/>
    <w:bookmarkEnd w:id="578"/>
    <w:bookmarkStart w:id="579"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9"/>
    <w:bookmarkStart w:id="589" w:name="sec-cli-tools"/>
    <w:p>
      <w:pPr>
        <w:pStyle w:val="Heading2"/>
      </w:pPr>
      <w:r>
        <w:t xml:space="preserve">11.4 GitHub CLI and GitLab CLI</w:t>
      </w:r>
    </w:p>
    <w:p>
      <w:pPr>
        <w:pStyle w:val="FirstParagraph"/>
      </w:pPr>
      <w:hyperlink r:id="rId580">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1">
        <w:r>
          <w:rPr>
            <w:rStyle w:val="VerbatimChar"/>
          </w:rPr>
          <w:t xml:space="preserve">glab</w:t>
        </w:r>
      </w:hyperlink>
      <w:r>
        <w:t xml:space="preserve"> </w:t>
      </w:r>
      <w:r>
        <w:t xml:space="preserve">is the GitLab equivalent.</w:t>
      </w:r>
    </w:p>
    <w:bookmarkStart w:id="585"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3">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5"/>
    <w:bookmarkStart w:id="588"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587">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7">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8"/>
    <w:bookmarkEnd w:id="589"/>
    <w:bookmarkStart w:id="591"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0">
        <w:r>
          <w:rPr>
            <w:rStyle w:val="Hyperlink"/>
          </w:rPr>
          <w:t xml:space="preserve">here</w:t>
        </w:r>
      </w:hyperlink>
      <w:r>
        <w:t xml:space="preserve">. You can also find instructions on how to handle merge conflicts when joining branches together.</w:t>
      </w:r>
    </w:p>
    <w:bookmarkEnd w:id="591"/>
    <w:bookmarkStart w:id="592"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4"/>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4"/>
        </w:numPr>
      </w:pPr>
      <w:r>
        <w:t xml:space="preserve">Cherry-pick the commits you want to contribute</w:t>
      </w:r>
      <w:r>
        <w:t xml:space="preserve"> </w:t>
      </w:r>
      <w:r>
        <w:t xml:space="preserve">from the dev branch onto the feature branch.</w:t>
      </w:r>
    </w:p>
    <w:p>
      <w:pPr>
        <w:pStyle w:val="Compact"/>
        <w:numPr>
          <w:ilvl w:val="0"/>
          <w:numId w:val="1174"/>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5"/>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5"/>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2"/>
    <w:bookmarkStart w:id="595"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4"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3">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4"/>
          <w:p/>
        </w:tc>
      </w:tr>
    </w:tbl>
    <w:bookmarkEnd w:id="595"/>
    <w:bookmarkStart w:id="596"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6"/>
    <w:bookmarkStart w:id="598"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7"/>
          <w:p/>
        </w:tc>
      </w:tr>
    </w:tbl>
    <w:bookmarkEnd w:id="598"/>
    <w:bookmarkStart w:id="599"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9"/>
    <w:bookmarkStart w:id="603"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0"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6"/>
        </w:numPr>
      </w:pPr>
      <w:r>
        <w:t xml:space="preserve">Make a small change and verify your project still works</w:t>
      </w:r>
    </w:p>
    <w:p>
      <w:pPr>
        <w:pStyle w:val="Compact"/>
        <w:numPr>
          <w:ilvl w:val="0"/>
          <w:numId w:val="117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6"/>
        </w:numPr>
      </w:pPr>
      <w:r>
        <w:rPr>
          <w:b/>
          <w:bCs/>
        </w:rPr>
        <w:t xml:space="preserve">Do not push yet</w:t>
      </w:r>
    </w:p>
    <w:p>
      <w:pPr>
        <w:pStyle w:val="Compact"/>
        <w:numPr>
          <w:ilvl w:val="0"/>
          <w:numId w:val="1176"/>
        </w:numPr>
      </w:pPr>
      <w:r>
        <w:t xml:space="preserve">Make another small change and verify it works</w:t>
      </w:r>
    </w:p>
    <w:p>
      <w:pPr>
        <w:pStyle w:val="Compact"/>
        <w:numPr>
          <w:ilvl w:val="0"/>
          <w:numId w:val="1176"/>
        </w:numPr>
      </w:pPr>
      <w:r>
        <w:t xml:space="preserve">Stage and amend the previous commit:</w:t>
      </w:r>
      <w:r>
        <w:t xml:space="preserve"> </w:t>
      </w:r>
      <w:r>
        <w:rPr>
          <w:rStyle w:val="VerbatimChar"/>
        </w:rPr>
        <w:t xml:space="preserve">git commit --amend --no-edit</w:t>
      </w:r>
    </w:p>
    <w:p>
      <w:pPr>
        <w:pStyle w:val="Compact"/>
        <w:numPr>
          <w:ilvl w:val="0"/>
          <w:numId w:val="1176"/>
        </w:numPr>
      </w:pPr>
      <w:r>
        <w:t xml:space="preserve">Repeat steps 4-5 as needed</w:t>
      </w:r>
    </w:p>
    <w:p>
      <w:pPr>
        <w:pStyle w:val="Compact"/>
        <w:numPr>
          <w:ilvl w:val="0"/>
          <w:numId w:val="1176"/>
        </w:numPr>
      </w:pPr>
      <w:r>
        <w:t xml:space="preserve">When finished, amend one final time with a proper commit message</w:t>
      </w:r>
    </w:p>
    <w:p>
      <w:pPr>
        <w:pStyle w:val="Compact"/>
        <w:numPr>
          <w:ilvl w:val="0"/>
          <w:numId w:val="117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0"/>
    <w:bookmarkStart w:id="602" w:name="key-points"/>
    <w:p>
      <w:pPr>
        <w:pStyle w:val="Heading3"/>
      </w:pPr>
      <w:r>
        <w:t xml:space="preserve">11.11.2 Key Points</w:t>
      </w:r>
    </w:p>
    <w:p>
      <w:pPr>
        <w:pStyle w:val="Compact"/>
        <w:numPr>
          <w:ilvl w:val="0"/>
          <w:numId w:val="1177"/>
        </w:numPr>
      </w:pPr>
      <w:r>
        <w:t xml:space="preserve">Each amend replaces the previous commit rather than creating a new one</w:t>
      </w:r>
    </w:p>
    <w:p>
      <w:pPr>
        <w:pStyle w:val="Compact"/>
        <w:numPr>
          <w:ilvl w:val="0"/>
          <w:numId w:val="1177"/>
        </w:numPr>
      </w:pPr>
      <w:r>
        <w:t xml:space="preserve">This keeps your history clean while letting you work incrementally</w:t>
      </w:r>
    </w:p>
    <w:p>
      <w:pPr>
        <w:pStyle w:val="Compact"/>
        <w:numPr>
          <w:ilvl w:val="0"/>
          <w:numId w:val="1177"/>
        </w:numPr>
      </w:pPr>
      <w:r>
        <w:t xml:space="preserve">Only use this pattern before pushing - never amend commits that others may have pulled</w:t>
      </w:r>
    </w:p>
    <w:p>
      <w:pPr>
        <w:pStyle w:val="Compact"/>
        <w:numPr>
          <w:ilvl w:val="0"/>
          <w:numId w:val="117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1">
        <w:r>
          <w:rPr>
            <w:rStyle w:val="Hyperlink"/>
          </w:rPr>
          <w:t xml:space="preserve">Repeated Amend chapter</w:t>
        </w:r>
      </w:hyperlink>
      <w:r>
        <w:t xml:space="preserve"> </w:t>
      </w:r>
      <w:r>
        <w:t xml:space="preserve">in Happy Git with R.</w:t>
      </w:r>
    </w:p>
    <w:bookmarkEnd w:id="602"/>
    <w:bookmarkEnd w:id="603"/>
    <w:bookmarkStart w:id="606"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5">
        <w:r>
          <w:rPr>
            <w:rStyle w:val="Hyperlink"/>
          </w:rPr>
          <w:t xml:space="preserve">great discussion of project-oriented workflows</w:t>
        </w:r>
      </w:hyperlink>
      <w:r>
        <w:t xml:space="preserve">, extolling the virtues of a self-contained, portable projects, for your reference.</w:t>
      </w:r>
    </w:p>
    <w:bookmarkEnd w:id="606"/>
    <w:bookmarkStart w:id="610"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7">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8"/>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8"/>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8"/>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8"/>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9"/>
        </w:numPr>
      </w:pPr>
      <w:hyperlink r:id="rId60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9"/>
        </w:numPr>
      </w:pPr>
      <w:hyperlink r:id="rId60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0"/>
    <w:bookmarkStart w:id="623" w:name="sec-gitattributes"/>
    <w:p>
      <w:pPr>
        <w:pStyle w:val="Heading2"/>
      </w:pPr>
      <w:r>
        <w:t xml:space="preserve">11.14 Customizing How Files Appear on GitHub</w:t>
      </w:r>
    </w:p>
    <w:p>
      <w:pPr>
        <w:pStyle w:val="FirstParagraph"/>
      </w:pPr>
      <w:r>
        <w:t xml:space="preserve">GitHub uses a tool called</w:t>
      </w:r>
      <w:r>
        <w:t xml:space="preserve"> </w:t>
      </w:r>
      <w:hyperlink r:id="rId61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3"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0"/>
        </w:numPr>
      </w:pPr>
      <w:r>
        <w:rPr>
          <w:b/>
          <w:bCs/>
        </w:rPr>
        <w:t xml:space="preserve">Excluded from language statistics</w:t>
      </w:r>
      <w:r>
        <w:t xml:space="preserve"> </w:t>
      </w:r>
      <w:r>
        <w:t xml:space="preserve">- they won’t affect your repository’s language breakdown</w:t>
      </w:r>
    </w:p>
    <w:p>
      <w:pPr>
        <w:pStyle w:val="Compact"/>
        <w:numPr>
          <w:ilvl w:val="0"/>
          <w:numId w:val="1180"/>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1"/>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1"/>
        </w:numPr>
      </w:pPr>
      <w:r>
        <w:t xml:space="preserve">Auto-generated documentation files</w:t>
      </w:r>
    </w:p>
    <w:p>
      <w:pPr>
        <w:pStyle w:val="Compact"/>
        <w:numPr>
          <w:ilvl w:val="0"/>
          <w:numId w:val="1181"/>
        </w:numPr>
      </w:pPr>
      <w:r>
        <w:t xml:space="preserve">Files generated by build tools or code generators</w:t>
      </w:r>
    </w:p>
    <w:p>
      <w:pPr>
        <w:pStyle w:val="Compact"/>
        <w:numPr>
          <w:ilvl w:val="0"/>
          <w:numId w:val="1181"/>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2">
        <w:r>
          <w:rPr>
            <w:rStyle w:val="Hyperlink"/>
          </w:rPr>
          <w:t xml:space="preserve">Generated code documentation</w:t>
        </w:r>
      </w:hyperlink>
      <w:r>
        <w:t xml:space="preserve">.</w:t>
      </w:r>
    </w:p>
    <w:bookmarkEnd w:id="613"/>
    <w:bookmarkStart w:id="616"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4">
        <w:r>
          <w:rPr>
            <w:rStyle w:val="Hyperlink"/>
          </w:rPr>
          <w:t xml:space="preserve">pattern format documentation</w:t>
        </w:r>
      </w:hyperlink>
      <w:r>
        <w:t xml:space="preserve"> </w:t>
      </w:r>
      <w:r>
        <w:t xml:space="preserve">and the</w:t>
      </w:r>
      <w:r>
        <w:t xml:space="preserve"> </w:t>
      </w:r>
      <w:hyperlink r:id="rId615">
        <w:r>
          <w:rPr>
            <w:rStyle w:val="Hyperlink"/>
          </w:rPr>
          <w:t xml:space="preserve">Using gitattributes guide</w:t>
        </w:r>
      </w:hyperlink>
      <w:r>
        <w:t xml:space="preserve">.</w:t>
      </w:r>
    </w:p>
    <w:bookmarkEnd w:id="616"/>
    <w:bookmarkStart w:id="622"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2"/>
        </w:numPr>
      </w:pPr>
      <w:r>
        <w:rPr>
          <w:rStyle w:val="VerbatimChar"/>
        </w:rPr>
        <w:t xml:space="preserve">linguist-vendored</w:t>
      </w:r>
      <w:r>
        <w:t xml:space="preserve"> </w:t>
      </w:r>
      <w:r>
        <w:t xml:space="preserve">- Marks vendored code (libraries you didn’t write) to exclude from stats (</w:t>
      </w:r>
      <w:hyperlink r:id="rId617">
        <w:r>
          <w:rPr>
            <w:rStyle w:val="Hyperlink"/>
          </w:rPr>
          <w:t xml:space="preserve">documentation</w:t>
        </w:r>
      </w:hyperlink>
      <w:r>
        <w:t xml:space="preserve">)</w:t>
      </w:r>
    </w:p>
    <w:p>
      <w:pPr>
        <w:pStyle w:val="Compact"/>
        <w:numPr>
          <w:ilvl w:val="0"/>
          <w:numId w:val="1182"/>
        </w:numPr>
      </w:pPr>
      <w:r>
        <w:rPr>
          <w:rStyle w:val="VerbatimChar"/>
        </w:rPr>
        <w:t xml:space="preserve">linguist-documentation</w:t>
      </w:r>
      <w:r>
        <w:t xml:space="preserve"> </w:t>
      </w:r>
      <w:r>
        <w:t xml:space="preserve">- Marks documentation files to exclude from stats (</w:t>
      </w:r>
      <w:hyperlink r:id="rId618">
        <w:r>
          <w:rPr>
            <w:rStyle w:val="Hyperlink"/>
          </w:rPr>
          <w:t xml:space="preserve">documentation</w:t>
        </w:r>
      </w:hyperlink>
      <w:r>
        <w:t xml:space="preserve">)</w:t>
      </w:r>
    </w:p>
    <w:p>
      <w:pPr>
        <w:pStyle w:val="Compact"/>
        <w:numPr>
          <w:ilvl w:val="0"/>
          <w:numId w:val="1182"/>
        </w:numPr>
      </w:pPr>
      <w:r>
        <w:rPr>
          <w:rStyle w:val="VerbatimChar"/>
        </w:rPr>
        <w:t xml:space="preserve">linguist-detectable</w:t>
      </w:r>
      <w:r>
        <w:t xml:space="preserve"> </w:t>
      </w:r>
      <w:r>
        <w:t xml:space="preserve">- Forces a file type to be included in language stats (useful for data or prose files) (</w:t>
      </w:r>
      <w:hyperlink r:id="rId619">
        <w:r>
          <w:rPr>
            <w:rStyle w:val="Hyperlink"/>
          </w:rPr>
          <w:t xml:space="preserve">documentation</w:t>
        </w:r>
      </w:hyperlink>
      <w:r>
        <w:t xml:space="preserve">)</w:t>
      </w:r>
    </w:p>
    <w:p>
      <w:pPr>
        <w:pStyle w:val="Compact"/>
        <w:numPr>
          <w:ilvl w:val="0"/>
          <w:numId w:val="1182"/>
        </w:numPr>
      </w:pPr>
      <w:r>
        <w:rPr>
          <w:rStyle w:val="VerbatimChar"/>
        </w:rPr>
        <w:t xml:space="preserve">linguist-language=&lt;name&gt;</w:t>
      </w:r>
      <w:r>
        <w:t xml:space="preserve"> </w:t>
      </w:r>
      <w:r>
        <w:t xml:space="preserve">- Overrides the detected language for syntax highlighting (</w:t>
      </w:r>
      <w:hyperlink r:id="rId61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0">
        <w:r>
          <w:rPr>
            <w:rStyle w:val="Hyperlink"/>
          </w:rPr>
          <w:t xml:space="preserve">Customizing how changed files appear on GitHub</w:t>
        </w:r>
      </w:hyperlink>
      <w:r>
        <w:t xml:space="preserve"> </w:t>
      </w:r>
      <w:r>
        <w:t xml:space="preserve">and the</w:t>
      </w:r>
      <w:r>
        <w:t xml:space="preserve"> </w:t>
      </w:r>
      <w:hyperlink r:id="rId621">
        <w:r>
          <w:rPr>
            <w:rStyle w:val="Hyperlink"/>
          </w:rPr>
          <w:t xml:space="preserve">Linguist overrides documentation</w:t>
        </w:r>
      </w:hyperlink>
      <w:r>
        <w:t xml:space="preserve">.</w:t>
      </w:r>
    </w:p>
    <w:bookmarkEnd w:id="622"/>
    <w:bookmarkEnd w:id="623"/>
    <w:bookmarkStart w:id="630"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3"/>
        </w:numPr>
      </w:pPr>
      <w:r>
        <w:rPr>
          <w:b/>
          <w:bCs/>
        </w:rPr>
        <w:t xml:space="preserve">Archiving</w:t>
      </w:r>
      <w:r>
        <w:t xml:space="preserve"> </w:t>
      </w:r>
      <w:r>
        <w:t xml:space="preserve">a project before a repository is transferred, made private, or deleted.</w:t>
      </w:r>
    </w:p>
    <w:p>
      <w:pPr>
        <w:pStyle w:val="Compact"/>
        <w:numPr>
          <w:ilvl w:val="0"/>
          <w:numId w:val="1183"/>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3"/>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3"/>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4"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4"/>
    <w:bookmarkStart w:id="625"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5"/>
    <w:bookmarkStart w:id="626"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5">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6"/>
    <w:bookmarkStart w:id="627"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7"/>
    <w:bookmarkStart w:id="628"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8"/>
    <w:bookmarkStart w:id="629" w:name="sec-export-cautions"/>
    <w:p>
      <w:pPr>
        <w:pStyle w:val="Heading3"/>
      </w:pPr>
      <w:r>
        <w:t xml:space="preserve">11.15.6 Practical cautions</w:t>
      </w:r>
    </w:p>
    <w:p>
      <w:pPr>
        <w:pStyle w:val="Compact"/>
        <w:numPr>
          <w:ilvl w:val="0"/>
          <w:numId w:val="1184"/>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4"/>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4"/>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4"/>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9"/>
    <w:bookmarkEnd w:id="630"/>
    <w:bookmarkEnd w:id="631"/>
    <w:bookmarkStart w:id="672"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9" w:name="sec-pull-requests"/>
    <w:p>
      <w:pPr>
        <w:pStyle w:val="Heading2"/>
      </w:pPr>
      <w:r>
        <w:t xml:space="preserve">12.1 Pull Requests</w:t>
      </w:r>
    </w:p>
    <w:bookmarkStart w:id="639"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2"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2"/>
    <w:bookmarkStart w:id="633"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3"/>
    <w:bookmarkStart w:id="634"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4"/>
    <w:bookmarkStart w:id="635"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5"/>
    <w:bookmarkStart w:id="636"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6"/>
    <w:bookmarkStart w:id="638"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7">
        <w:r>
          <w:rPr>
            <w:rStyle w:val="Hyperlink"/>
          </w:rPr>
          <w:t xml:space="preserve">steward guidelines</w:t>
        </w:r>
      </w:hyperlink>
      <w:r>
        <w:t xml:space="preserve">.</w:t>
      </w:r>
    </w:p>
    <w:bookmarkEnd w:id="638"/>
    <w:bookmarkEnd w:id="639"/>
    <w:bookmarkStart w:id="648" w:name="sec-opening-pull-requests"/>
    <w:p>
      <w:pPr>
        <w:pStyle w:val="Heading3"/>
      </w:pPr>
      <w:r>
        <w:t xml:space="preserve">12.1.2 Opening pull requests</w:t>
      </w:r>
    </w:p>
    <w:bookmarkStart w:id="640"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5"/>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5"/>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5"/>
        </w:numPr>
      </w:pPr>
      <w:r>
        <w:rPr>
          <w:b/>
          <w:bCs/>
        </w:rPr>
        <w:t xml:space="preserve">Fewer bugs</w:t>
      </w:r>
      <w:r>
        <w:t xml:space="preserve">:</w:t>
      </w:r>
      <w:r>
        <w:t xml:space="preserve"> </w:t>
      </w:r>
      <w:r>
        <w:t xml:space="preserve">Smaller changes are easier to reason about.</w:t>
      </w:r>
    </w:p>
    <w:p>
      <w:pPr>
        <w:pStyle w:val="Compact"/>
        <w:numPr>
          <w:ilvl w:val="0"/>
          <w:numId w:val="1185"/>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5"/>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0"/>
    <w:bookmarkStart w:id="641"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6"/>
        </w:numPr>
      </w:pPr>
      <w:r>
        <w:t xml:space="preserve">“Fix bug”</w:t>
      </w:r>
    </w:p>
    <w:p>
      <w:pPr>
        <w:pStyle w:val="Compact"/>
        <w:numPr>
          <w:ilvl w:val="0"/>
          <w:numId w:val="1186"/>
        </w:numPr>
      </w:pPr>
      <w:r>
        <w:t xml:space="preserve">“Add patch”</w:t>
      </w:r>
    </w:p>
    <w:p>
      <w:pPr>
        <w:pStyle w:val="Compact"/>
        <w:numPr>
          <w:ilvl w:val="0"/>
          <w:numId w:val="1186"/>
        </w:numPr>
      </w:pPr>
      <w:r>
        <w:t xml:space="preserve">“Moving code from A to B”</w:t>
      </w:r>
    </w:p>
    <w:p>
      <w:pPr>
        <w:pStyle w:val="FirstParagraph"/>
      </w:pPr>
      <w:r>
        <w:t xml:space="preserve">Better titles that summarize the actual change:</w:t>
      </w:r>
    </w:p>
    <w:p>
      <w:pPr>
        <w:pStyle w:val="Compact"/>
        <w:numPr>
          <w:ilvl w:val="0"/>
          <w:numId w:val="1187"/>
        </w:numPr>
      </w:pPr>
      <w:r>
        <w:t xml:space="preserve">“Fix missing value handling in data processing function”</w:t>
      </w:r>
    </w:p>
    <w:p>
      <w:pPr>
        <w:pStyle w:val="Compact"/>
        <w:numPr>
          <w:ilvl w:val="0"/>
          <w:numId w:val="1187"/>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8"/>
        </w:numPr>
      </w:pPr>
      <w:r>
        <w:t xml:space="preserve">A brief description of the problem being solved</w:t>
      </w:r>
    </w:p>
    <w:p>
      <w:pPr>
        <w:pStyle w:val="Compact"/>
        <w:numPr>
          <w:ilvl w:val="0"/>
          <w:numId w:val="1188"/>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8"/>
        </w:numPr>
      </w:pPr>
      <w:r>
        <w:t xml:space="preserve">A before-and-after example that shows the changed behavior</w:t>
      </w:r>
    </w:p>
    <w:p>
      <w:pPr>
        <w:pStyle w:val="Compact"/>
        <w:numPr>
          <w:ilvl w:val="0"/>
          <w:numId w:val="1188"/>
        </w:numPr>
      </w:pPr>
      <w:r>
        <w:t xml:space="preserve">Possible shortcomings or trade-offs in the current approach</w:t>
      </w:r>
    </w:p>
    <w:p>
      <w:pPr>
        <w:pStyle w:val="Compact"/>
        <w:numPr>
          <w:ilvl w:val="0"/>
          <w:numId w:val="1188"/>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1"/>
    <w:bookmarkStart w:id="642"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9"/>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9"/>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9"/>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9"/>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2"/>
    <w:bookmarkStart w:id="643"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0"/>
        </w:numPr>
      </w:pPr>
      <w:r>
        <w:t xml:space="preserve">at least one other student</w:t>
      </w:r>
    </w:p>
    <w:p>
      <w:pPr>
        <w:pStyle w:val="Compact"/>
        <w:numPr>
          <w:ilvl w:val="0"/>
          <w:numId w:val="1190"/>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ins w:id="2877" w:author="PR Preview" w:date="2024-01-01T00:00:00Z">
        <w:r>
          <w:t xml:space="preserve">When requesting a review (whether in Microsoft Teams,</w:t>
        </w:r>
      </w:ins>
      <w:ins w:id="2877" w:author="PR Preview" w:date="2024-01-01T00:00:00Z">
        <w:r>
          <w:t xml:space="preserve"> </w:t>
        </w:r>
      </w:ins>
      <w:ins w:id="2877" w:author="PR Preview" w:date="2024-01-01T00:00:00Z">
        <w:r>
          <w:t xml:space="preserve">email,</w:t>
        </w:r>
      </w:ins>
      <w:ins w:id="2877" w:author="PR Preview" w:date="2024-01-01T00:00:00Z">
        <w:r>
          <w:t xml:space="preserve"> </w:t>
        </w:r>
      </w:ins>
      <w:ins w:id="2877" w:author="PR Preview" w:date="2024-01-01T00:00:00Z">
        <w:r>
          <w:t xml:space="preserve">or GitHub),</w:t>
        </w:r>
      </w:ins>
      <w:ins w:id="2877" w:author="PR Preview" w:date="2024-01-01T00:00:00Z">
        <w:r>
          <w:t xml:space="preserve"> </w:t>
        </w:r>
      </w:ins>
      <w:ins w:id="2877" w:author="PR Preview" w:date="2024-01-01T00:00:00Z">
        <w:r>
          <w:t xml:space="preserve">always provide a direct hyperlink to the pull request</w:t>
        </w:r>
      </w:ins>
      <w:ins w:id="2877" w:author="PR Preview" w:date="2024-01-01T00:00:00Z">
        <w:r>
          <w:t xml:space="preserve"> </w:t>
        </w:r>
      </w:ins>
      <w:ins w:id="2877" w:author="PR Preview" w:date="2024-01-01T00:00:00Z">
        <w:r>
          <w:t xml:space="preserve">(see</w:t>
        </w:r>
      </w:ins>
      <w:ins w:id="2877" w:author="PR Preview" w:date="2024-01-01T00:00:00Z">
        <w:r>
          <w:t xml:space="preserve"> </w:t>
        </w:r>
      </w:ins>
      <w:hyperlink r:id="rId23">
        <w:r>
          <w:rPr>
            <w:rStyle w:val="Hyperlink"/>
          </w:rPr>
          <w:t xml:space="preserve">Direct Hyperlinks in Internal Correspondence</w:t>
        </w:r>
      </w:hyperlink>
      <w:ins w:id="2877" w:author="PR Preview" w:date="2024-01-01T00:00:00Z">
        <w:r>
          <w:t xml:space="preserve">).</w:t>
        </w:r>
      </w:ins>
      <w:ins w:id="2877" w:author="PR Preview" w:date="2024-01-01T00:00:00Z">
        <w:r>
          <w:t xml:space="preserve"> </w:t>
        </w:r>
      </w:ins>
      <w:ins w:id="2877" w:author="PR Preview" w:date="2024-01-01T00:00:00Z">
        <w:r>
          <w:t xml:space="preserve">Do not make reviewers search for the PR they are asked to review.</w:t>
        </w:r>
      </w:ins>
    </w:p>
    <w:bookmarkEnd w:id="643"/>
    <w:bookmarkStart w:id="644"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4"/>
    <w:bookmarkStart w:id="645"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5"/>
    <w:bookmarkStart w:id="647"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1"/>
        </w:numPr>
      </w:pPr>
      <w:r>
        <w:t xml:space="preserve">On GitHub,</w:t>
      </w:r>
      <w:r>
        <w:t xml:space="preserve"> </w:t>
      </w:r>
      <w:r>
        <w:t xml:space="preserve">navigate to the main page of the repository.</w:t>
      </w:r>
    </w:p>
    <w:p>
      <w:pPr>
        <w:pStyle w:val="Compact"/>
        <w:numPr>
          <w:ilvl w:val="0"/>
          <w:numId w:val="1191"/>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1"/>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6">
        <w:r>
          <w:rPr>
            <w:rStyle w:val="Hyperlink"/>
          </w:rPr>
          <w:t xml:space="preserve">GitHub’s pull request template documentation</w:t>
        </w:r>
      </w:hyperlink>
      <w:r>
        <w:t xml:space="preserve">.</w:t>
      </w:r>
    </w:p>
    <w:p>
      <w:pPr>
        <w:pStyle w:val="Compact"/>
        <w:numPr>
          <w:ilvl w:val="0"/>
          <w:numId w:val="1191"/>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7"/>
    <w:bookmarkEnd w:id="648"/>
    <w:bookmarkEnd w:id="649"/>
    <w:bookmarkStart w:id="671" w:name="sec-code-review"/>
    <w:p>
      <w:pPr>
        <w:pStyle w:val="Heading2"/>
      </w:pPr>
      <w:r>
        <w:t xml:space="preserve">12.2 Code Review</w:t>
      </w:r>
    </w:p>
    <w:bookmarkStart w:id="66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0">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1"/>
    <w:bookmarkStart w:id="65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2"/>
        </w:numPr>
      </w:pPr>
      <w:r>
        <w:rPr>
          <w:b/>
          <w:bCs/>
        </w:rPr>
        <w:t xml:space="preserve">General bookmark</w:t>
      </w:r>
      <w:r>
        <w:t xml:space="preserve">:</w:t>
      </w:r>
      <w:r>
        <w:t xml:space="preserve"> </w:t>
      </w:r>
      <w:hyperlink r:id="rId65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4"/>
    <w:bookmarkStart w:id="65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3"/>
        </w:numPr>
      </w:pPr>
      <w:r>
        <w:t xml:space="preserve">Balance problem finding with guidance,</w:t>
      </w:r>
      <w:r>
        <w:t xml:space="preserve"> </w:t>
      </w:r>
      <w:r>
        <w:t xml:space="preserve">so the author can learn from the review.</w:t>
      </w:r>
    </w:p>
    <w:p>
      <w:pPr>
        <w:pStyle w:val="Compact"/>
        <w:numPr>
          <w:ilvl w:val="0"/>
          <w:numId w:val="119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5"/>
    <w:bookmarkStart w:id="65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4"/>
        </w:numPr>
      </w:pPr>
      <w:r>
        <w:t xml:space="preserve">Leave comments that help authors learn something new.</w:t>
      </w:r>
    </w:p>
    <w:p>
      <w:pPr>
        <w:pStyle w:val="Compact"/>
        <w:numPr>
          <w:ilvl w:val="0"/>
          <w:numId w:val="1194"/>
        </w:numPr>
      </w:pPr>
      <w:r>
        <w:t xml:space="preserve">Link to relevant style guides</w:t>
      </w:r>
      <w:r>
        <w:t xml:space="preserve"> </w:t>
      </w:r>
      <w:r>
        <w:t xml:space="preserve">or best-practice documentation.</w:t>
      </w:r>
    </w:p>
    <w:p>
      <w:pPr>
        <w:pStyle w:val="Compact"/>
        <w:numPr>
          <w:ilvl w:val="0"/>
          <w:numId w:val="1194"/>
        </w:numPr>
      </w:pPr>
      <w:r>
        <w:t xml:space="preserve">For complex reviews,</w:t>
      </w:r>
      <w:r>
        <w:t xml:space="preserve"> </w:t>
      </w:r>
      <w:r>
        <w:t xml:space="preserve">consider a live review or pair-programming session.</w:t>
      </w:r>
    </w:p>
    <w:bookmarkEnd w:id="656"/>
    <w:bookmarkStart w:id="66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0" w:name="fig-github-suggestion-feature"/>
          <w:p>
            <w:pPr>
              <w:pStyle w:val="Compact"/>
              <w:jc w:val="center"/>
            </w:pPr>
            <w:r>
              <w:drawing>
                <wp:inline>
                  <wp:extent cx="5334000" cy="1989605"/>
                  <wp:effectExtent b="0" l="0" r="0" t="0"/>
                  <wp:docPr descr="" title="" id="658" name="Picture"/>
                  <a:graphic>
                    <a:graphicData uri="http://schemas.openxmlformats.org/drawingml/2006/picture">
                      <pic:pic>
                        <pic:nvPicPr>
                          <pic:cNvPr descr="assets/images/github-suggestion-feature.png" id="659" name="Picture"/>
                          <pic:cNvPicPr>
                            <a:picLocks noChangeArrowheads="1" noChangeAspect="1"/>
                          </pic:cNvPicPr>
                        </pic:nvPicPr>
                        <pic:blipFill>
                          <a:blip r:embed="rId6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0"/>
        </w:tc>
      </w:tr>
    </w:tbl>
    <w:bookmarkEnd w:id="661"/>
    <w:bookmarkStart w:id="66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8">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5"/>
        </w:numPr>
      </w:pPr>
      <w:r>
        <w:t xml:space="preserve">They are generated files</w:t>
      </w:r>
      <w:r>
        <w:t xml:space="preserve"> </w:t>
      </w:r>
      <w:r>
        <w:t xml:space="preserve">and should never be edited by hand.</w:t>
      </w:r>
    </w:p>
    <w:p>
      <w:pPr>
        <w:pStyle w:val="Compact"/>
        <w:numPr>
          <w:ilvl w:val="0"/>
          <w:numId w:val="119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5"/>
        </w:numPr>
      </w:pPr>
      <w:r>
        <w:t xml:space="preserve">Reviewing the source comments is more informative</w:t>
      </w:r>
      <w:r>
        <w:t xml:space="preserve"> </w:t>
      </w:r>
      <w:r>
        <w:t xml:space="preserve">than reviewing the generated output.</w:t>
      </w:r>
    </w:p>
    <w:p>
      <w:pPr>
        <w:pStyle w:val="Compact"/>
        <w:numPr>
          <w:ilvl w:val="0"/>
          <w:numId w:val="119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5" w:name="fig-preview-comment"/>
          <w:p>
            <w:pPr>
              <w:pStyle w:val="Compact"/>
              <w:jc w:val="center"/>
            </w:pPr>
            <w:r>
              <w:drawing>
                <wp:inline>
                  <wp:extent cx="5334000" cy="1333500"/>
                  <wp:effectExtent b="0" l="0" r="0" t="0"/>
                  <wp:docPr descr="" title="" id="663" name="Picture"/>
                  <a:graphic>
                    <a:graphicData uri="http://schemas.openxmlformats.org/drawingml/2006/picture">
                      <pic:pic>
                        <pic:nvPicPr>
                          <pic:cNvPr descr="assets/images/quarto-preview-comment.png" id="664" name="Picture"/>
                          <pic:cNvPicPr>
                            <a:picLocks noChangeArrowheads="1" noChangeAspect="1"/>
                          </pic:cNvPicPr>
                        </pic:nvPicPr>
                        <pic:blipFill>
                          <a:blip r:embed="rId6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6"/>
    <w:bookmarkStart w:id="66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6"/>
        </w:numPr>
      </w:pPr>
      <w:r>
        <w:t xml:space="preserve">You must manually approve GitHub Actions workflows for Copilot PRs.</w:t>
      </w:r>
    </w:p>
    <w:p>
      <w:pPr>
        <w:pStyle w:val="Compact"/>
        <w:numPr>
          <w:ilvl w:val="0"/>
          <w:numId w:val="119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6"/>
        </w:numPr>
      </w:pPr>
      <w:r>
        <w:t xml:space="preserve">Approve the workflow from the Actions tab</w:t>
      </w:r>
      <w:r>
        <w:t xml:space="preserve"> </w:t>
      </w:r>
      <w:r>
        <w:t xml:space="preserve">or from the PR interface to start the checks.</w:t>
      </w:r>
    </w:p>
    <w:p>
      <w:pPr>
        <w:pStyle w:val="Compact"/>
        <w:numPr>
          <w:ilvl w:val="0"/>
          <w:numId w:val="119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7"/>
        </w:numPr>
      </w:pPr>
      <w:r>
        <w:t xml:space="preserve">Verify that the solution actually addresses the issue.</w:t>
      </w:r>
    </w:p>
    <w:p>
      <w:pPr>
        <w:pStyle w:val="Compact"/>
        <w:numPr>
          <w:ilvl w:val="0"/>
          <w:numId w:val="1197"/>
        </w:numPr>
      </w:pPr>
      <w:r>
        <w:t xml:space="preserve">Check for over-engineering</w:t>
      </w:r>
      <w:r>
        <w:t xml:space="preserve"> </w:t>
      </w:r>
      <w:r>
        <w:t xml:space="preserve">or extra features that were not requested.</w:t>
      </w:r>
    </w:p>
    <w:p>
      <w:pPr>
        <w:pStyle w:val="Compact"/>
        <w:numPr>
          <w:ilvl w:val="0"/>
          <w:numId w:val="1197"/>
        </w:numPr>
      </w:pPr>
      <w:r>
        <w:t xml:space="preserve">Review the test coverage for relevance and completeness.</w:t>
      </w:r>
    </w:p>
    <w:p>
      <w:pPr>
        <w:pStyle w:val="Compact"/>
        <w:numPr>
          <w:ilvl w:val="0"/>
          <w:numId w:val="1197"/>
        </w:numPr>
      </w:pPr>
      <w:r>
        <w:t xml:space="preserve">Check whether documentation is clear</w:t>
      </w:r>
      <w:r>
        <w:t xml:space="preserve"> </w:t>
      </w:r>
      <w:r>
        <w:t xml:space="preserve">and follows repository conventions.</w:t>
      </w:r>
    </w:p>
    <w:p>
      <w:pPr>
        <w:pStyle w:val="Compact"/>
        <w:numPr>
          <w:ilvl w:val="0"/>
          <w:numId w:val="119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8"/>
        </w:numPr>
      </w:pPr>
      <w:r>
        <w:t xml:space="preserve">Leave review comments</w:t>
      </w:r>
      <w:r>
        <w:t xml:space="preserve"> </w:t>
      </w:r>
      <w:r>
        <w:t xml:space="preserve">and ask Copilot to address them.</w:t>
      </w:r>
    </w:p>
    <w:p>
      <w:pPr>
        <w:pStyle w:val="Compact"/>
        <w:numPr>
          <w:ilvl w:val="0"/>
          <w:numId w:val="119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9"/>
        </w:numPr>
      </w:pPr>
      <w:r>
        <w:t xml:space="preserve">Do not push while Copilot is actively working on the branch.</w:t>
      </w:r>
    </w:p>
    <w:p>
      <w:pPr>
        <w:pStyle w:val="Compact"/>
        <w:numPr>
          <w:ilvl w:val="0"/>
          <w:numId w:val="1199"/>
        </w:numPr>
      </w:pPr>
      <w:r>
        <w:t xml:space="preserve">Review incrementally</w:t>
      </w:r>
      <w:r>
        <w:t xml:space="preserve"> </w:t>
      </w:r>
      <w:r>
        <w:t xml:space="preserve">if the PR is large and the agent is updating it in stages.</w:t>
      </w:r>
    </w:p>
    <w:p>
      <w:pPr>
        <w:pStyle w:val="Compact"/>
        <w:numPr>
          <w:ilvl w:val="0"/>
          <w:numId w:val="1199"/>
        </w:numPr>
      </w:pPr>
      <w:r>
        <w:t xml:space="preserve">Trust the tool,</w:t>
      </w:r>
      <w:r>
        <w:t xml:space="preserve"> </w:t>
      </w:r>
      <w:r>
        <w:t xml:space="preserve">but always verify the result with human review.</w:t>
      </w:r>
    </w:p>
    <w:bookmarkEnd w:id="667"/>
    <w:bookmarkEnd w:id="668"/>
    <w:bookmarkStart w:id="669"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0"/>
        </w:numPr>
      </w:pPr>
      <w:r>
        <w:rPr>
          <w:b/>
          <w:bCs/>
        </w:rPr>
        <w:t xml:space="preserve">Address it.</w:t>
      </w:r>
      <w:r>
        <w:t xml:space="preserve"> </w:t>
      </w:r>
      <w:r>
        <w:t xml:space="preserve">Make the change the reviewer asked for.</w:t>
      </w:r>
    </w:p>
    <w:p>
      <w:pPr>
        <w:pStyle w:val="Compact"/>
        <w:numPr>
          <w:ilvl w:val="0"/>
          <w:numId w:val="120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9"/>
    <w:bookmarkStart w:id="670"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0"/>
    <w:bookmarkEnd w:id="671"/>
    <w:bookmarkEnd w:id="672"/>
    <w:bookmarkStart w:id="733" w:name="sec-r-ci"/>
    <w:p>
      <w:pPr>
        <w:pStyle w:val="Heading1"/>
      </w:pPr>
      <w:r>
        <w:t xml:space="preserve">13. Continuous Integration</w:t>
      </w:r>
    </w:p>
    <w:bookmarkStart w:id="684" w:name="understanding-github-actions"/>
    <w:p>
      <w:pPr>
        <w:pStyle w:val="Heading2"/>
      </w:pPr>
      <w:r>
        <w:t xml:space="preserve">13.1 Understanding GitHub Actions</w:t>
      </w:r>
    </w:p>
    <w:p>
      <w:pPr>
        <w:pStyle w:val="FirstParagraph"/>
      </w:pPr>
      <w:hyperlink r:id="rId6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1"/>
        </w:numPr>
      </w:pPr>
      <w:r>
        <w:rPr>
          <w:b/>
          <w:bCs/>
        </w:rPr>
        <w:t xml:space="preserve">Immediate feedback</w:t>
      </w:r>
      <w:r>
        <w:t xml:space="preserve">: Get notified of problems quickly, when they’re easier to fix</w:t>
      </w:r>
    </w:p>
    <w:p>
      <w:pPr>
        <w:pStyle w:val="Compact"/>
        <w:numPr>
          <w:ilvl w:val="0"/>
          <w:numId w:val="1201"/>
        </w:numPr>
      </w:pPr>
      <w:r>
        <w:rPr>
          <w:b/>
          <w:bCs/>
        </w:rPr>
        <w:t xml:space="preserve">Better collaboration</w:t>
      </w:r>
      <w:r>
        <w:t xml:space="preserve">: External contributors can see if their changes pass all checks before you review</w:t>
      </w:r>
    </w:p>
    <w:p>
      <w:pPr>
        <w:pStyle w:val="Compact"/>
        <w:numPr>
          <w:ilvl w:val="0"/>
          <w:numId w:val="1201"/>
        </w:numPr>
      </w:pPr>
      <w:r>
        <w:rPr>
          <w:b/>
          <w:bCs/>
        </w:rPr>
        <w:t xml:space="preserve">Quality assurance</w:t>
      </w:r>
      <w:r>
        <w:t xml:space="preserve">: Catch platform-specific issues before they reach users</w:t>
      </w:r>
    </w:p>
    <w:p>
      <w:pPr>
        <w:pStyle w:val="Compact"/>
        <w:numPr>
          <w:ilvl w:val="0"/>
          <w:numId w:val="120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3"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7"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4">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7"/>
    <w:bookmarkStart w:id="681"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0">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4">
              <w:r>
                <w:rPr>
                  <w:rStyle w:val="Hyperlink"/>
                </w:rPr>
                <w:t xml:space="preserve">Actions versioning guide</w:t>
              </w:r>
            </w:hyperlink>
            <w:r>
              <w:t xml:space="preserve">.</w:t>
            </w:r>
          </w:p>
          <w:p/>
        </w:tc>
      </w:tr>
    </w:tbl>
    <w:bookmarkEnd w:id="681"/>
    <w:bookmarkStart w:id="682"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2"/>
    <w:bookmarkEnd w:id="683"/>
    <w:bookmarkEnd w:id="684"/>
    <w:bookmarkStart w:id="689"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0">
        <w:r>
          <w:rPr>
            <w:rStyle w:val="Hyperlink"/>
          </w:rPr>
          <w:t xml:space="preserve">r-lib/actions</w:t>
        </w:r>
      </w:hyperlink>
      <w:r>
        <w:t xml:space="preserve"> </w:t>
      </w:r>
      <w:r>
        <w:t xml:space="preserve">that handle common R package tasks.</w:t>
      </w:r>
    </w:p>
    <w:bookmarkStart w:id="686"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6"/>
    <w:bookmarkStart w:id="687"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7"/>
    <w:bookmarkStart w:id="688"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8"/>
    <w:bookmarkEnd w:id="689"/>
    <w:bookmarkStart w:id="693"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4"/>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4"/>
        </w:numPr>
      </w:pPr>
      <w:hyperlink r:id="rId320">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4">
        <w:r>
          <w:rPr>
            <w:rStyle w:val="VerbatimChar"/>
          </w:rPr>
          <w:t xml:space="preserve">{pkgdown}</w:t>
        </w:r>
      </w:hyperlink>
      <w:r>
        <w:t xml:space="preserve">,</w:t>
      </w:r>
      <w:r>
        <w:t xml:space="preserve"> </w:t>
      </w:r>
      <w:hyperlink r:id="rId266">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4"/>
        </w:numPr>
      </w:pPr>
      <w:hyperlink r:id="rId690">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4"/>
        </w:numPr>
      </w:pPr>
      <w:hyperlink r:id="rId691">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4"/>
        </w:numPr>
      </w:pPr>
      <w:hyperlink r:id="rId692">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3"/>
    <w:bookmarkStart w:id="694"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4"/>
    <w:bookmarkStart w:id="698"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6"/>
        </w:numPr>
      </w:pPr>
      <w:r>
        <w:t xml:space="preserve">When to run (on push, pull request, schedule, etc.)</w:t>
      </w:r>
    </w:p>
    <w:p>
      <w:pPr>
        <w:pStyle w:val="Compact"/>
        <w:numPr>
          <w:ilvl w:val="0"/>
          <w:numId w:val="1206"/>
        </w:numPr>
      </w:pPr>
      <w:r>
        <w:t xml:space="preserve">What operating systems and R versions to use</w:t>
      </w:r>
    </w:p>
    <w:p>
      <w:pPr>
        <w:pStyle w:val="Compact"/>
        <w:numPr>
          <w:ilvl w:val="0"/>
          <w:numId w:val="1206"/>
        </w:numPr>
      </w:pPr>
      <w:r>
        <w:t xml:space="preserve">What steps to execute (install dependencies, run checks, etc.)</w:t>
      </w:r>
    </w:p>
    <w:bookmarkEnd w:id="698"/>
    <w:bookmarkStart w:id="709"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1"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7"/>
        </w:numPr>
      </w:pPr>
      <w:r>
        <w:t xml:space="preserve">GitHub Actions:</w:t>
      </w:r>
      <w:r>
        <w:t xml:space="preserve"> </w:t>
      </w:r>
      <w:r>
        <w:t xml:space="preserve">a</w:t>
      </w:r>
      <w:r>
        <w:t xml:space="preserve"> </w:t>
      </w:r>
      <w:hyperlink r:id="rId699">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7"/>
        </w:numPr>
      </w:pPr>
      <w:r>
        <w:t xml:space="preserve">GitLab CI: a</w:t>
      </w:r>
      <w:r>
        <w:t xml:space="preserve"> </w:t>
      </w:r>
      <w:hyperlink r:id="rId700">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1"/>
    <w:bookmarkStart w:id="702"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2"/>
    <w:bookmarkStart w:id="703"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3"/>
    <w:bookmarkStart w:id="704"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4"/>
    <w:bookmarkStart w:id="705"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3">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5"/>
    <w:bookmarkStart w:id="706"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6"/>
    <w:bookmarkStart w:id="707" w:name="sec-ci-secrets"/>
    <w:p>
      <w:pPr>
        <w:pStyle w:val="Heading3"/>
      </w:pPr>
      <w:r>
        <w:t xml:space="preserve">13.6.7 Secret Management</w:t>
      </w:r>
    </w:p>
    <w:p>
      <w:pPr>
        <w:pStyle w:val="Compact"/>
        <w:numPr>
          <w:ilvl w:val="0"/>
          <w:numId w:val="121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0"/>
        </w:numPr>
      </w:pPr>
      <w:r>
        <w:t xml:space="preserve">Rotate long-lived tokens on a schedule,</w:t>
      </w:r>
      <w:r>
        <w:t xml:space="preserve"> </w:t>
      </w:r>
      <w:r>
        <w:t xml:space="preserve">and immediately when a person with access leaves the project.</w:t>
      </w:r>
    </w:p>
    <w:bookmarkEnd w:id="707"/>
    <w:bookmarkStart w:id="708"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08"/>
    <w:bookmarkEnd w:id="709"/>
    <w:bookmarkStart w:id="712"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3"/>
        </w:numPr>
      </w:pPr>
      <w:r>
        <w:rPr>
          <w:b/>
          <w:bCs/>
        </w:rPr>
        <w:t xml:space="preserve">Test failures</w:t>
      </w:r>
      <w:r>
        <w:t xml:space="preserve">: Your tests found a bug (this is good! fix the bug)</w:t>
      </w:r>
    </w:p>
    <w:p>
      <w:pPr>
        <w:pStyle w:val="Compact"/>
        <w:numPr>
          <w:ilvl w:val="0"/>
          <w:numId w:val="1213"/>
        </w:numPr>
      </w:pPr>
      <w:r>
        <w:rPr>
          <w:b/>
          <w:bCs/>
        </w:rPr>
        <w:t xml:space="preserve">Platform-specific issues</w:t>
      </w:r>
      <w:r>
        <w:t xml:space="preserve">: Code works on your machine but not on other platforms</w:t>
      </w:r>
    </w:p>
    <w:p>
      <w:pPr>
        <w:pStyle w:val="Compact"/>
        <w:numPr>
          <w:ilvl w:val="0"/>
          <w:numId w:val="1213"/>
        </w:numPr>
      </w:pPr>
      <w:r>
        <w:rPr>
          <w:b/>
          <w:bCs/>
        </w:rPr>
        <w:t xml:space="preserve">Missing dependencies</w:t>
      </w:r>
      <w:r>
        <w:t xml:space="preserve">: System libraries needed for packages aren’t installed</w:t>
      </w:r>
    </w:p>
    <w:p>
      <w:pPr>
        <w:pStyle w:val="Compact"/>
        <w:numPr>
          <w:ilvl w:val="0"/>
          <w:numId w:val="121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1">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2"/>
    <w:bookmarkStart w:id="725"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3"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4"/>
        </w:numPr>
      </w:pPr>
      <w:r>
        <w:rPr>
          <w:b/>
          <w:bCs/>
        </w:rPr>
        <w:t xml:space="preserve">CI/CD status updates</w:t>
      </w:r>
      <w:r>
        <w:t xml:space="preserve">: Report test results, build status, or deployment progress</w:t>
      </w:r>
    </w:p>
    <w:p>
      <w:pPr>
        <w:pStyle w:val="Compact"/>
        <w:numPr>
          <w:ilvl w:val="0"/>
          <w:numId w:val="1214"/>
        </w:numPr>
      </w:pPr>
      <w:r>
        <w:rPr>
          <w:b/>
          <w:bCs/>
        </w:rPr>
        <w:t xml:space="preserve">Code quality reports</w:t>
      </w:r>
      <w:r>
        <w:t xml:space="preserve">: Post coverage reports, linting results, or security scan findings</w:t>
      </w:r>
      <w:r>
        <w:br/>
      </w:r>
    </w:p>
    <w:p>
      <w:pPr>
        <w:pStyle w:val="Compact"/>
        <w:numPr>
          <w:ilvl w:val="0"/>
          <w:numId w:val="1214"/>
        </w:numPr>
      </w:pPr>
      <w:r>
        <w:rPr>
          <w:b/>
          <w:bCs/>
        </w:rPr>
        <w:t xml:space="preserve">Deployment previews</w:t>
      </w:r>
      <w:r>
        <w:t xml:space="preserve">: Share links to preview deployments (e.g., documentation sites, app previews)</w:t>
      </w:r>
    </w:p>
    <w:p>
      <w:pPr>
        <w:pStyle w:val="Compact"/>
        <w:numPr>
          <w:ilvl w:val="0"/>
          <w:numId w:val="1214"/>
        </w:numPr>
      </w:pPr>
      <w:r>
        <w:rPr>
          <w:b/>
          <w:bCs/>
        </w:rPr>
        <w:t xml:space="preserve">Bot feedback</w:t>
      </w:r>
      <w:r>
        <w:t xml:space="preserve">: Provide automated feedback without cluttering the PR conversation</w:t>
      </w:r>
    </w:p>
    <w:bookmarkEnd w:id="713"/>
    <w:bookmarkStart w:id="719" w:name="comparison-of-popular-actions"/>
    <w:p>
      <w:pPr>
        <w:pStyle w:val="Heading4"/>
      </w:pPr>
      <w:r>
        <w:t xml:space="preserve">13.8.0.2 Comparison of Popular Actions</w:t>
      </w:r>
    </w:p>
    <w:p>
      <w:pPr>
        <w:pStyle w:val="FirstParagraph"/>
      </w:pPr>
      <w:hyperlink r:id="rId714">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5"/>
        </w:numPr>
      </w:pPr>
      <w:r>
        <w:rPr>
          <w:b/>
          <w:bCs/>
        </w:rPr>
        <w:t xml:space="preserve">Sticky comments</w:t>
      </w:r>
      <w:r>
        <w:t xml:space="preserve">: Creates or updates a comment identified by a unique header</w:t>
      </w:r>
    </w:p>
    <w:p>
      <w:pPr>
        <w:pStyle w:val="Compact"/>
        <w:numPr>
          <w:ilvl w:val="0"/>
          <w:numId w:val="1215"/>
        </w:numPr>
      </w:pPr>
      <w:r>
        <w:rPr>
          <w:b/>
          <w:bCs/>
        </w:rPr>
        <w:t xml:space="preserve">Multiple independent comments</w:t>
      </w:r>
      <w:r>
        <w:t xml:space="preserve">: Different workflows can maintain separate sticky comments using different headers</w:t>
      </w:r>
    </w:p>
    <w:p>
      <w:pPr>
        <w:pStyle w:val="Compact"/>
        <w:numPr>
          <w:ilvl w:val="0"/>
          <w:numId w:val="1215"/>
        </w:numPr>
      </w:pPr>
      <w:r>
        <w:rPr>
          <w:b/>
          <w:bCs/>
        </w:rPr>
        <w:t xml:space="preserve">Flexible update modes</w:t>
      </w:r>
      <w:r>
        <w:t xml:space="preserve">: Replace, append, recreate, delete, or hide comments</w:t>
      </w:r>
    </w:p>
    <w:p>
      <w:pPr>
        <w:pStyle w:val="Compact"/>
        <w:numPr>
          <w:ilvl w:val="0"/>
          <w:numId w:val="1215"/>
        </w:numPr>
      </w:pPr>
      <w:r>
        <w:rPr>
          <w:b/>
          <w:bCs/>
        </w:rPr>
        <w:t xml:space="preserve">File-based messages</w:t>
      </w:r>
      <w:r>
        <w:t xml:space="preserve">: Load comment content from files for complex templates</w:t>
      </w:r>
    </w:p>
    <w:p>
      <w:pPr>
        <w:pStyle w:val="Compact"/>
        <w:numPr>
          <w:ilvl w:val="0"/>
          <w:numId w:val="121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5">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6"/>
        </w:numPr>
      </w:pPr>
      <w:r>
        <w:rPr>
          <w:b/>
          <w:bCs/>
        </w:rPr>
        <w:t xml:space="preserve">Progress tracking</w:t>
      </w:r>
      <w:r>
        <w:t xml:space="preserve">: Update comments as workflow steps complete or fail</w:t>
      </w:r>
    </w:p>
    <w:p>
      <w:pPr>
        <w:pStyle w:val="Compact"/>
        <w:numPr>
          <w:ilvl w:val="0"/>
          <w:numId w:val="1216"/>
        </w:numPr>
      </w:pPr>
      <w:r>
        <w:rPr>
          <w:b/>
          <w:bCs/>
        </w:rPr>
        <w:t xml:space="preserve">Identifier-based updates</w:t>
      </w:r>
      <w:r>
        <w:t xml:space="preserve">: Uses a hidden identifier to find and update the correct comment</w:t>
      </w:r>
    </w:p>
    <w:p>
      <w:pPr>
        <w:pStyle w:val="Compact"/>
        <w:numPr>
          <w:ilvl w:val="0"/>
          <w:numId w:val="1216"/>
        </w:numPr>
      </w:pPr>
      <w:r>
        <w:rPr>
          <w:b/>
          <w:bCs/>
        </w:rPr>
        <w:t xml:space="preserve">Multiple update modes</w:t>
      </w:r>
      <w:r>
        <w:t xml:space="preserve">: Append to existing comments, recreate, or delete</w:t>
      </w:r>
    </w:p>
    <w:p>
      <w:pPr>
        <w:pStyle w:val="Compact"/>
        <w:numPr>
          <w:ilvl w:val="0"/>
          <w:numId w:val="1216"/>
        </w:numPr>
      </w:pPr>
      <w:r>
        <w:rPr>
          <w:b/>
          <w:bCs/>
        </w:rPr>
        <w:t xml:space="preserve">Flexible targets</w:t>
      </w:r>
      <w:r>
        <w:t xml:space="preserve">: Comment on PRs, issues, or specific commits</w:t>
      </w:r>
    </w:p>
    <w:p>
      <w:pPr>
        <w:pStyle w:val="Compact"/>
        <w:numPr>
          <w:ilvl w:val="0"/>
          <w:numId w:val="121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6">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7"/>
        </w:numPr>
      </w:pPr>
      <w:r>
        <w:rPr>
          <w:b/>
          <w:bCs/>
        </w:rPr>
        <w:t xml:space="preserve">Simple comment creation</w:t>
      </w:r>
      <w:r>
        <w:t xml:space="preserve">: Easy to post one-time or updated comments</w:t>
      </w:r>
    </w:p>
    <w:p>
      <w:pPr>
        <w:pStyle w:val="Compact"/>
        <w:numPr>
          <w:ilvl w:val="0"/>
          <w:numId w:val="1217"/>
        </w:numPr>
      </w:pPr>
      <w:r>
        <w:rPr>
          <w:b/>
          <w:bCs/>
        </w:rPr>
        <w:t xml:space="preserve">Comment updates</w:t>
      </w:r>
      <w:r>
        <w:t xml:space="preserve">: Find and update existing comments by ID or content</w:t>
      </w:r>
    </w:p>
    <w:p>
      <w:pPr>
        <w:pStyle w:val="Compact"/>
        <w:numPr>
          <w:ilvl w:val="0"/>
          <w:numId w:val="1217"/>
        </w:numPr>
      </w:pPr>
      <w:r>
        <w:rPr>
          <w:b/>
          <w:bCs/>
        </w:rPr>
        <w:t xml:space="preserve">Reactions</w:t>
      </w:r>
      <w:r>
        <w:t xml:space="preserve">: Add emoji reactions to comments</w:t>
      </w:r>
    </w:p>
    <w:p>
      <w:pPr>
        <w:pStyle w:val="Compact"/>
        <w:numPr>
          <w:ilvl w:val="0"/>
          <w:numId w:val="1217"/>
        </w:numPr>
      </w:pPr>
      <w:r>
        <w:rPr>
          <w:b/>
          <w:bCs/>
        </w:rPr>
        <w:t xml:space="preserve">Comment deletion</w:t>
      </w:r>
      <w:r>
        <w:t xml:space="preserve">: Remove comments when no longer needed</w:t>
      </w:r>
    </w:p>
    <w:p>
      <w:pPr>
        <w:pStyle w:val="Compact"/>
        <w:numPr>
          <w:ilvl w:val="0"/>
          <w:numId w:val="121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7">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8"/>
        </w:numPr>
      </w:pPr>
      <w:r>
        <w:rPr>
          <w:b/>
          <w:bCs/>
        </w:rPr>
        <w:t xml:space="preserve">Sticky comments with links</w:t>
      </w:r>
      <w:r>
        <w:t xml:space="preserve">: Posts and updates a comment with the preview URL and optional QR code for mobile access</w:t>
      </w:r>
    </w:p>
    <w:p>
      <w:pPr>
        <w:pStyle w:val="Compact"/>
        <w:numPr>
          <w:ilvl w:val="0"/>
          <w:numId w:val="1218"/>
        </w:numPr>
      </w:pPr>
      <w:r>
        <w:rPr>
          <w:b/>
          <w:bCs/>
        </w:rPr>
        <w:t xml:space="preserve">Automatic cleanup</w:t>
      </w:r>
      <w:r>
        <w:t xml:space="preserve">: Removes preview deployments when PRs are closed</w:t>
      </w:r>
    </w:p>
    <w:p>
      <w:pPr>
        <w:pStyle w:val="Compact"/>
        <w:numPr>
          <w:ilvl w:val="0"/>
          <w:numId w:val="121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8">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9"/>
        </w:numPr>
      </w:pPr>
      <w:r>
        <w:t xml:space="preserve">Keep a historical record of what each merged PR changed</w:t>
      </w:r>
    </w:p>
    <w:p>
      <w:pPr>
        <w:pStyle w:val="Compact"/>
        <w:numPr>
          <w:ilvl w:val="0"/>
          <w:numId w:val="1219"/>
        </w:numPr>
      </w:pPr>
      <w:r>
        <w:t xml:space="preserve">Allow stakeholders to review merged changes after the fact</w:t>
      </w:r>
    </w:p>
    <w:p>
      <w:pPr>
        <w:pStyle w:val="Compact"/>
        <w:numPr>
          <w:ilvl w:val="0"/>
          <w:numId w:val="121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9"/>
    <w:bookmarkStart w:id="720"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0"/>
    <w:bookmarkStart w:id="721"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0"/>
        </w:numPr>
      </w:pPr>
      <w:r>
        <w:t xml:space="preserve">You need to maintain multiple independent status comments (test results, coverage, deployment, etc.)</w:t>
      </w:r>
    </w:p>
    <w:p>
      <w:pPr>
        <w:pStyle w:val="Compact"/>
        <w:numPr>
          <w:ilvl w:val="0"/>
          <w:numId w:val="1220"/>
        </w:numPr>
      </w:pPr>
      <w:r>
        <w:t xml:space="preserve">You want to prevent comment spam by updating the same comment</w:t>
      </w:r>
    </w:p>
    <w:p>
      <w:pPr>
        <w:pStyle w:val="Compact"/>
        <w:numPr>
          <w:ilvl w:val="0"/>
          <w:numId w:val="1220"/>
        </w:numPr>
      </w:pPr>
      <w:r>
        <w:t xml:space="preserve">You need advanced features like hiding outdated comments or file-based templates</w:t>
      </w:r>
    </w:p>
    <w:p>
      <w:pPr>
        <w:pStyle w:val="Compact"/>
        <w:numPr>
          <w:ilvl w:val="0"/>
          <w:numId w:val="122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1"/>
        </w:numPr>
      </w:pPr>
      <w:r>
        <w:t xml:space="preserve">You have long-running workflows with multiple stages</w:t>
      </w:r>
    </w:p>
    <w:p>
      <w:pPr>
        <w:pStyle w:val="Compact"/>
        <w:numPr>
          <w:ilvl w:val="0"/>
          <w:numId w:val="1221"/>
        </w:numPr>
      </w:pPr>
      <w:r>
        <w:t xml:space="preserve">You want to provide progressive feedback as each stage completes</w:t>
      </w:r>
    </w:p>
    <w:p>
      <w:pPr>
        <w:pStyle w:val="Compact"/>
        <w:numPr>
          <w:ilvl w:val="0"/>
          <w:numId w:val="1221"/>
        </w:numPr>
      </w:pPr>
      <w:r>
        <w:t xml:space="preserve">You need the workflow to fail and report the failure in the comment</w:t>
      </w:r>
    </w:p>
    <w:p>
      <w:pPr>
        <w:pStyle w:val="Compact"/>
        <w:numPr>
          <w:ilvl w:val="0"/>
          <w:numId w:val="122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2"/>
        </w:numPr>
      </w:pPr>
      <w:r>
        <w:t xml:space="preserve">You need simple comment posting without complex update logic</w:t>
      </w:r>
    </w:p>
    <w:p>
      <w:pPr>
        <w:pStyle w:val="Compact"/>
        <w:numPr>
          <w:ilvl w:val="0"/>
          <w:numId w:val="1222"/>
        </w:numPr>
      </w:pPr>
      <w:r>
        <w:t xml:space="preserve">You want to add emoji reactions to comments</w:t>
      </w:r>
    </w:p>
    <w:p>
      <w:pPr>
        <w:pStyle w:val="Compact"/>
        <w:numPr>
          <w:ilvl w:val="0"/>
          <w:numId w:val="1222"/>
        </w:numPr>
      </w:pPr>
      <w:r>
        <w:t xml:space="preserve">You’re comfortable with the action’s simpler update mechanism</w:t>
      </w:r>
    </w:p>
    <w:p>
      <w:pPr>
        <w:pStyle w:val="Compact"/>
        <w:numPr>
          <w:ilvl w:val="0"/>
          <w:numId w:val="122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3"/>
        </w:numPr>
      </w:pPr>
      <w:r>
        <w:t xml:space="preserve">You need to deploy preview versions of your site/app to GitHub Pages for each PR</w:t>
      </w:r>
    </w:p>
    <w:p>
      <w:pPr>
        <w:pStyle w:val="Compact"/>
        <w:numPr>
          <w:ilvl w:val="0"/>
          <w:numId w:val="1223"/>
        </w:numPr>
      </w:pPr>
      <w:r>
        <w:t xml:space="preserve">You want stakeholders to review rendered output (documentation, UI) rather than just code</w:t>
      </w:r>
    </w:p>
    <w:p>
      <w:pPr>
        <w:pStyle w:val="Compact"/>
        <w:numPr>
          <w:ilvl w:val="0"/>
          <w:numId w:val="1223"/>
        </w:numPr>
      </w:pPr>
      <w:r>
        <w:t xml:space="preserve">You need automatic cleanup of preview deployments when PRs close</w:t>
      </w:r>
    </w:p>
    <w:p>
      <w:pPr>
        <w:pStyle w:val="Compact"/>
        <w:numPr>
          <w:ilvl w:val="0"/>
          <w:numId w:val="1223"/>
        </w:numPr>
      </w:pPr>
      <w:r>
        <w:t xml:space="preserve">You want to preserve previews of merged PRs for historical reference</w:t>
      </w:r>
    </w:p>
    <w:p>
      <w:pPr>
        <w:pStyle w:val="Compact"/>
        <w:numPr>
          <w:ilvl w:val="0"/>
          <w:numId w:val="1223"/>
        </w:numPr>
      </w:pPr>
      <w:r>
        <w:t xml:space="preserve">Your project uses GitHub Pages and benefits from preview environments</w:t>
      </w:r>
    </w:p>
    <w:bookmarkEnd w:id="721"/>
    <w:bookmarkStart w:id="724"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warning.png" id="723"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4"/>
    <w:bookmarkEnd w:id="725"/>
    <w:bookmarkStart w:id="728"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6">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4"/>
        </w:numPr>
      </w:pPr>
      <w:r>
        <w:rPr>
          <w:b/>
          <w:bCs/>
        </w:rPr>
        <w:t xml:space="preserve">Faster installation</w:t>
      </w:r>
      <w:r>
        <w:t xml:space="preserve">: Binary packages install in seconds rather than minutes</w:t>
      </w:r>
    </w:p>
    <w:p>
      <w:pPr>
        <w:pStyle w:val="Compact"/>
        <w:numPr>
          <w:ilvl w:val="0"/>
          <w:numId w:val="122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4"/>
        </w:numPr>
      </w:pPr>
      <w:r>
        <w:rPr>
          <w:b/>
          <w:bCs/>
        </w:rPr>
        <w:t xml:space="preserve">Complete CRAN coverage</w:t>
      </w:r>
      <w:r>
        <w:t xml:space="preserve">: Over 30,000 CRAN packages available as binaries (as of early 2025)</w:t>
      </w:r>
    </w:p>
    <w:p>
      <w:pPr>
        <w:pStyle w:val="Compact"/>
        <w:numPr>
          <w:ilvl w:val="0"/>
          <w:numId w:val="122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7">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5"/>
        </w:numPr>
      </w:pPr>
      <w:r>
        <w:t xml:space="preserve">Your workflow installs many R packages</w:t>
      </w:r>
    </w:p>
    <w:p>
      <w:pPr>
        <w:pStyle w:val="Compact"/>
        <w:numPr>
          <w:ilvl w:val="0"/>
          <w:numId w:val="1225"/>
        </w:numPr>
      </w:pPr>
      <w:r>
        <w:t xml:space="preserve">Build times are a bottleneck in your CI pipeline</w:t>
      </w:r>
    </w:p>
    <w:p>
      <w:pPr>
        <w:pStyle w:val="Compact"/>
        <w:numPr>
          <w:ilvl w:val="0"/>
          <w:numId w:val="1225"/>
        </w:numPr>
      </w:pPr>
      <w:r>
        <w:t xml:space="preserve">You’re running on Ubuntu (focal, jammy, or noble)</w:t>
      </w:r>
    </w:p>
    <w:p>
      <w:pPr>
        <w:pStyle w:val="Compact"/>
        <w:numPr>
          <w:ilvl w:val="0"/>
          <w:numId w:val="122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28"/>
    <w:bookmarkStart w:id="732" w:name="additional-resources-2"/>
    <w:p>
      <w:pPr>
        <w:pStyle w:val="Heading2"/>
      </w:pPr>
      <w:r>
        <w:t xml:space="preserve">13.10 Additional Resources</w:t>
      </w:r>
    </w:p>
    <w:p>
      <w:pPr>
        <w:pStyle w:val="Compact"/>
        <w:numPr>
          <w:ilvl w:val="0"/>
          <w:numId w:val="1226"/>
        </w:numPr>
      </w:pPr>
      <w:hyperlink r:id="rId673">
        <w:r>
          <w:rPr>
            <w:rStyle w:val="Hyperlink"/>
          </w:rPr>
          <w:t xml:space="preserve">GitHub Actions features overview</w:t>
        </w:r>
      </w:hyperlink>
    </w:p>
    <w:p>
      <w:pPr>
        <w:pStyle w:val="Compact"/>
        <w:numPr>
          <w:ilvl w:val="0"/>
          <w:numId w:val="1226"/>
        </w:numPr>
      </w:pPr>
      <w:hyperlink r:id="rId320">
        <w:r>
          <w:rPr>
            <w:rStyle w:val="Hyperlink"/>
          </w:rPr>
          <w:t xml:space="preserve">r-lib/actions repository</w:t>
        </w:r>
      </w:hyperlink>
      <w:r>
        <w:t xml:space="preserve"> </w:t>
      </w:r>
      <w:r>
        <w:t xml:space="preserve">- R-specific actions and example workflows</w:t>
      </w:r>
    </w:p>
    <w:p>
      <w:pPr>
        <w:pStyle w:val="Compact"/>
        <w:numPr>
          <w:ilvl w:val="0"/>
          <w:numId w:val="1226"/>
        </w:numPr>
      </w:pPr>
      <w:hyperlink r:id="rId729">
        <w:r>
          <w:rPr>
            <w:rStyle w:val="Hyperlink"/>
          </w:rPr>
          <w:t xml:space="preserve">R Packages book: Continuous Integration</w:t>
        </w:r>
      </w:hyperlink>
    </w:p>
    <w:p>
      <w:pPr>
        <w:pStyle w:val="Compact"/>
        <w:numPr>
          <w:ilvl w:val="0"/>
          <w:numId w:val="1226"/>
        </w:numPr>
      </w:pPr>
      <w:hyperlink r:id="rId730">
        <w:r>
          <w:rPr>
            <w:rStyle w:val="Hyperlink"/>
          </w:rPr>
          <w:t xml:space="preserve">GitHub Actions documentation</w:t>
        </w:r>
      </w:hyperlink>
    </w:p>
    <w:p>
      <w:pPr>
        <w:pStyle w:val="Compact"/>
        <w:numPr>
          <w:ilvl w:val="0"/>
          <w:numId w:val="1226"/>
        </w:numPr>
      </w:pPr>
      <w:hyperlink r:id="rId731">
        <w:r>
          <w:rPr>
            <w:rStyle w:val="Hyperlink"/>
          </w:rPr>
          <w:t xml:space="preserve">Where to find help with r-lib/actions</w:t>
        </w:r>
      </w:hyperlink>
    </w:p>
    <w:p>
      <w:pPr>
        <w:pStyle w:val="Compact"/>
        <w:numPr>
          <w:ilvl w:val="0"/>
          <w:numId w:val="1226"/>
        </w:numPr>
      </w:pPr>
      <w:hyperlink r:id="rId710">
        <w:r>
          <w:rPr>
            <w:rStyle w:val="Hyperlink"/>
          </w:rPr>
          <w:t xml:space="preserve">GitHub Status</w:t>
        </w:r>
      </w:hyperlink>
      <w:r>
        <w:t xml:space="preserve"> </w:t>
      </w:r>
      <w:r>
        <w:t xml:space="preserve">- real-time status of GitHub services</w:t>
      </w:r>
    </w:p>
    <w:p>
      <w:r>
        <w:br w:type="page"/>
      </w:r>
    </w:p>
    <w:bookmarkEnd w:id="732"/>
    <w:bookmarkEnd w:id="733"/>
    <w:bookmarkStart w:id="78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7"/>
        </w:numPr>
      </w:pPr>
      <w:r>
        <w:t xml:space="preserve">Run a series of scripts in parallel or in a specific order to reproduce our work</w:t>
      </w:r>
    </w:p>
    <w:p>
      <w:pPr>
        <w:pStyle w:val="Compact"/>
        <w:numPr>
          <w:ilvl w:val="0"/>
          <w:numId w:val="1227"/>
        </w:numPr>
      </w:pPr>
      <w:r>
        <w:t xml:space="preserve">To check on the progress of a batch of jobs</w:t>
      </w:r>
    </w:p>
    <w:p>
      <w:pPr>
        <w:pStyle w:val="Compact"/>
        <w:numPr>
          <w:ilvl w:val="0"/>
          <w:numId w:val="1227"/>
        </w:numPr>
      </w:pPr>
      <w:r>
        <w:t xml:space="preserve">To use git and push to github</w:t>
      </w:r>
    </w:p>
    <w:bookmarkStart w:id="738"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7" w:name="fig-unix-desktop"/>
          <w:p>
            <w:pPr>
              <w:pStyle w:val="Compact"/>
              <w:jc w:val="center"/>
            </w:pPr>
            <w:r>
              <w:drawing>
                <wp:inline>
                  <wp:extent cx="5334000" cy="3380267"/>
                  <wp:effectExtent b="0" l="0" r="0" t="0"/>
                  <wp:docPr descr="" title="" id="735" name="Picture"/>
                  <a:graphic>
                    <a:graphicData uri="http://schemas.openxmlformats.org/drawingml/2006/picture">
                      <pic:pic>
                        <pic:nvPicPr>
                          <pic:cNvPr descr="assets/images/ex-desktop.jpg" id="736" name="Picture"/>
                          <pic:cNvPicPr>
                            <a:picLocks noChangeArrowheads="1" noChangeAspect="1"/>
                          </pic:cNvPicPr>
                        </pic:nvPicPr>
                        <pic:blipFill>
                          <a:blip r:embed="rId73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7"/>
        </w:tc>
      </w:tr>
    </w:tbl>
    <w:bookmarkEnd w:id="738"/>
    <w:bookmarkStart w:id="744"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9"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3" w:name="fig-unix-terminal"/>
          <w:p>
            <w:pPr>
              <w:pStyle w:val="Compact"/>
              <w:jc w:val="center"/>
            </w:pPr>
            <w:r>
              <w:drawing>
                <wp:inline>
                  <wp:extent cx="4488872" cy="8862646"/>
                  <wp:effectExtent b="0" l="0" r="0" t="0"/>
                  <wp:docPr descr="" title="" id="741" name="Picture"/>
                  <a:graphic>
                    <a:graphicData uri="http://schemas.openxmlformats.org/drawingml/2006/picture">
                      <pic:pic>
                        <pic:nvPicPr>
                          <pic:cNvPr descr="assets/images/ex-terminal.PNG" id="742" name="Picture"/>
                          <pic:cNvPicPr>
                            <a:picLocks noChangeArrowheads="1" noChangeAspect="1"/>
                          </pic:cNvPicPr>
                        </pic:nvPicPr>
                        <pic:blipFill>
                          <a:blip r:embed="rId74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3"/>
        </w:tc>
      </w:tr>
    </w:tbl>
    <w:bookmarkEnd w:id="744"/>
    <w:bookmarkStart w:id="766"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6"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6"/>
    <w:bookmarkStart w:id="747"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7"/>
    <w:bookmarkStart w:id="750" w:name="the-two-plugins-we-use"/>
    <w:p>
      <w:pPr>
        <w:pStyle w:val="Heading3"/>
      </w:pPr>
      <w:r>
        <w:t xml:space="preserve">14.3.3 The two plugins we use</w:t>
      </w:r>
    </w:p>
    <w:p>
      <w:pPr>
        <w:pStyle w:val="FirstParagraph"/>
      </w:pPr>
      <w:hyperlink r:id="rId74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0"/>
    <w:bookmarkStart w:id="752"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1"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2"/>
    <w:bookmarkStart w:id="755"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5"/>
    <w:bookmarkStart w:id="764"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3"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4"/>
    <w:bookmarkStart w:id="765"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5"/>
    <w:bookmarkEnd w:id="766"/>
    <w:bookmarkStart w:id="768"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7"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7"/>
          <w:p/>
        </w:tc>
      </w:tr>
    </w:tbl>
    <w:bookmarkEnd w:id="768"/>
    <w:bookmarkStart w:id="779" w:name="sec-shell-style"/>
    <w:p>
      <w:pPr>
        <w:pStyle w:val="Heading2"/>
      </w:pPr>
      <w:r>
        <w:t xml:space="preserve">14.5 Shell Scripting Style</w:t>
      </w:r>
    </w:p>
    <w:p>
      <w:pPr>
        <w:pStyle w:val="FirstParagraph"/>
      </w:pPr>
      <w:r>
        <w:t xml:space="preserve">For shell scripts, we follow the</w:t>
      </w:r>
      <w:r>
        <w:t xml:space="preserve"> </w:t>
      </w:r>
      <w:hyperlink r:id="rId76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6">
        <w:r>
          <w:rPr>
            <w:rStyle w:val="Hyperlink"/>
          </w:rPr>
          <w:t xml:space="preserve">tidyverse style guide</w:t>
        </w:r>
      </w:hyperlink>
      <w:r>
        <w:t xml:space="preserve">.</w:t>
      </w:r>
      <w:r>
        <w:t xml:space="preserve"> </w:t>
      </w:r>
      <w:r>
        <w:t xml:space="preserve">The points below are the lab’s priorities and additions.</w:t>
      </w:r>
    </w:p>
    <w:bookmarkStart w:id="770"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0"/>
    <w:bookmarkStart w:id="771"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1"/>
    <w:bookmarkStart w:id="772"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2"/>
    <w:bookmarkStart w:id="773"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3"/>
    <w:bookmarkStart w:id="774" w:name="security"/>
    <w:p>
      <w:pPr>
        <w:pStyle w:val="Heading3"/>
      </w:pPr>
      <w:r>
        <w:t xml:space="preserve">14.5.5 Security</w:t>
      </w:r>
    </w:p>
    <w:p>
      <w:pPr>
        <w:pStyle w:val="Compact"/>
        <w:numPr>
          <w:ilvl w:val="0"/>
          <w:numId w:val="1230"/>
        </w:numPr>
      </w:pPr>
      <w:r>
        <w:t xml:space="preserve">Never echo secrets;</w:t>
      </w:r>
      <w:r>
        <w:t xml:space="preserve"> </w:t>
      </w:r>
      <w:r>
        <w:t xml:space="preserve">redact tokens before logging command lines that carry them.</w:t>
      </w:r>
    </w:p>
    <w:p>
      <w:pPr>
        <w:pStyle w:val="Compact"/>
        <w:numPr>
          <w:ilvl w:val="0"/>
          <w:numId w:val="123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4"/>
    <w:bookmarkStart w:id="776" w:name="linting"/>
    <w:p>
      <w:pPr>
        <w:pStyle w:val="Heading3"/>
      </w:pPr>
      <w:r>
        <w:t xml:space="preserve">14.5.6 Linting</w:t>
      </w:r>
    </w:p>
    <w:p>
      <w:pPr>
        <w:pStyle w:val="FirstParagraph"/>
      </w:pPr>
      <w:hyperlink r:id="rId775">
        <w:r>
          <w:rPr>
            <w:rStyle w:val="Hyperlink"/>
          </w:rPr>
          <w:t xml:space="preserve">ShellCheck</w:t>
        </w:r>
      </w:hyperlink>
      <w:r>
        <w:t xml:space="preserve"> </w:t>
      </w:r>
      <w:r>
        <w:t xml:space="preserve">is the shell equivalent of</w:t>
      </w:r>
      <w:r>
        <w:t xml:space="preserve"> </w:t>
      </w:r>
      <w:hyperlink r:id="rId266">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6"/>
    <w:bookmarkStart w:id="777"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7"/>
    <w:bookmarkStart w:id="778"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8"/>
    <w:bookmarkEnd w:id="779"/>
    <w:bookmarkStart w:id="782"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1" w:name="common-mistakes"/>
    <w:p>
      <w:pPr>
        <w:pStyle w:val="Heading3"/>
      </w:pPr>
      <w:r>
        <w:t xml:space="preserve">14.6.1 Common Mistakes</w:t>
      </w:r>
    </w:p>
    <w:p>
      <w:pPr>
        <w:pStyle w:val="Compact"/>
        <w:numPr>
          <w:ilvl w:val="0"/>
          <w:numId w:val="1231"/>
        </w:numPr>
      </w:pPr>
      <w:r>
        <w:t xml:space="preserve">Remember to include all of the quotation marks around file paths that have a spaces.</w:t>
      </w:r>
    </w:p>
    <w:p>
      <w:pPr>
        <w:pStyle w:val="Compact"/>
        <w:numPr>
          <w:ilvl w:val="0"/>
          <w:numId w:val="123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1"/>
    <w:bookmarkEnd w:id="782"/>
    <w:bookmarkStart w:id="783"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3"/>
    <w:bookmarkStart w:id="787"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5"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5"/>
    <w:bookmarkStart w:id="786"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6"/>
    <w:bookmarkEnd w:id="787"/>
    <w:bookmarkEnd w:id="788"/>
    <w:bookmarkStart w:id="802" w:name="reproducible-environments"/>
    <w:p>
      <w:pPr>
        <w:pStyle w:val="Heading1"/>
      </w:pPr>
      <w:r>
        <w:t xml:space="preserve">15. Reproducible Environments</w:t>
      </w:r>
    </w:p>
    <w:bookmarkStart w:id="795" w:name="package-version-control-with-renv"/>
    <w:p>
      <w:pPr>
        <w:pStyle w:val="Heading2"/>
      </w:pPr>
      <w:r>
        <w:t xml:space="preserve">15.1 Package Version Control with renv</w:t>
      </w:r>
    </w:p>
    <w:bookmarkStart w:id="78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9"/>
    <w:bookmarkStart w:id="79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Create an RProject file and ensure that your working directory is set to the correct folder</w:t>
      </w:r>
    </w:p>
    <w:p>
      <w:pPr>
        <w:pStyle w:val="Compact"/>
        <w:numPr>
          <w:ilvl w:val="0"/>
          <w:numId w:val="123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0"/>
    <w:bookmarkStart w:id="79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1">
        <w:r>
          <w:rPr>
            <w:rStyle w:val="Hyperlink"/>
          </w:rPr>
          <w:t xml:space="preserve">official renv documentation</w:t>
        </w:r>
      </w:hyperlink>
      <w:r>
        <w:t xml:space="preserve">.</w:t>
      </w:r>
    </w:p>
    <w:bookmarkEnd w:id="792"/>
    <w:bookmarkEnd w:id="793"/>
    <w:bookmarkStart w:id="79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Pull the most updated version of the project from GitHub</w:t>
      </w:r>
    </w:p>
    <w:p>
      <w:pPr>
        <w:pStyle w:val="Compact"/>
        <w:numPr>
          <w:ilvl w:val="0"/>
          <w:numId w:val="1235"/>
        </w:numPr>
      </w:pPr>
      <w:r>
        <w:t xml:space="preserve">Open the project’s RProject file</w:t>
      </w:r>
    </w:p>
    <w:p>
      <w:pPr>
        <w:pStyle w:val="Compact"/>
        <w:numPr>
          <w:ilvl w:val="0"/>
          <w:numId w:val="123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5"/>
        </w:numPr>
      </w:pPr>
      <w:r>
        <w:t xml:space="preserve">Wait for the correct versions of each package to install/update. This may take some time, depending on how many packages the project uses.</w:t>
      </w:r>
    </w:p>
    <w:p>
      <w:pPr>
        <w:pStyle w:val="Compact"/>
        <w:numPr>
          <w:ilvl w:val="0"/>
          <w:numId w:val="123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5"/>
        </w:numPr>
      </w:pPr>
      <w:r>
        <w:t xml:space="preserve">If you make edits to the code and introduce new/updated packages, see the section above for instructions on how to make updates.</w:t>
      </w:r>
    </w:p>
    <w:bookmarkEnd w:id="794"/>
    <w:bookmarkEnd w:id="795"/>
    <w:bookmarkStart w:id="79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6">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6"/>
        </w:numPr>
      </w:pPr>
      <w:r>
        <w:rPr>
          <w:b/>
          <w:bCs/>
        </w:rPr>
        <w:t xml:space="preserve">Fast installation</w:t>
      </w:r>
      <w:r>
        <w:t xml:space="preserve">: Binary packages install in seconds, not minutes</w:t>
      </w:r>
    </w:p>
    <w:p>
      <w:pPr>
        <w:pStyle w:val="Compact"/>
        <w:numPr>
          <w:ilvl w:val="0"/>
          <w:numId w:val="1236"/>
        </w:numPr>
      </w:pPr>
      <w:r>
        <w:rPr>
          <w:b/>
          <w:bCs/>
        </w:rPr>
        <w:t xml:space="preserve">Automatic dependency resolution</w:t>
      </w:r>
      <w:r>
        <w:t xml:space="preserve">: System dependencies are handled automatically</w:t>
      </w:r>
    </w:p>
    <w:p>
      <w:pPr>
        <w:pStyle w:val="Compact"/>
        <w:numPr>
          <w:ilvl w:val="0"/>
          <w:numId w:val="1236"/>
        </w:numPr>
      </w:pPr>
      <w:r>
        <w:rPr>
          <w:b/>
          <w:bCs/>
        </w:rPr>
        <w:t xml:space="preserve">System-level integration</w:t>
      </w:r>
      <w:r>
        <w:t xml:space="preserve">: Packages integrate with Ubuntu’s package management</w:t>
      </w:r>
    </w:p>
    <w:p>
      <w:pPr>
        <w:pStyle w:val="Compact"/>
        <w:numPr>
          <w:ilvl w:val="0"/>
          <w:numId w:val="123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7"/>
        </w:numPr>
      </w:pPr>
      <w:r>
        <w:t xml:space="preserve">Ubuntu 24.04</w:t>
      </w:r>
      <w:r>
        <w:t xml:space="preserve"> </w:t>
      </w:r>
      <w:r>
        <w:t xml:space="preserve">“noble”</w:t>
      </w:r>
      <w:r>
        <w:t xml:space="preserve"> </w:t>
      </w:r>
      <w:r>
        <w:t xml:space="preserve">(amd64 and arm64)</w:t>
      </w:r>
    </w:p>
    <w:p>
      <w:pPr>
        <w:pStyle w:val="Compact"/>
        <w:numPr>
          <w:ilvl w:val="0"/>
          <w:numId w:val="1237"/>
        </w:numPr>
      </w:pPr>
      <w:r>
        <w:t xml:space="preserve">Ubuntu 22.04</w:t>
      </w:r>
      <w:r>
        <w:t xml:space="preserve"> </w:t>
      </w:r>
      <w:r>
        <w:t xml:space="preserve">“jammy”</w:t>
      </w:r>
      <w:r>
        <w:t xml:space="preserve"> </w:t>
      </w:r>
      <w:r>
        <w:t xml:space="preserve">(amd64)</w:t>
      </w:r>
    </w:p>
    <w:p>
      <w:pPr>
        <w:pStyle w:val="Compact"/>
        <w:numPr>
          <w:ilvl w:val="0"/>
          <w:numId w:val="123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8"/>
        </w:numPr>
      </w:pPr>
      <w:r>
        <w:rPr>
          <w:b/>
          <w:bCs/>
        </w:rPr>
        <w:t xml:space="preserve">Use r2u when</w:t>
      </w:r>
      <w:r>
        <w:t xml:space="preserve">: You work primarily on Ubuntu systems, want fast package installation, or need system-level package management</w:t>
      </w:r>
    </w:p>
    <w:p>
      <w:pPr>
        <w:pStyle w:val="Compact"/>
        <w:numPr>
          <w:ilvl w:val="0"/>
          <w:numId w:val="1238"/>
        </w:numPr>
      </w:pPr>
      <w:r>
        <w:rPr>
          <w:b/>
          <w:bCs/>
        </w:rPr>
        <w:t xml:space="preserve">Use renv when</w:t>
      </w:r>
      <w:r>
        <w:t xml:space="preserve">: You need cross-platform reproducibility, work on macOS/Windows, or require project-specific package libraries</w:t>
      </w:r>
    </w:p>
    <w:p>
      <w:pPr>
        <w:pStyle w:val="Compact"/>
        <w:numPr>
          <w:ilvl w:val="0"/>
          <w:numId w:val="123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6">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96"/>
    <w:bookmarkStart w:id="798" w:name="managing-r-versions-with-rig"/>
    <w:p>
      <w:pPr>
        <w:pStyle w:val="Heading2"/>
      </w:pPr>
      <w:r>
        <w:t xml:space="preserve">15.3 Managing R Versions with rig</w:t>
      </w:r>
    </w:p>
    <w:p>
      <w:pPr>
        <w:pStyle w:val="FirstParagraph"/>
      </w:pPr>
      <w:hyperlink r:id="rId79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9"/>
        </w:numPr>
      </w:pPr>
      <w:r>
        <w:rPr>
          <w:b/>
          <w:bCs/>
        </w:rPr>
        <w:t xml:space="preserve">Multi-version support</w:t>
      </w:r>
      <w:r>
        <w:t xml:space="preserve">: Install and switch between multiple R versions</w:t>
      </w:r>
    </w:p>
    <w:p>
      <w:pPr>
        <w:pStyle w:val="Compact"/>
        <w:numPr>
          <w:ilvl w:val="0"/>
          <w:numId w:val="1239"/>
        </w:numPr>
      </w:pPr>
      <w:r>
        <w:rPr>
          <w:b/>
          <w:bCs/>
        </w:rPr>
        <w:t xml:space="preserve">Cross-platform</w:t>
      </w:r>
      <w:r>
        <w:t xml:space="preserve">: Works on macOS, Windows, and Linux</w:t>
      </w:r>
    </w:p>
    <w:p>
      <w:pPr>
        <w:pStyle w:val="Compact"/>
        <w:numPr>
          <w:ilvl w:val="0"/>
          <w:numId w:val="123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9"/>
        </w:numPr>
      </w:pPr>
      <w:r>
        <w:rPr>
          <w:b/>
          <w:bCs/>
        </w:rPr>
        <w:t xml:space="preserve">RStudio / Positron integration</w:t>
      </w:r>
      <w:r>
        <w:t xml:space="preserve">: Registered R versions are automatically available in RStudio and Positron</w:t>
      </w:r>
    </w:p>
    <w:p>
      <w:pPr>
        <w:pStyle w:val="Compact"/>
        <w:numPr>
          <w:ilvl w:val="0"/>
          <w:numId w:val="123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0"/>
        </w:numPr>
      </w:pPr>
      <w:r>
        <w:t xml:space="preserve">You need a specific older R version to reproduce results from a published analysis</w:t>
      </w:r>
    </w:p>
    <w:p>
      <w:pPr>
        <w:pStyle w:val="Compact"/>
        <w:numPr>
          <w:ilvl w:val="0"/>
          <w:numId w:val="1240"/>
        </w:numPr>
      </w:pPr>
      <w:r>
        <w:t xml:space="preserve">You want to test code against multiple R versions</w:t>
      </w:r>
    </w:p>
    <w:p>
      <w:pPr>
        <w:pStyle w:val="Compact"/>
        <w:numPr>
          <w:ilvl w:val="0"/>
          <w:numId w:val="124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7">
        <w:r>
          <w:rPr>
            <w:rStyle w:val="Hyperlink"/>
          </w:rPr>
          <w:t xml:space="preserve">rig GitHub repository</w:t>
        </w:r>
      </w:hyperlink>
      <w:r>
        <w:t xml:space="preserve">.</w:t>
      </w:r>
    </w:p>
    <w:bookmarkEnd w:id="798"/>
    <w:bookmarkStart w:id="80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1"/>
        </w:numPr>
      </w:pPr>
      <w:r>
        <w:t xml:space="preserve">SSH into the Docker server.</w:t>
      </w:r>
    </w:p>
    <w:p>
      <w:pPr>
        <w:pStyle w:val="Compact"/>
        <w:numPr>
          <w:ilvl w:val="0"/>
          <w:numId w:val="124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9" name="Picture"/>
                  <a:graphic>
                    <a:graphicData uri="http://schemas.openxmlformats.org/drawingml/2006/picture">
                      <pic:pic>
                        <pic:nvPicPr>
                          <pic:cNvPr descr="/opt/quarto/share/formats/docx/warning.png" id="800"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1"/>
    <w:bookmarkEnd w:id="802"/>
    <w:bookmarkStart w:id="830" w:name="code-publication"/>
    <w:p>
      <w:pPr>
        <w:pStyle w:val="Heading1"/>
      </w:pPr>
      <w:r>
        <w:t xml:space="preserve">16. Code Publication</w:t>
      </w:r>
    </w:p>
    <w:bookmarkStart w:id="803" w:name="checklist-overview"/>
    <w:p>
      <w:pPr>
        <w:pStyle w:val="Heading2"/>
      </w:pPr>
      <w:r>
        <w:t xml:space="preserve">16.1 Checklist overview</w:t>
      </w:r>
    </w:p>
    <w:p>
      <w:pPr>
        <w:pStyle w:val="Compact"/>
        <w:numPr>
          <w:ilvl w:val="0"/>
          <w:numId w:val="1242"/>
        </w:numPr>
      </w:pPr>
      <w:hyperlink w:anchor="fill-out-file-headers">
        <w:r>
          <w:rPr>
            <w:rStyle w:val="Hyperlink"/>
          </w:rPr>
          <w:t xml:space="preserve">Fill out file headers</w:t>
        </w:r>
      </w:hyperlink>
    </w:p>
    <w:p>
      <w:pPr>
        <w:pStyle w:val="Compact"/>
        <w:numPr>
          <w:ilvl w:val="0"/>
          <w:numId w:val="1242"/>
        </w:numPr>
      </w:pPr>
      <w:hyperlink w:anchor="clean-up-comments">
        <w:r>
          <w:rPr>
            <w:rStyle w:val="Hyperlink"/>
          </w:rPr>
          <w:t xml:space="preserve">Clean up comments</w:t>
        </w:r>
      </w:hyperlink>
    </w:p>
    <w:p>
      <w:pPr>
        <w:pStyle w:val="Compact"/>
        <w:numPr>
          <w:ilvl w:val="0"/>
          <w:numId w:val="1242"/>
        </w:numPr>
      </w:pPr>
      <w:hyperlink w:anchor="document-functions">
        <w:r>
          <w:rPr>
            <w:rStyle w:val="Hyperlink"/>
          </w:rPr>
          <w:t xml:space="preserve">Document functions</w:t>
        </w:r>
      </w:hyperlink>
    </w:p>
    <w:p>
      <w:pPr>
        <w:pStyle w:val="Compact"/>
        <w:numPr>
          <w:ilvl w:val="0"/>
          <w:numId w:val="1242"/>
        </w:numPr>
      </w:pPr>
      <w:hyperlink w:anchor="remove-deprecated-filepaths">
        <w:r>
          <w:rPr>
            <w:rStyle w:val="Hyperlink"/>
          </w:rPr>
          <w:t xml:space="preserve">Remove deprecated filepaths</w:t>
        </w:r>
      </w:hyperlink>
    </w:p>
    <w:p>
      <w:pPr>
        <w:pStyle w:val="Compact"/>
        <w:numPr>
          <w:ilvl w:val="0"/>
          <w:numId w:val="1242"/>
        </w:numPr>
      </w:pPr>
      <w:hyperlink w:anchor="ensure-project-runs-via-bash">
        <w:r>
          <w:rPr>
            <w:rStyle w:val="Hyperlink"/>
          </w:rPr>
          <w:t xml:space="preserve">Ensure project runs via bash</w:t>
        </w:r>
      </w:hyperlink>
    </w:p>
    <w:p>
      <w:pPr>
        <w:pStyle w:val="Compact"/>
        <w:numPr>
          <w:ilvl w:val="0"/>
          <w:numId w:val="1242"/>
        </w:numPr>
      </w:pPr>
      <w:hyperlink w:anchor="complete-the-readme">
        <w:r>
          <w:rPr>
            <w:rStyle w:val="Hyperlink"/>
          </w:rPr>
          <w:t xml:space="preserve">Complete the README</w:t>
        </w:r>
      </w:hyperlink>
    </w:p>
    <w:p>
      <w:pPr>
        <w:pStyle w:val="Compact"/>
        <w:numPr>
          <w:ilvl w:val="0"/>
          <w:numId w:val="1242"/>
        </w:numPr>
      </w:pPr>
      <w:hyperlink w:anchor="clean-up-feature-branches">
        <w:r>
          <w:rPr>
            <w:rStyle w:val="Hyperlink"/>
          </w:rPr>
          <w:t xml:space="preserve">Clean up feature branches</w:t>
        </w:r>
      </w:hyperlink>
    </w:p>
    <w:p>
      <w:pPr>
        <w:pStyle w:val="Compact"/>
        <w:numPr>
          <w:ilvl w:val="0"/>
          <w:numId w:val="1242"/>
        </w:numPr>
      </w:pPr>
      <w:hyperlink w:anchor="sec-create-github-release">
        <w:r>
          <w:rPr>
            <w:rStyle w:val="Hyperlink"/>
          </w:rPr>
          <w:t xml:space="preserve">Create GitHub release</w:t>
        </w:r>
      </w:hyperlink>
    </w:p>
    <w:bookmarkEnd w:id="803"/>
    <w:bookmarkStart w:id="80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4">
        <w:r>
          <w:rPr>
            <w:rStyle w:val="Hyperlink"/>
          </w:rPr>
          <w:t xml:space="preserve">here.</w:t>
        </w:r>
      </w:hyperlink>
    </w:p>
    <w:bookmarkEnd w:id="805"/>
    <w:bookmarkStart w:id="80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6"/>
    <w:bookmarkStart w:id="80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7">
        <w:r>
          <w:rPr>
            <w:rStyle w:val="Hyperlink"/>
          </w:rPr>
          <w:t xml:space="preserve">here.</w:t>
        </w:r>
      </w:hyperlink>
    </w:p>
    <w:bookmarkEnd w:id="808"/>
    <w:bookmarkStart w:id="80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9"/>
    <w:bookmarkStart w:id="81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0">
        <w:r>
          <w:rPr>
            <w:rStyle w:val="Hyperlink"/>
          </w:rPr>
          <w:t xml:space="preserve">here.</w:t>
        </w:r>
      </w:hyperlink>
    </w:p>
    <w:bookmarkEnd w:id="811"/>
    <w:bookmarkStart w:id="81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3"/>
        </w:numPr>
      </w:pPr>
      <w:r>
        <w:t xml:space="preserve">0-config.R: configuration file that sets data directories, sources base functions, and loads required libraries</w:t>
      </w:r>
    </w:p>
    <w:p>
      <w:pPr>
        <w:pStyle w:val="BlockText"/>
        <w:numPr>
          <w:ilvl w:val="0"/>
          <w:numId w:val="1243"/>
        </w:numPr>
      </w:pPr>
      <w:r>
        <w:t xml:space="preserve">0-base-functions: folder containing scripts with functions used in the analysis</w:t>
      </w:r>
    </w:p>
    <w:p>
      <w:pPr>
        <w:pStyle w:val="BlockText"/>
        <w:numPr>
          <w:ilvl w:val="1"/>
          <w:numId w:val="1244"/>
        </w:numPr>
      </w:pPr>
      <w:r>
        <w:t xml:space="preserve">0-base-functions.R: R script containing general functions used across the analysis</w:t>
      </w:r>
    </w:p>
    <w:p>
      <w:pPr>
        <w:pStyle w:val="BlockText"/>
        <w:numPr>
          <w:ilvl w:val="1"/>
          <w:numId w:val="1244"/>
        </w:numPr>
      </w:pPr>
      <w:r>
        <w:t xml:space="preserve">0-bias-corr-functions.R: R script containing functions used in bias correction</w:t>
      </w:r>
    </w:p>
    <w:p>
      <w:pPr>
        <w:pStyle w:val="BlockText"/>
        <w:numPr>
          <w:ilvl w:val="1"/>
          <w:numId w:val="12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4"/>
        </w:numPr>
      </w:pPr>
      <w:r>
        <w:t xml:space="preserve">0-prior-functions.R: R script containing functions to generate priors</w:t>
      </w:r>
    </w:p>
    <w:p>
      <w:pPr>
        <w:pStyle w:val="BlockText"/>
        <w:numPr>
          <w:ilvl w:val="0"/>
          <w:numId w:val="1243"/>
        </w:numPr>
      </w:pPr>
      <w:r>
        <w:t xml:space="preserve">1-data: folder containing data processing scripts NOTE: some scripts are deprecated</w:t>
      </w:r>
    </w:p>
    <w:p>
      <w:pPr>
        <w:pStyle w:val="BlockText"/>
        <w:numPr>
          <w:ilvl w:val="0"/>
          <w:numId w:val="1243"/>
        </w:numPr>
      </w:pPr>
      <w:r>
        <w:t xml:space="preserve">2-analysis: folder containing analysis scripts. To rerun all scripts in this subdirectory, run the bash script 0-run-analysis.sh.</w:t>
      </w:r>
    </w:p>
    <w:p>
      <w:pPr>
        <w:pStyle w:val="BlockText"/>
        <w:numPr>
          <w:ilvl w:val="1"/>
          <w:numId w:val="1245"/>
        </w:numPr>
      </w:pPr>
      <w:r>
        <w:t xml:space="preserve">1-obtain-priors-state.R: obtain priors for each state</w:t>
      </w:r>
    </w:p>
    <w:p>
      <w:pPr>
        <w:pStyle w:val="BlockText"/>
        <w:numPr>
          <w:ilvl w:val="1"/>
          <w:numId w:val="1245"/>
        </w:numPr>
      </w:pPr>
      <w:r>
        <w:t xml:space="preserve">2-est-expected-cases-state.R: estimate expected cases in each state</w:t>
      </w:r>
    </w:p>
    <w:p>
      <w:pPr>
        <w:pStyle w:val="BlockText"/>
        <w:numPr>
          <w:ilvl w:val="1"/>
          <w:numId w:val="1245"/>
        </w:numPr>
      </w:pPr>
      <w:r>
        <w:t xml:space="preserve">3-est-expected-cases-state-perf-testing.R: estimate expected cases in each state, estimate the percentage of underestimation due to incomplete testing vs. imperfect test accuracy</w:t>
      </w:r>
    </w:p>
    <w:p>
      <w:pPr>
        <w:pStyle w:val="BlockText"/>
        <w:numPr>
          <w:ilvl w:val="1"/>
          <w:numId w:val="1245"/>
        </w:numPr>
      </w:pPr>
      <w:r>
        <w:t xml:space="preserve">4-obtain-testing-protocols.R: find testing protocols for each state.</w:t>
      </w:r>
    </w:p>
    <w:p>
      <w:pPr>
        <w:pStyle w:val="BlockText"/>
        <w:numPr>
          <w:ilvl w:val="1"/>
          <w:numId w:val="1245"/>
        </w:numPr>
      </w:pPr>
      <w:r>
        <w:t xml:space="preserve">5-summarize-results.R: summarize results; obtain results for in text numerical results.</w:t>
      </w:r>
    </w:p>
    <w:p>
      <w:pPr>
        <w:pStyle w:val="BlockText"/>
        <w:numPr>
          <w:ilvl w:val="0"/>
          <w:numId w:val="1243"/>
        </w:numPr>
      </w:pPr>
      <w:r>
        <w:t xml:space="preserve">3-figure-table-scripts: folder containing figure scripts. To rerun all scripts in this subdirectory, run the bash script 0-run-figs.sh.</w:t>
      </w:r>
    </w:p>
    <w:p>
      <w:pPr>
        <w:pStyle w:val="BlockText"/>
        <w:numPr>
          <w:ilvl w:val="1"/>
          <w:numId w:val="1246"/>
        </w:numPr>
      </w:pPr>
      <w:r>
        <w:t xml:space="preserve">1-fig-testing.R: creates plot of testing patterns by state over time</w:t>
      </w:r>
    </w:p>
    <w:p>
      <w:pPr>
        <w:pStyle w:val="BlockText"/>
        <w:numPr>
          <w:ilvl w:val="1"/>
          <w:numId w:val="1246"/>
        </w:numPr>
      </w:pPr>
      <w:r>
        <w:t xml:space="preserve">2-fig-cases-usa-state-bar.R: creates bar plot of confirmed vs. estimated infections by state</w:t>
      </w:r>
    </w:p>
    <w:p>
      <w:pPr>
        <w:pStyle w:val="BlockText"/>
        <w:numPr>
          <w:ilvl w:val="1"/>
          <w:numId w:val="1246"/>
        </w:numPr>
      </w:pPr>
      <w:r>
        <w:t xml:space="preserve">3a-fig-map-usa-state.R: creates map of confirmed vs. estimated infections by state</w:t>
      </w:r>
    </w:p>
    <w:p>
      <w:pPr>
        <w:pStyle w:val="BlockText"/>
        <w:numPr>
          <w:ilvl w:val="1"/>
          <w:numId w:val="1246"/>
        </w:numPr>
      </w:pPr>
      <w:r>
        <w:t xml:space="preserve">3b-fig-map-usa-state-shiny.R: creates map of confirmed vs. estimated infections by state with search functionality by state</w:t>
      </w:r>
    </w:p>
    <w:p>
      <w:pPr>
        <w:pStyle w:val="BlockText"/>
        <w:numPr>
          <w:ilvl w:val="1"/>
          <w:numId w:val="1246"/>
        </w:numPr>
      </w:pPr>
      <w:r>
        <w:t xml:space="preserve">4-fig-priors.R: creates figure with priors for US as a whole</w:t>
      </w:r>
    </w:p>
    <w:p>
      <w:pPr>
        <w:pStyle w:val="BlockText"/>
        <w:numPr>
          <w:ilvl w:val="1"/>
          <w:numId w:val="1246"/>
        </w:numPr>
      </w:pPr>
      <w:r>
        <w:t xml:space="preserve">5-fig-density-usa.R: creates figure of distribution of estimated cases in the US</w:t>
      </w:r>
    </w:p>
    <w:p>
      <w:pPr>
        <w:pStyle w:val="BlockText"/>
        <w:numPr>
          <w:ilvl w:val="1"/>
          <w:numId w:val="1246"/>
        </w:numPr>
      </w:pPr>
      <w:r>
        <w:t xml:space="preserve">6-table-data-quality.R: creates table of data quality grading from COVID Tracking Project</w:t>
      </w:r>
    </w:p>
    <w:p>
      <w:pPr>
        <w:pStyle w:val="BlockText"/>
        <w:numPr>
          <w:ilvl w:val="1"/>
          <w:numId w:val="1246"/>
        </w:numPr>
      </w:pPr>
      <w:r>
        <w:t xml:space="preserve">7-fig-testpos.R: creates figure of the probability of testing positive among those tested by state</w:t>
      </w:r>
    </w:p>
    <w:p>
      <w:pPr>
        <w:pStyle w:val="BlockText"/>
        <w:numPr>
          <w:ilvl w:val="1"/>
          <w:numId w:val="1246"/>
        </w:numPr>
      </w:pPr>
      <w:r>
        <w:t xml:space="preserve">8-fig-percent-undertesting-state.R: creates figure of the percentage of under estimation due to incomplete testing</w:t>
      </w:r>
    </w:p>
    <w:p>
      <w:pPr>
        <w:pStyle w:val="BlockText"/>
        <w:numPr>
          <w:ilvl w:val="0"/>
          <w:numId w:val="1243"/>
        </w:numPr>
      </w:pPr>
      <w:r>
        <w:t xml:space="preserve">4-figures: folder containing figure files.</w:t>
      </w:r>
    </w:p>
    <w:p>
      <w:pPr>
        <w:pStyle w:val="BlockText"/>
        <w:numPr>
          <w:ilvl w:val="0"/>
          <w:numId w:val="1243"/>
        </w:numPr>
      </w:pPr>
      <w:r>
        <w:t xml:space="preserve">5-results: folder containing analysis results objects.</w:t>
      </w:r>
    </w:p>
    <w:p>
      <w:pPr>
        <w:pStyle w:val="BlockText"/>
        <w:numPr>
          <w:ilvl w:val="0"/>
          <w:numId w:val="12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2"/>
    <w:bookmarkStart w:id="81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3"/>
    <w:bookmarkStart w:id="81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4">
        <w:r>
          <w:rPr>
            <w:rStyle w:val="Hyperlink"/>
          </w:rPr>
          <w:t xml:space="preserve">Managing releases in a repository</w:t>
        </w:r>
      </w:hyperlink>
      <w:r>
        <w:t xml:space="preserve">.</w:t>
      </w:r>
    </w:p>
    <w:bookmarkEnd w:id="815"/>
    <w:bookmarkStart w:id="82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8">
        <w:r>
          <w:rPr>
            <w:rStyle w:val="Hyperlink"/>
          </w:rPr>
          <w:t xml:space="preserve">CRAN stages diagram</w:t>
        </w:r>
      </w:hyperlink>
      <w:r>
        <w:t xml:space="preserve"> </w:t>
      </w:r>
      <w:r>
        <w:t xml:space="preserve">by Edgar Ruiz.</w:t>
      </w:r>
    </w:p>
    <w:bookmarkStart w:id="81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9"/>
    <w:bookmarkStart w:id="82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9"/>
        </w:numPr>
      </w:pPr>
      <w:r>
        <w:rPr>
          <w:rStyle w:val="VerbatimChar"/>
        </w:rPr>
        <w:t xml:space="preserve">devtools::check_win_devel()</w:t>
      </w:r>
      <w:r>
        <w:t xml:space="preserve"> </w:t>
      </w:r>
      <w:r>
        <w:t xml:space="preserve">- tests on Windows with the development version of R</w:t>
      </w:r>
    </w:p>
    <w:p>
      <w:pPr>
        <w:pStyle w:val="Compact"/>
        <w:numPr>
          <w:ilvl w:val="1"/>
          <w:numId w:val="1249"/>
        </w:numPr>
      </w:pPr>
      <w:hyperlink r:id="rId820">
        <w:r>
          <w:rPr>
            <w:rStyle w:val="Hyperlink"/>
          </w:rPr>
          <w:t xml:space="preserve">R-hub</w:t>
        </w:r>
      </w:hyperlink>
      <w:r>
        <w:t xml:space="preserve"> </w:t>
      </w:r>
      <w:r>
        <w:t xml:space="preserve">- tests on a wide range of platforms.</w:t>
      </w:r>
      <w:r>
        <w:t xml:space="preserve"> </w:t>
      </w:r>
      <w:r>
        <w:t xml:space="preserve">In</w:t>
      </w:r>
      <w:r>
        <w:t xml:space="preserve"> </w:t>
      </w:r>
      <w:hyperlink r:id="rId82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8"/>
        </w:numPr>
      </w:pPr>
      <w:r>
        <w:rPr>
          <w:b/>
          <w:bCs/>
        </w:rPr>
        <w:t xml:space="preserve">Review CRAN policies</w:t>
      </w:r>
      <w:r>
        <w:t xml:space="preserve">: Ensure your package complies with the</w:t>
      </w:r>
      <w:r>
        <w:t xml:space="preserve"> </w:t>
      </w:r>
      <w:hyperlink r:id="rId822">
        <w:r>
          <w:rPr>
            <w:rStyle w:val="Hyperlink"/>
          </w:rPr>
          <w:t xml:space="preserve">CRAN Repository Policy</w:t>
        </w:r>
      </w:hyperlink>
      <w:r>
        <w:t xml:space="preserve">.</w:t>
      </w:r>
    </w:p>
    <w:bookmarkEnd w:id="823"/>
    <w:bookmarkStart w:id="82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5"/>
    <w:bookmarkStart w:id="828" w:name="after-cran-acceptance"/>
    <w:p>
      <w:pPr>
        <w:pStyle w:val="Heading3"/>
      </w:pPr>
      <w:r>
        <w:t xml:space="preserve">16.10.4 After CRAN Acceptance</w:t>
      </w:r>
    </w:p>
    <w:p>
      <w:pPr>
        <w:pStyle w:val="FirstParagraph"/>
      </w:pPr>
      <w:r>
        <w:t xml:space="preserve">Once CRAN accepts your package:</w:t>
      </w:r>
    </w:p>
    <w:p>
      <w:pPr>
        <w:numPr>
          <w:ilvl w:val="0"/>
          <w:numId w:val="125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0"/>
        </w:numPr>
      </w:pPr>
      <w:r>
        <w:rPr>
          <w:b/>
          <w:bCs/>
        </w:rPr>
        <w:t xml:space="preserve">Track adoption over time</w:t>
      </w:r>
      <w:r>
        <w:t xml:space="preserve">: the</w:t>
      </w:r>
      <w:r>
        <w:t xml:space="preserve"> </w:t>
      </w:r>
      <w:hyperlink r:id="rId82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8"/>
    <w:bookmarkEnd w:id="829"/>
    <w:bookmarkEnd w:id="830"/>
    <w:bookmarkStart w:id="850" w:name="data-publication"/>
    <w:p>
      <w:pPr>
        <w:pStyle w:val="Heading1"/>
      </w:pPr>
      <w:r>
        <w:t xml:space="preserve">17. Data Publication</w:t>
      </w:r>
    </w:p>
    <w:bookmarkStart w:id="83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1"/>
    <w:bookmarkStart w:id="83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2"/>
    <w:bookmarkStart w:id="83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3"/>
    <w:bookmarkStart w:id="83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4">
        <w:r>
          <w:rPr>
            <w:rStyle w:val="Hyperlink"/>
          </w:rPr>
          <w:t xml:space="preserve">UC Davis DataLab GIS workshops</w:t>
        </w:r>
      </w:hyperlink>
      <w:r>
        <w:t xml:space="preserve">, including resources on QGIS and spatial SQL.</w:t>
      </w:r>
    </w:p>
    <w:bookmarkEnd w:id="835"/>
    <w:bookmarkEnd w:id="836"/>
    <w:bookmarkStart w:id="840" w:name="create-public-ids"/>
    <w:p>
      <w:pPr>
        <w:pStyle w:val="Heading2"/>
      </w:pPr>
      <w:r>
        <w:t xml:space="preserve">17.3 Create public IDs</w:t>
      </w:r>
    </w:p>
    <w:bookmarkStart w:id="83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7"/>
    <w:bookmarkStart w:id="83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8"/>
    <w:bookmarkStart w:id="83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1"/>
        </w:numPr>
      </w:pPr>
      <w:r>
        <w:rPr>
          <w:rStyle w:val="VerbatimChar"/>
        </w:rPr>
        <w:t xml:space="preserve">data/final/</w:t>
      </w:r>
      <w:r>
        <w:t xml:space="preserve">- folder containing the projects final data in both csv and rds formats</w:t>
      </w:r>
      <w:r>
        <w:br/>
      </w:r>
    </w:p>
    <w:p>
      <w:pPr>
        <w:pStyle w:val="Compact"/>
        <w:numPr>
          <w:ilvl w:val="0"/>
          <w:numId w:val="125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9"/>
    <w:bookmarkEnd w:id="840"/>
    <w:bookmarkStart w:id="84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3">
        <w:r>
          <w:rPr>
            <w:rStyle w:val="Hyperlink"/>
          </w:rPr>
          <w:t xml:space="preserve">UC Davis DataLab workshop on data documentation</w:t>
        </w:r>
      </w:hyperlink>
      <w:r>
        <w:t xml:space="preserve">.</w:t>
      </w:r>
    </w:p>
    <w:bookmarkStart w:id="845" w:name="X659912a983e12070198566d6758f84b7c139c71"/>
    <w:p>
      <w:pPr>
        <w:pStyle w:val="Heading3"/>
      </w:pPr>
      <w:r>
        <w:t xml:space="preserve">17.4.1 Steps for creating an Open Science Framework (OSF) repository:</w:t>
      </w:r>
    </w:p>
    <w:p>
      <w:pPr>
        <w:pStyle w:val="Compact"/>
        <w:numPr>
          <w:ilvl w:val="0"/>
          <w:numId w:val="1252"/>
        </w:numPr>
      </w:pPr>
      <w:r>
        <w:t xml:space="preserve">Create a new OSF project per these instructions: https://help.osf.io/article/252-create-a-project</w:t>
      </w:r>
    </w:p>
    <w:p>
      <w:pPr>
        <w:pStyle w:val="Compact"/>
        <w:numPr>
          <w:ilvl w:val="0"/>
          <w:numId w:val="125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2"/>
        </w:numPr>
      </w:pPr>
      <w:r>
        <w:t xml:space="preserve">Create a notebook component and upload the final .html files (which will not be on github… but see optional item below)</w:t>
      </w:r>
    </w:p>
    <w:p>
      <w:pPr>
        <w:pStyle w:val="Compact"/>
        <w:numPr>
          <w:ilvl w:val="0"/>
          <w:numId w:val="1252"/>
        </w:numPr>
      </w:pPr>
      <w:r>
        <w:t xml:space="preserve">On the OSF landing Wiki, provide some context. Here is a recent example: https://osf.io/954bt/</w:t>
      </w:r>
    </w:p>
    <w:p>
      <w:pPr>
        <w:pStyle w:val="Compact"/>
        <w:numPr>
          <w:ilvl w:val="0"/>
          <w:numId w:val="1252"/>
        </w:numPr>
      </w:pPr>
      <w:r>
        <w:t xml:space="preserve">Create a Digital Object Identifier (DOI) for the repository. A DOI is a unique identifier that provides a persistent link to content, such as a dataset in this case.</w:t>
      </w:r>
      <w:r>
        <w:t xml:space="preserve"> </w:t>
      </w:r>
      <w:hyperlink r:id="rId844">
        <w:r>
          <w:rPr>
            <w:rStyle w:val="Hyperlink"/>
          </w:rPr>
          <w:t xml:space="preserve">Learn more about DOIs</w:t>
        </w:r>
      </w:hyperlink>
    </w:p>
    <w:p>
      <w:pPr>
        <w:pStyle w:val="Compact"/>
        <w:numPr>
          <w:ilvl w:val="0"/>
          <w:numId w:val="1252"/>
        </w:numPr>
      </w:pPr>
      <w:r>
        <w:t xml:space="preserve">Optional: Complete the software checklist and system requirement guide for the analysis to guide others. Include it on the GitHub README for the project: https://github.com/proctor-ucsf/mordor-antibody</w:t>
      </w:r>
    </w:p>
    <w:bookmarkEnd w:id="845"/>
    <w:bookmarkEnd w:id="846"/>
    <w:bookmarkStart w:id="84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7"/>
    <w:bookmarkStart w:id="84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8"/>
    <w:bookmarkStart w:id="84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3"/>
        </w:numPr>
      </w:pPr>
      <w:r>
        <w:t xml:space="preserve">ACTION - https://osf.io/ca3pe/</w:t>
      </w:r>
      <w:r>
        <w:br/>
      </w:r>
    </w:p>
    <w:p>
      <w:pPr>
        <w:pStyle w:val="Compact"/>
        <w:numPr>
          <w:ilvl w:val="0"/>
          <w:numId w:val="1253"/>
        </w:numPr>
      </w:pPr>
      <w:r>
        <w:t xml:space="preserve">NAITRE - https://osf.io/ujeyb/</w:t>
      </w:r>
      <w:r>
        <w:br/>
      </w:r>
    </w:p>
    <w:p>
      <w:pPr>
        <w:pStyle w:val="Compact"/>
        <w:numPr>
          <w:ilvl w:val="0"/>
          <w:numId w:val="125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9"/>
    <w:bookmarkEnd w:id="850"/>
    <w:bookmarkStart w:id="89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4" w:name="uc-davis-computing-resources"/>
    <w:p>
      <w:pPr>
        <w:pStyle w:val="Heading2"/>
      </w:pPr>
      <w:r>
        <w:t xml:space="preserve">18.1 UC Davis Computing Resources</w:t>
      </w:r>
    </w:p>
    <w:bookmarkStart w:id="85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4"/>
        </w:numPr>
      </w:pPr>
      <w:r>
        <w:rPr>
          <w:b/>
          <w:bCs/>
        </w:rPr>
        <w:t xml:space="preserve">Shiva</w:t>
      </w:r>
      <w:r>
        <w:t xml:space="preserve"> </w:t>
      </w:r>
      <w:r>
        <w:t xml:space="preserve">(shiva.ucdavis.edu): SLURM-based cluster for computational work</w:t>
      </w:r>
    </w:p>
    <w:p>
      <w:pPr>
        <w:pStyle w:val="Compact"/>
        <w:numPr>
          <w:ilvl w:val="0"/>
          <w:numId w:val="125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3"/>
    <w:bookmarkEnd w:id="854"/>
    <w:bookmarkStart w:id="85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5"/>
    <w:bookmarkEnd w:id="856"/>
    <w:bookmarkStart w:id="85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7"/>
    <w:bookmarkStart w:id="85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1">
        <w:r>
          <w:rPr>
            <w:rStyle w:val="Hyperlink"/>
          </w:rPr>
          <w:t xml:space="preserve">hpc.ucdavis.edu</w:t>
        </w:r>
      </w:hyperlink>
      <w:r>
        <w:t xml:space="preserve"> </w:t>
      </w:r>
      <w:r>
        <w:t xml:space="preserve">for support information.</w:t>
      </w:r>
    </w:p>
    <w:bookmarkEnd w:id="858"/>
    <w:bookmarkStart w:id="86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9"/>
    <w:bookmarkStart w:id="86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0"/>
    <w:bookmarkStart w:id="86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1"/>
    <w:bookmarkEnd w:id="862"/>
    <w:bookmarkStart w:id="88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5">
                    <w:r>
                      <w:rPr>
                        <w:rStyle w:val="Hyperlink"/>
                      </w:rPr>
                      <w:t xml:space="preserve">VcXsrv</w:t>
                    </w:r>
                  </w:hyperlink>
                  <w:r>
                    <w:t xml:space="preserve">, or</w:t>
                  </w:r>
                  <w:r>
                    <w:t xml:space="preserve"> </w:t>
                  </w:r>
                  <w:hyperlink r:id="rId86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9"/>
          <w:p/>
        </w:tc>
      </w:tr>
    </w:tbl>
    <w:bookmarkEnd w:id="870"/>
    <w:bookmarkStart w:id="87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1"/>
    <w:bookmarkStart w:id="87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2"/>
    <w:bookmarkStart w:id="87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5"/>
    <w:bookmarkStart w:id="88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8">
        <w:r>
          <w:rPr>
            <w:rStyle w:val="Hyperlink"/>
          </w:rPr>
          <w:t xml:space="preserve">Xpra</w:t>
        </w:r>
      </w:hyperlink>
      <w:r>
        <w:t xml:space="preserve">, VNC, and</w:t>
      </w:r>
      <w:r>
        <w:t xml:space="preserve"> </w:t>
      </w:r>
      <w:hyperlink r:id="rId87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0"/>
    <w:bookmarkEnd w:id="881"/>
    <w:bookmarkStart w:id="89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2">
        <w:r>
          <w:rPr>
            <w:rStyle w:val="VerbatimChar"/>
          </w:rPr>
          <w:t xml:space="preserve">tmux</w:t>
        </w:r>
      </w:hyperlink>
      <w:r>
        <w:t xml:space="preserve"> </w:t>
      </w:r>
      <w:r>
        <w:t xml:space="preserve">or</w:t>
      </w:r>
      <w:r>
        <w:t xml:space="preserve"> </w:t>
      </w:r>
      <w:hyperlink r:id="rId88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4"/>
    <w:bookmarkStart w:id="88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important.png" id="886"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7" name="Picture"/>
                  <a:graphic>
                    <a:graphicData uri="http://schemas.openxmlformats.org/drawingml/2006/picture">
                      <pic:pic>
                        <pic:nvPicPr>
                          <pic:cNvPr descr="/opt/quarto/share/formats/docx/note.png" id="888"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1">
              <w:r>
                <w:rPr>
                  <w:rStyle w:val="Hyperlink"/>
                </w:rPr>
                <w:t xml:space="preserve">UC Davis HPC documentation</w:t>
              </w:r>
            </w:hyperlink>
            <w:r>
              <w:t xml:space="preserve"> </w:t>
            </w:r>
            <w:r>
              <w:t xml:space="preserve">or contact HPC support.</w:t>
            </w:r>
          </w:p>
          <w:p/>
        </w:tc>
      </w:tr>
    </w:tbl>
    <w:bookmarkEnd w:id="889"/>
    <w:bookmarkEnd w:id="890"/>
    <w:bookmarkStart w:id="895" w:name="storage-group-storage-access"/>
    <w:p>
      <w:pPr>
        <w:pStyle w:val="Heading2"/>
      </w:pPr>
      <w:r>
        <w:t xml:space="preserve">18.8 Storage &amp; group storage access</w:t>
      </w:r>
    </w:p>
    <w:bookmarkStart w:id="89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1">
        <w:r>
          <w:rPr>
            <w:rStyle w:val="Hyperlink"/>
          </w:rPr>
          <w:t xml:space="preserve">UC Davis HPC documentation</w:t>
        </w:r>
      </w:hyperlink>
      <w:r>
        <w:t xml:space="preserve"> </w:t>
      </w:r>
      <w:r>
        <w:t xml:space="preserve">for specific storage options and quotas.</w:t>
      </w:r>
    </w:p>
    <w:bookmarkEnd w:id="891"/>
    <w:bookmarkStart w:id="89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2"/>
    <w:bookmarkStart w:id="89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3">
        <w:r>
          <w:rPr>
            <w:rStyle w:val="Hyperlink"/>
          </w:rPr>
          <w:t xml:space="preserve">this guide</w:t>
        </w:r>
      </w:hyperlink>
      <w:r>
        <w:t xml:space="preserve">.</w:t>
      </w:r>
    </w:p>
    <w:bookmarkEnd w:id="894"/>
    <w:bookmarkEnd w:id="895"/>
    <w:bookmarkStart w:id="89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5"/>
        </w:numPr>
      </w:pPr>
      <w:r>
        <w:rPr>
          <w:rStyle w:val="VerbatimChar"/>
        </w:rPr>
        <w:t xml:space="preserve">job-name=run_inc</w:t>
      </w:r>
      <w:r>
        <w:t xml:space="preserve">: Job name that will show up in the SLURM system</w:t>
      </w:r>
    </w:p>
    <w:p>
      <w:pPr>
        <w:pStyle w:val="Compact"/>
        <w:numPr>
          <w:ilvl w:val="0"/>
          <w:numId w:val="1255"/>
        </w:numPr>
      </w:pPr>
      <w:r>
        <w:rPr>
          <w:rStyle w:val="VerbatimChar"/>
        </w:rPr>
        <w:t xml:space="preserve">begin=now</w:t>
      </w:r>
      <w:r>
        <w:t xml:space="preserve">: Requests to start the job as soon as the requested resources are available</w:t>
      </w:r>
    </w:p>
    <w:p>
      <w:pPr>
        <w:pStyle w:val="Compact"/>
        <w:numPr>
          <w:ilvl w:val="0"/>
          <w:numId w:val="1255"/>
        </w:numPr>
      </w:pPr>
      <w:r>
        <w:rPr>
          <w:rStyle w:val="VerbatimChar"/>
        </w:rPr>
        <w:t xml:space="preserve">dependency=singleton</w:t>
      </w:r>
      <w:r>
        <w:t xml:space="preserve">: Jobs can begin after all previously launched jobs with the same name and user have ended.</w:t>
      </w:r>
    </w:p>
    <w:p>
      <w:pPr>
        <w:pStyle w:val="Compact"/>
        <w:numPr>
          <w:ilvl w:val="0"/>
          <w:numId w:val="1255"/>
        </w:numPr>
      </w:pPr>
      <w:r>
        <w:rPr>
          <w:rStyle w:val="VerbatimChar"/>
        </w:rPr>
        <w:t xml:space="preserve">mail-type=ALL</w:t>
      </w:r>
      <w:r>
        <w:t xml:space="preserve">: Receive all types of email notification (e.g., when job starts, fails, ends)</w:t>
      </w:r>
    </w:p>
    <w:p>
      <w:pPr>
        <w:pStyle w:val="Compact"/>
        <w:numPr>
          <w:ilvl w:val="0"/>
          <w:numId w:val="1255"/>
        </w:numPr>
      </w:pPr>
      <w:r>
        <w:rPr>
          <w:rStyle w:val="VerbatimChar"/>
        </w:rPr>
        <w:t xml:space="preserve">cpus-per-task=16</w:t>
      </w:r>
      <w:r>
        <w:t xml:space="preserve">: Request 16 processors per task. The default is one processor per task.</w:t>
      </w:r>
    </w:p>
    <w:p>
      <w:pPr>
        <w:pStyle w:val="Compact"/>
        <w:numPr>
          <w:ilvl w:val="0"/>
          <w:numId w:val="1255"/>
        </w:numPr>
      </w:pPr>
      <w:r>
        <w:rPr>
          <w:rStyle w:val="VerbatimChar"/>
        </w:rPr>
        <w:t xml:space="preserve">mem=64G</w:t>
      </w:r>
      <w:r>
        <w:t xml:space="preserve">: Request 64 GB memory per node.</w:t>
      </w:r>
    </w:p>
    <w:p>
      <w:pPr>
        <w:pStyle w:val="Compact"/>
        <w:numPr>
          <w:ilvl w:val="0"/>
          <w:numId w:val="125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6"/>
    <w:bookmarkEnd w:id="897"/>
    <w:bookmarkStart w:id="923"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8">
        <w:r>
          <w:rPr>
            <w:rStyle w:val="Hyperlink"/>
            <w:b/>
            <w:bCs/>
          </w:rPr>
          <w:t xml:space="preserve">Working with AI</w:t>
        </w:r>
      </w:hyperlink>
      <w:r>
        <w:t xml:space="preserve"> </w:t>
      </w:r>
      <w:r>
        <w:t xml:space="preserve">(source:</w:t>
      </w:r>
      <w:r>
        <w:t xml:space="preserve"> </w:t>
      </w:r>
      <w:hyperlink r:id="rId899">
        <w:r>
          <w:rPr>
            <w:rStyle w:val="Hyperlink"/>
          </w:rPr>
          <w:t xml:space="preserve">https://github.com/d-morrison/wai</w:t>
        </w:r>
      </w:hyperlink>
      <w:r>
        <w:t xml:space="preserve">).</w:t>
      </w:r>
    </w:p>
    <w:p>
      <w:pPr>
        <w:pStyle w:val="BodyText"/>
      </w:pPr>
      <w:r>
        <w:t xml:space="preserve">That site covers:</w:t>
      </w:r>
      <w:r>
        <w:t xml:space="preserve"> </w:t>
      </w:r>
      <w:bookmarkStart w:id="900" w:name="sec-ai-disclosure"/>
      <w:bookmarkEnd w:id="900"/>
      <w:bookmarkStart w:id="901" w:name="sec-ai-journal-articles"/>
      <w:bookmarkEnd w:id="901"/>
      <w:r>
        <w:t xml:space="preserve"> </w:t>
      </w:r>
      <w:bookmarkStart w:id="902" w:name="sec-ai-language-model"/>
      <w:bookmarkEnd w:id="902"/>
      <w:bookmarkStart w:id="903" w:name="sec-ai-harnesses"/>
      <w:bookmarkEnd w:id="903"/>
      <w:bookmarkStart w:id="904" w:name="sec-ai-agent-implementation"/>
      <w:bookmarkEnd w:id="904"/>
      <w:r>
        <w:t xml:space="preserve"> </w:t>
      </w:r>
      <w:bookmarkStart w:id="905" w:name="sec-ai-harness-construction"/>
      <w:bookmarkEnd w:id="905"/>
      <w:bookmarkStart w:id="906" w:name="sec-ai-agent-program-kind"/>
      <w:bookmarkEnd w:id="906"/>
      <w:r>
        <w:t xml:space="preserve"> </w:t>
      </w:r>
      <w:bookmarkStart w:id="907" w:name="sec-ai-harness-agent-relationship"/>
      <w:bookmarkEnd w:id="907"/>
      <w:bookmarkStart w:id="908" w:name="sec-ai-addressing-failing-workflows"/>
      <w:bookmarkEnd w:id="908"/>
      <w:r>
        <w:t xml:space="preserve"> </w:t>
      </w:r>
      <w:bookmarkStart w:id="909" w:name="sec-ai-benefits-hazards"/>
      <w:bookmarkEnd w:id="909"/>
      <w:bookmarkStart w:id="910" w:name="sec-ai-best-practices"/>
      <w:bookmarkEnd w:id="910"/>
      <w:bookmarkStart w:id="911" w:name="sec-ai-offline"/>
      <w:bookmarkEnd w:id="911"/>
      <w:r>
        <w:t xml:space="preserve"> </w:t>
      </w:r>
      <w:bookmarkStart w:id="912" w:name="sec-ai-copilot-settings"/>
      <w:bookmarkEnd w:id="912"/>
      <w:bookmarkStart w:id="913" w:name="sec-ai-agent-skills"/>
      <w:bookmarkEnd w:id="913"/>
      <w:bookmarkStart w:id="914" w:name="sec-ai-claude-cloud-env"/>
      <w:bookmarkEnd w:id="914"/>
      <w:r>
        <w:t xml:space="preserve"> </w:t>
      </w:r>
      <w:bookmarkStart w:id="915" w:name="sec-ai-when-to-use"/>
      <w:bookmarkEnd w:id="915"/>
      <w:bookmarkStart w:id="916" w:name="sec-ai-claude-code-windows"/>
      <w:bookmarkEnd w:id="916"/>
      <w:bookmarkStart w:id="917" w:name="sec-fully-clean"/>
      <w:bookmarkEnd w:id="917"/>
    </w:p>
    <w:p>
      <w:pPr>
        <w:numPr>
          <w:ilvl w:val="0"/>
          <w:numId w:val="1256"/>
        </w:numPr>
      </w:pPr>
      <w:hyperlink r:id="rId91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6"/>
        </w:numPr>
      </w:pPr>
      <w:hyperlink r:id="rId91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6"/>
        </w:numPr>
      </w:pPr>
      <w:hyperlink r:id="rId92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1" name="Picture"/>
                  <a:graphic>
                    <a:graphicData uri="http://schemas.openxmlformats.org/drawingml/2006/picture">
                      <pic:pic>
                        <pic:nvPicPr>
                          <pic:cNvPr descr="/opt/quarto/share/formats/docx/note.png" id="922"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3"/>
    <w:bookmarkStart w:id="932" w:name="checklists"/>
    <w:p>
      <w:pPr>
        <w:pStyle w:val="Heading1"/>
      </w:pPr>
      <w:r>
        <w:t xml:space="preserve">20. Checklists</w:t>
      </w:r>
    </w:p>
    <w:bookmarkStart w:id="924"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4"/>
    <w:bookmarkStart w:id="926"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5">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6"/>
    <w:bookmarkStart w:id="928"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7">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8"/>
    <w:bookmarkStart w:id="931"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9">
        <w:r>
          <w:rPr>
            <w:rStyle w:val="Hyperlink"/>
          </w:rPr>
          <w:t xml:space="preserve">here</w:t>
        </w:r>
      </w:hyperlink>
      <w:r>
        <w:t xml:space="preserve">, a neat palette generator with colorblind options</w:t>
      </w:r>
      <w:r>
        <w:t xml:space="preserve"> </w:t>
      </w:r>
      <w:hyperlink r:id="rId93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1"/>
    <w:bookmarkEnd w:id="932"/>
    <w:bookmarkStart w:id="977" w:name="resources-2"/>
    <w:p>
      <w:pPr>
        <w:pStyle w:val="Heading1"/>
      </w:pPr>
      <w:r>
        <w:t xml:space="preserve">21. Resources</w:t>
      </w:r>
    </w:p>
    <w:bookmarkStart w:id="950" w:name="resources-for-r"/>
    <w:p>
      <w:pPr>
        <w:pStyle w:val="Heading2"/>
      </w:pPr>
      <w:r>
        <w:t xml:space="preserve">21.1 Resources for R</w:t>
      </w:r>
    </w:p>
    <w:bookmarkStart w:id="935"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3">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261"/>
        </w:numPr>
      </w:pPr>
      <w:hyperlink r:id="rId934">
        <w:r>
          <w:rPr>
            <w:rStyle w:val="Hyperlink"/>
          </w:rPr>
          <w:t xml:space="preserve">DataCamp</w:t>
        </w:r>
      </w:hyperlink>
      <w:r>
        <w:t xml:space="preserve"> </w:t>
      </w:r>
      <w:r>
        <w:t xml:space="preserve">- email Kristen for access</w:t>
      </w:r>
    </w:p>
    <w:bookmarkEnd w:id="935"/>
    <w:bookmarkStart w:id="940" w:name="uc-davis-datalab-workshops-and-tutorials"/>
    <w:p>
      <w:pPr>
        <w:pStyle w:val="Heading3"/>
      </w:pPr>
      <w:r>
        <w:t xml:space="preserve">21.1.2 UC Davis DataLab Workshops and Tutorials</w:t>
      </w:r>
    </w:p>
    <w:p>
      <w:pPr>
        <w:pStyle w:val="FirstParagraph"/>
      </w:pPr>
      <w:r>
        <w:t xml:space="preserve">The</w:t>
      </w:r>
      <w:r>
        <w:t xml:space="preserve"> </w:t>
      </w:r>
      <w:hyperlink r:id="rId834">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6">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7">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8">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9">
        <w:r>
          <w:rPr>
            <w:rStyle w:val="Hyperlink"/>
          </w:rPr>
          <w:t xml:space="preserve">Install Guides</w:t>
        </w:r>
      </w:hyperlink>
      <w:r>
        <w:t xml:space="preserve"> </w:t>
      </w:r>
      <w:r>
        <w:t xml:space="preserve">- setup instructions for data science software</w:t>
      </w:r>
    </w:p>
    <w:bookmarkEnd w:id="940"/>
    <w:bookmarkStart w:id="945" w:name="cheat-sheets"/>
    <w:p>
      <w:pPr>
        <w:pStyle w:val="Heading3"/>
      </w:pPr>
      <w:r>
        <w:t xml:space="preserve">21.1.3 Cheat Sheets</w:t>
      </w:r>
    </w:p>
    <w:p>
      <w:pPr>
        <w:pStyle w:val="Compact"/>
        <w:numPr>
          <w:ilvl w:val="0"/>
          <w:numId w:val="1263"/>
        </w:numPr>
      </w:pPr>
      <w:hyperlink r:id="rId941">
        <w:r>
          <w:rPr>
            <w:rStyle w:val="Hyperlink"/>
          </w:rPr>
          <w:t xml:space="preserve">dplyr and tidyr cheat sheet</w:t>
        </w:r>
      </w:hyperlink>
    </w:p>
    <w:p>
      <w:pPr>
        <w:pStyle w:val="Compact"/>
        <w:numPr>
          <w:ilvl w:val="0"/>
          <w:numId w:val="1263"/>
        </w:numPr>
      </w:pPr>
      <w:hyperlink r:id="rId942">
        <w:r>
          <w:rPr>
            <w:rStyle w:val="Hyperlink"/>
          </w:rPr>
          <w:t xml:space="preserve">ggplot cheat sheet</w:t>
        </w:r>
      </w:hyperlink>
    </w:p>
    <w:p>
      <w:pPr>
        <w:pStyle w:val="Compact"/>
        <w:numPr>
          <w:ilvl w:val="0"/>
          <w:numId w:val="1263"/>
        </w:numPr>
      </w:pPr>
      <w:hyperlink r:id="rId943">
        <w:r>
          <w:rPr>
            <w:rStyle w:val="Hyperlink"/>
          </w:rPr>
          <w:t xml:space="preserve">data table cheat sheet</w:t>
        </w:r>
      </w:hyperlink>
    </w:p>
    <w:p>
      <w:pPr>
        <w:pStyle w:val="Compact"/>
        <w:numPr>
          <w:ilvl w:val="0"/>
          <w:numId w:val="1263"/>
        </w:numPr>
      </w:pPr>
      <w:hyperlink r:id="rId944">
        <w:r>
          <w:rPr>
            <w:rStyle w:val="Hyperlink"/>
          </w:rPr>
          <w:t xml:space="preserve">RMarkdown cheat sheet</w:t>
        </w:r>
      </w:hyperlink>
    </w:p>
    <w:bookmarkEnd w:id="945"/>
    <w:bookmarkStart w:id="947" w:name="style-and-best-practices"/>
    <w:p>
      <w:pPr>
        <w:pStyle w:val="Heading3"/>
      </w:pPr>
      <w:r>
        <w:t xml:space="preserve">21.1.4 Style and Best Practices</w:t>
      </w:r>
    </w:p>
    <w:p>
      <w:pPr>
        <w:pStyle w:val="Compact"/>
        <w:numPr>
          <w:ilvl w:val="0"/>
          <w:numId w:val="1264"/>
        </w:numPr>
      </w:pPr>
      <w:hyperlink r:id="rId946">
        <w:r>
          <w:rPr>
            <w:rStyle w:val="Hyperlink"/>
          </w:rPr>
          <w:t xml:space="preserve">Hadley Wickham’s R Style Guide</w:t>
        </w:r>
      </w:hyperlink>
    </w:p>
    <w:bookmarkEnd w:id="947"/>
    <w:bookmarkStart w:id="948" w:name="data-documentation-and-dictionaries"/>
    <w:p>
      <w:pPr>
        <w:pStyle w:val="Heading3"/>
      </w:pPr>
      <w:r>
        <w:t xml:space="preserve">21.1.5 Data Documentation and Dictionaries</w:t>
      </w:r>
    </w:p>
    <w:p>
      <w:pPr>
        <w:pStyle w:val="Compact"/>
        <w:numPr>
          <w:ilvl w:val="0"/>
          <w:numId w:val="1265"/>
        </w:numPr>
      </w:pPr>
      <w:hyperlink r:id="rId842">
        <w:r>
          <w:rPr>
            <w:rStyle w:val="Hyperlink"/>
          </w:rPr>
          <w:t xml:space="preserve">Tidyverse data-dict</w:t>
        </w:r>
      </w:hyperlink>
      <w:r>
        <w:t xml:space="preserve"> </w:t>
      </w:r>
      <w:r>
        <w:t xml:space="preserve">- open specification and CLI tool for creating, validating, and documenting data dictionaries in YAML format</w:t>
      </w:r>
    </w:p>
    <w:bookmarkEnd w:id="948"/>
    <w:bookmarkStart w:id="949" w:name="tidy-evaluation-resources"/>
    <w:p>
      <w:pPr>
        <w:pStyle w:val="Heading3"/>
      </w:pPr>
      <w:r>
        <w:t xml:space="preserve">21.1.6 Tidy Evaluation Resources</w:t>
      </w:r>
    </w:p>
    <w:p>
      <w:pPr>
        <w:pStyle w:val="Compact"/>
        <w:numPr>
          <w:ilvl w:val="0"/>
          <w:numId w:val="1266"/>
        </w:numPr>
      </w:pPr>
      <w:hyperlink r:id="rId350">
        <w:r>
          <w:rPr>
            <w:rStyle w:val="Hyperlink"/>
          </w:rPr>
          <w:t xml:space="preserve">Tidy Eval in 5 Minutes</w:t>
        </w:r>
      </w:hyperlink>
      <w:r>
        <w:t xml:space="preserve"> </w:t>
      </w:r>
      <w:r>
        <w:t xml:space="preserve">(video)</w:t>
      </w:r>
    </w:p>
    <w:p>
      <w:pPr>
        <w:pStyle w:val="Compact"/>
        <w:numPr>
          <w:ilvl w:val="0"/>
          <w:numId w:val="1266"/>
        </w:numPr>
      </w:pPr>
      <w:hyperlink r:id="rId348">
        <w:r>
          <w:rPr>
            <w:rStyle w:val="Hyperlink"/>
          </w:rPr>
          <w:t xml:space="preserve">Tidy Evaluation</w:t>
        </w:r>
      </w:hyperlink>
      <w:r>
        <w:t xml:space="preserve"> </w:t>
      </w:r>
      <w:r>
        <w:t xml:space="preserve">(e-book)</w:t>
      </w:r>
    </w:p>
    <w:p>
      <w:pPr>
        <w:pStyle w:val="Compact"/>
        <w:numPr>
          <w:ilvl w:val="0"/>
          <w:numId w:val="1266"/>
        </w:numPr>
      </w:pPr>
      <w:hyperlink r:id="rId352">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3">
        <w:r>
          <w:rPr>
            <w:rStyle w:val="Hyperlink"/>
          </w:rPr>
          <w:t xml:space="preserve">Standard Evaluation for *_join</w:t>
        </w:r>
      </w:hyperlink>
      <w:r>
        <w:t xml:space="preserve"> </w:t>
      </w:r>
      <w:r>
        <w:t xml:space="preserve">(stackoverflow)</w:t>
      </w:r>
    </w:p>
    <w:p>
      <w:pPr>
        <w:pStyle w:val="Compact"/>
        <w:numPr>
          <w:ilvl w:val="0"/>
          <w:numId w:val="1266"/>
        </w:numPr>
      </w:pPr>
      <w:hyperlink r:id="rId348">
        <w:r>
          <w:rPr>
            <w:rStyle w:val="Hyperlink"/>
          </w:rPr>
          <w:t xml:space="preserve">Programming with dplyr</w:t>
        </w:r>
      </w:hyperlink>
      <w:r>
        <w:t xml:space="preserve"> </w:t>
      </w:r>
      <w:r>
        <w:t xml:space="preserve">(package vignette)</w:t>
      </w:r>
    </w:p>
    <w:bookmarkEnd w:id="949"/>
    <w:bookmarkEnd w:id="950"/>
    <w:bookmarkStart w:id="952"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9">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1">
        <w:r>
          <w:rPr>
            <w:rStyle w:val="Hyperlink"/>
          </w:rPr>
          <w:t xml:space="preserve">GitHub Skills: Introduction to GitHub</w:t>
        </w:r>
      </w:hyperlink>
    </w:p>
    <w:p>
      <w:pPr>
        <w:pStyle w:val="Compact"/>
        <w:numPr>
          <w:ilvl w:val="0"/>
          <w:numId w:val="1267"/>
        </w:numPr>
      </w:pPr>
      <w:hyperlink r:id="rId561">
        <w:r>
          <w:rPr>
            <w:rStyle w:val="Hyperlink"/>
          </w:rPr>
          <w:t xml:space="preserve">UC Davis DataLab Git Sandbox</w:t>
        </w:r>
      </w:hyperlink>
      <w:r>
        <w:t xml:space="preserve"> </w:t>
      </w:r>
      <w:r>
        <w:t xml:space="preserve">- hands-on Git practice repository</w:t>
      </w:r>
    </w:p>
    <w:bookmarkEnd w:id="952"/>
    <w:bookmarkStart w:id="955" w:name="resources-for-python"/>
    <w:p>
      <w:pPr>
        <w:pStyle w:val="Heading2"/>
      </w:pPr>
      <w:r>
        <w:t xml:space="preserve">21.3 Resources for Python</w:t>
      </w:r>
    </w:p>
    <w:p>
      <w:pPr>
        <w:pStyle w:val="Compact"/>
        <w:numPr>
          <w:ilvl w:val="0"/>
          <w:numId w:val="1268"/>
        </w:numPr>
      </w:pPr>
      <w:hyperlink r:id="rId953">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4">
        <w:r>
          <w:rPr>
            <w:rStyle w:val="Hyperlink"/>
          </w:rPr>
          <w:t xml:space="preserve">Natural Language Processing with Python</w:t>
        </w:r>
      </w:hyperlink>
      <w:r>
        <w:t xml:space="preserve"> </w:t>
      </w:r>
      <w:r>
        <w:t xml:space="preserve">- text analysis and NLP techniques</w:t>
      </w:r>
    </w:p>
    <w:bookmarkEnd w:id="955"/>
    <w:bookmarkStart w:id="957" w:name="resources-for-julia"/>
    <w:p>
      <w:pPr>
        <w:pStyle w:val="Heading2"/>
      </w:pPr>
      <w:r>
        <w:t xml:space="preserve">21.4 Resources for Julia</w:t>
      </w:r>
    </w:p>
    <w:p>
      <w:pPr>
        <w:pStyle w:val="Compact"/>
        <w:numPr>
          <w:ilvl w:val="0"/>
          <w:numId w:val="1269"/>
        </w:numPr>
      </w:pPr>
      <w:hyperlink r:id="rId956">
        <w:r>
          <w:rPr>
            <w:rStyle w:val="Hyperlink"/>
          </w:rPr>
          <w:t xml:space="preserve">UC Davis Julia Users Group Julia Basics Workshop</w:t>
        </w:r>
      </w:hyperlink>
      <w:r>
        <w:t xml:space="preserve"> </w:t>
      </w:r>
      <w:r>
        <w:t xml:space="preserve">- foundational Julia programming</w:t>
      </w:r>
    </w:p>
    <w:bookmarkEnd w:id="957"/>
    <w:bookmarkStart w:id="959"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0">
        <w:r>
          <w:rPr>
            <w:rStyle w:val="Hyperlink"/>
          </w:rPr>
          <w:t xml:space="preserve">The Pathway to Publishing: A Guide to Quantitative Writing in the Health Sciences</w:t>
        </w:r>
      </w:hyperlink>
    </w:p>
    <w:p>
      <w:pPr>
        <w:pStyle w:val="Compact"/>
        <w:numPr>
          <w:ilvl w:val="0"/>
          <w:numId w:val="1271"/>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2">
        <w:r>
          <w:rPr>
            <w:rStyle w:val="Hyperlink"/>
          </w:rPr>
          <w:t xml:space="preserve">Secret, actionable writing tips</w:t>
        </w:r>
      </w:hyperlink>
    </w:p>
    <w:bookmarkEnd w:id="963"/>
    <w:bookmarkStart w:id="967"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4">
        <w:r>
          <w:rPr>
            <w:rStyle w:val="Hyperlink"/>
          </w:rPr>
          <w:t xml:space="preserve">How to give a killer narratively-driven scientific talk</w:t>
        </w:r>
      </w:hyperlink>
    </w:p>
    <w:p>
      <w:pPr>
        <w:pStyle w:val="Compact"/>
        <w:numPr>
          <w:ilvl w:val="0"/>
          <w:numId w:val="1272"/>
        </w:numPr>
      </w:pPr>
      <w:hyperlink r:id="rId965">
        <w:r>
          <w:rPr>
            <w:rStyle w:val="Hyperlink"/>
          </w:rPr>
          <w:t xml:space="preserve">How to make a better poster</w:t>
        </w:r>
      </w:hyperlink>
    </w:p>
    <w:p>
      <w:pPr>
        <w:pStyle w:val="Compact"/>
        <w:numPr>
          <w:ilvl w:val="0"/>
          <w:numId w:val="1272"/>
        </w:numPr>
      </w:pPr>
      <w:hyperlink r:id="rId966">
        <w:r>
          <w:rPr>
            <w:rStyle w:val="Hyperlink"/>
          </w:rPr>
          <w:t xml:space="preserve">How to make an even better poster</w:t>
        </w:r>
      </w:hyperlink>
    </w:p>
    <w:bookmarkEnd w:id="967"/>
    <w:bookmarkStart w:id="970" w:name="professional-advice"/>
    <w:p>
      <w:pPr>
        <w:pStyle w:val="Heading2"/>
      </w:pPr>
      <w:r>
        <w:t xml:space="preserve">21.8 Professional advice</w:t>
      </w:r>
    </w:p>
    <w:p>
      <w:pPr>
        <w:pStyle w:val="Compact"/>
        <w:numPr>
          <w:ilvl w:val="0"/>
          <w:numId w:val="1273"/>
        </w:numPr>
      </w:pPr>
      <w:hyperlink r:id="rId968">
        <w:r>
          <w:rPr>
            <w:rStyle w:val="Hyperlink"/>
          </w:rPr>
          <w:t xml:space="preserve">Professional advice, especially for your first job</w:t>
        </w:r>
      </w:hyperlink>
    </w:p>
    <w:p>
      <w:pPr>
        <w:pStyle w:val="Compact"/>
        <w:numPr>
          <w:ilvl w:val="0"/>
          <w:numId w:val="1273"/>
        </w:numPr>
      </w:pPr>
      <w:hyperlink r:id="rId969">
        <w:r>
          <w:rPr>
            <w:rStyle w:val="Hyperlink"/>
          </w:rPr>
          <w:t xml:space="preserve">Team Public Health Substack</w:t>
        </w:r>
      </w:hyperlink>
    </w:p>
    <w:bookmarkEnd w:id="970"/>
    <w:bookmarkStart w:id="973" w:name="funding"/>
    <w:p>
      <w:pPr>
        <w:pStyle w:val="Heading2"/>
      </w:pPr>
      <w:r>
        <w:t xml:space="preserve">21.9 Funding</w:t>
      </w:r>
    </w:p>
    <w:p>
      <w:pPr>
        <w:pStyle w:val="Compact"/>
        <w:numPr>
          <w:ilvl w:val="0"/>
          <w:numId w:val="1274"/>
        </w:numPr>
      </w:pPr>
      <w:hyperlink r:id="rId971">
        <w:r>
          <w:rPr>
            <w:rStyle w:val="Hyperlink"/>
          </w:rPr>
          <w:t xml:space="preserve">Building Your Funding Train</w:t>
        </w:r>
      </w:hyperlink>
    </w:p>
    <w:p>
      <w:pPr>
        <w:pStyle w:val="Compact"/>
        <w:numPr>
          <w:ilvl w:val="0"/>
          <w:numId w:val="1274"/>
        </w:numPr>
      </w:pPr>
      <w:hyperlink r:id="rId972">
        <w:r>
          <w:rPr>
            <w:rStyle w:val="Hyperlink"/>
          </w:rPr>
          <w:t xml:space="preserve">NIH Grant Writing Resources</w:t>
        </w:r>
      </w:hyperlink>
    </w:p>
    <w:bookmarkEnd w:id="973"/>
    <w:bookmarkStart w:id="976" w:name="ethics-and-global-health-research"/>
    <w:p>
      <w:pPr>
        <w:pStyle w:val="Heading2"/>
      </w:pPr>
      <w:r>
        <w:t xml:space="preserve">21.10 Ethics and global health research</w:t>
      </w:r>
    </w:p>
    <w:p>
      <w:pPr>
        <w:pStyle w:val="Compact"/>
        <w:numPr>
          <w:ilvl w:val="0"/>
          <w:numId w:val="1275"/>
        </w:numPr>
      </w:pPr>
      <w:hyperlink r:id="rId974">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4">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1">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6">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8">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5">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6">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5">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0">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6">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8">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9" w:author="PR Preview" w:date="2024-01-01T00:00:00Z">
        <w:r>
          <w:rPr>
            <w:b/>
            <w:bCs/>
          </w:rPr>
          <w:t xml:space="preserve">Branch:</w:t>
        </w:r>
      </w:ins>
      <w:ins w:id="3099" w:author="PR Preview" w:date="2024-01-01T00:00:00Z">
        <w:r>
          <w:t xml:space="preserve"> </w:t>
        </w:r>
      </w:ins>
      <w:ins w:id="3099" w:author="PR Preview" w:date="2024-01-01T00:00:00Z">
        <w:r>
          <w:t xml:space="preserve">HEAD</w:t>
        </w:r>
      </w:ins>
    </w:p>
    <w:p>
      <w:pPr>
        <w:pStyle w:val="Compact"/>
        <w:numPr>
          <w:ilvl w:val="0"/>
          <w:numId w:val="1319"/>
        </w:numPr>
      </w:pPr>
      <w:ins w:id="3100" w:author="PR Preview" w:date="2024-01-01T00:00:00Z">
        <w:r>
          <w:rPr>
            <w:b/>
            <w:bCs/>
          </w:rPr>
          <w:t xml:space="preserve">Commit:</w:t>
        </w:r>
      </w:ins>
      <w:ins w:id="3100" w:author="PR Preview" w:date="2024-01-01T00:00:00Z">
        <w:r>
          <w:t xml:space="preserve"> </w:t>
        </w:r>
      </w:ins>
      <w:ins w:id="3100" w:author="PR Preview" w:date="2024-01-01T00:00:00Z">
        <w:r>
          <w:t xml:space="preserve">77380d6</w:t>
        </w:r>
      </w:ins>
    </w:p>
    <w:p>
      <w:pPr>
        <w:pStyle w:val="Compact"/>
        <w:numPr>
          <w:ilvl w:val="0"/>
          <w:numId w:val="1319"/>
        </w:numPr>
      </w:pPr>
      <w:ins w:id="3101" w:author="PR Preview" w:date="2024-01-01T00:00:00Z">
        <w:r>
          <w:rPr>
            <w:b/>
            <w:bCs/>
          </w:rPr>
          <w:t xml:space="preserve">Full commit hash:</w:t>
        </w:r>
      </w:ins>
      <w:ins w:id="3101" w:author="PR Preview" w:date="2024-01-01T00:00:00Z">
        <w:r>
          <w:t xml:space="preserve"> </w:t>
        </w:r>
      </w:ins>
      <w:ins w:id="3101" w:author="PR Preview" w:date="2024-01-01T00:00:00Z">
        <w:r>
          <w:t xml:space="preserve">77380d63d67fbab3d029e7d50b69eb5e1b973b21</w:t>
        </w:r>
      </w:ins>
    </w:p>
    <w:p>
      <w:pPr>
        <w:pStyle w:val="Compact"/>
        <w:numPr>
          <w:ilvl w:val="0"/>
          <w:numId w:val="1319"/>
        </w:numPr>
      </w:pPr>
      <w:ins w:id="3102" w:author="PR Preview" w:date="2024-01-01T00:00:00Z">
        <w:r>
          <w:rPr>
            <w:b/>
            <w:bCs/>
          </w:rPr>
          <w:t xml:space="preserve">Commit date:</w:t>
        </w:r>
      </w:ins>
      <w:ins w:id="3102" w:author="PR Preview" w:date="2024-01-01T00:00:00Z">
        <w:r>
          <w:t xml:space="preserve"> </w:t>
        </w:r>
      </w:ins>
      <w:ins w:id="3102" w:author="PR Preview" w:date="2024-01-01T00:00:00Z">
        <w:r>
          <w:t xml:space="preserve">2026-09-01 03:15:41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4" Type="http://schemas.openxmlformats.org/officeDocument/2006/relationships/image" Target="media/rId154.png"/><Relationship Id="rId124" Type="http://schemas.openxmlformats.org/officeDocument/2006/relationships/image" Target="media/rId124.png"/><Relationship Id="rId430" Type="http://schemas.openxmlformats.org/officeDocument/2006/relationships/image" Target="media/rId430.png"/><Relationship Id="rId695" Type="http://schemas.openxmlformats.org/officeDocument/2006/relationships/image" Target="media/rId695.png"/><Relationship Id="rId456" Type="http://schemas.openxmlformats.org/officeDocument/2006/relationships/image" Target="media/rId456.png"/><Relationship Id="rId734" Type="http://schemas.openxmlformats.org/officeDocument/2006/relationships/image" Target="media/rId734.jpg"/><Relationship Id="rId740" Type="http://schemas.openxmlformats.org/officeDocument/2006/relationships/image" Target="media/rId740.png"/><Relationship Id="rId568" Type="http://schemas.openxmlformats.org/officeDocument/2006/relationships/image" Target="media/rId568.png"/><Relationship Id="rId573" Type="http://schemas.openxmlformats.org/officeDocument/2006/relationships/image" Target="media/rId573.png"/><Relationship Id="rId657" Type="http://schemas.openxmlformats.org/officeDocument/2006/relationships/image" Target="media/rId657.png"/><Relationship Id="rId662" Type="http://schemas.openxmlformats.org/officeDocument/2006/relationships/image" Target="media/rId662.png"/><Relationship Id="rId385" Type="http://schemas.openxmlformats.org/officeDocument/2006/relationships/hyperlink" Target="../../skills/measure-performance/SKILL.md" TargetMode="External"/><Relationship Id="rId390" Type="http://schemas.openxmlformats.org/officeDocument/2006/relationships/hyperlink" Target="../principles/dont-reinvent-wheel.md" TargetMode="External"/><Relationship Id="rId395" Type="http://schemas.openxmlformats.org/officeDocument/2006/relationships/hyperlink" Target="../workflow/algorithmatize-checks.md" TargetMode="External"/><Relationship Id="rId220"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398" Type="http://schemas.openxmlformats.org/officeDocument/2006/relationships/hyperlink" Target="ascii-punctuation-in-source.md" TargetMode="External"/><Relationship Id="rId852"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946"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7" Type="http://schemas.openxmlformats.org/officeDocument/2006/relationships/hyperlink" Target="http://styler.r-lib.org/articles/customizing_styler.html" TargetMode="External"/><Relationship Id="rId92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5" Type="http://schemas.openxmlformats.org/officeDocument/2006/relationships/hyperlink" Target="https://about.codecov.io" TargetMode="External"/><Relationship Id="rId607" Type="http://schemas.openxmlformats.org/officeDocument/2006/relationships/hyperlink" Target="https://about.gitlab.com/" TargetMode="External"/><Relationship Id="rId351" Type="http://schemas.openxmlformats.org/officeDocument/2006/relationships/hyperlink" Target="https://adv-r.hadley.nz/evaluation.html" TargetMode="External"/><Relationship Id="rId384" Type="http://schemas.openxmlformats.org/officeDocument/2006/relationships/hyperlink" Target="https://adv-r.hadley.nz/functionals.html#purrr-style" TargetMode="External"/><Relationship Id="rId128" Type="http://schemas.openxmlformats.org/officeDocument/2006/relationships/hyperlink" Target="https://adv-r.hadley.nz/perf-improve.html" TargetMode="External"/><Relationship Id="rId127"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9" Type="http://schemas.openxmlformats.org/officeDocument/2006/relationships/hyperlink" Target="https://bench.r-lib.org/" TargetMode="External"/><Relationship Id="rId356" Type="http://schemas.openxmlformats.org/officeDocument/2006/relationships/hyperlink" Target="https://blog.rstudio.com/2016/03/29/feather/" TargetMode="External"/><Relationship Id="rId182" Type="http://schemas.openxmlformats.org/officeDocument/2006/relationships/hyperlink" Target="https://blog.rstudio.com/2020/12/02/rstudio-v1-4-preview-little-things/" TargetMode="External"/><Relationship Id="rId286" Type="http://schemas.openxmlformats.org/officeDocument/2006/relationships/hyperlink" Target="https://callr.r-lib.org/" TargetMode="External"/><Relationship Id="rId580" Type="http://schemas.openxmlformats.org/officeDocument/2006/relationships/hyperlink" Target="https://cli.github.com/" TargetMode="External"/><Relationship Id="rId275" Type="http://schemas.openxmlformats.org/officeDocument/2006/relationships/hyperlink" Target="https://cli.r-lib.org/" TargetMode="External"/><Relationship Id="rId650" Type="http://schemas.openxmlformats.org/officeDocument/2006/relationships/hyperlink" Target="https://code-review.tidyverse.org/" TargetMode="External"/><Relationship Id="rId190" Type="http://schemas.openxmlformats.org/officeDocument/2006/relationships/hyperlink" Target="https://cognitect.com/blog/2011/11/15/documenting-architecture-decisions" TargetMode="External"/><Relationship Id="rId873" Type="http://schemas.openxmlformats.org/officeDocument/2006/relationships/hyperlink" Target="https://conda-forge.org/" TargetMode="External"/><Relationship Id="rId262" Type="http://schemas.openxmlformats.org/officeDocument/2006/relationships/hyperlink" Target="https://covr.r-lib.org/" TargetMode="External"/><Relationship Id="rId279" Type="http://schemas.openxmlformats.org/officeDocument/2006/relationships/hyperlink" Target="https://cpp11.r-lib.org/" TargetMode="External"/><Relationship Id="rId816"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7" Type="http://schemas.openxmlformats.org/officeDocument/2006/relationships/hyperlink" Target="https://cran.r-project.org/package=httpgd" TargetMode="External"/><Relationship Id="rId112" Type="http://schemas.openxmlformats.org/officeDocument/2006/relationships/hyperlink" Target="https://cran.r-project.org/package=snapr" TargetMode="External"/><Relationship Id="rId113" Type="http://schemas.openxmlformats.org/officeDocument/2006/relationships/hyperlink" Target="https://cran.r-project.org/package=ssdtools" TargetMode="External"/><Relationship Id="rId434" Type="http://schemas.openxmlformats.org/officeDocument/2006/relationships/hyperlink" Target="https://cran.r-project.org/web/packages/lintr/readme/README.html#available-linters" TargetMode="External"/><Relationship Id="rId437" Type="http://schemas.openxmlformats.org/officeDocument/2006/relationships/hyperlink" Target="https://cran.r-project.org/web/packages/lintr/readme/README.html#project-configuration" TargetMode="External"/><Relationship Id="rId82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0"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842"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4" Type="http://schemas.openxmlformats.org/officeDocument/2006/relationships/hyperlink" Target="https://desc.r-lib.org/" TargetMode="External"/><Relationship Id="rId1100" Type="http://schemas.openxmlformats.org/officeDocument/2006/relationships/hyperlink" Target="https://design.tidyverse.org/" TargetMode="External"/><Relationship Id="rId377"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7" Type="http://schemas.openxmlformats.org/officeDocument/2006/relationships/hyperlink" Target="https://devtools.r-lib.org/" TargetMode="External"/><Relationship Id="rId761" Type="http://schemas.openxmlformats.org/officeDocument/2006/relationships/hyperlink" Target="https://direnv.net/" TargetMode="External"/><Relationship Id="rId730" Type="http://schemas.openxmlformats.org/officeDocument/2006/relationships/hyperlink" Target="https://docs.github.com/en/actions" TargetMode="External"/><Relationship Id="rId699" Type="http://schemas.openxmlformats.org/officeDocument/2006/relationships/hyperlink" Target="https://docs.github.com/en/actions/using-jobs/using-concurrency" TargetMode="External"/><Relationship Id="rId646"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4" Type="http://schemas.openxmlformats.org/officeDocument/2006/relationships/hyperlink" Target="https://docs.github.com/en/repositories/releasing-projects-on-github/managing-releases-in-a-repository" TargetMode="External"/><Relationship Id="rId620"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700"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9" Type="http://schemas.openxmlformats.org/officeDocument/2006/relationships/hyperlink" Target="https://downlit.r-lib.org/" TargetMode="External"/><Relationship Id="rId328" Type="http://schemas.openxmlformats.org/officeDocument/2006/relationships/hyperlink" Target="https://dplyr.tidyverse.org/" TargetMode="External"/><Relationship Id="rId349" Type="http://schemas.openxmlformats.org/officeDocument/2006/relationships/hyperlink" Target="https://dplyr.tidyverse.org/articles/in-packages.html" TargetMode="External"/><Relationship Id="rId348" Type="http://schemas.openxmlformats.org/officeDocument/2006/relationships/hyperlink" Target="https://dplyr.tidyverse.org/articles/programming.html" TargetMode="External"/><Relationship Id="rId392" Type="http://schemas.openxmlformats.org/officeDocument/2006/relationships/hyperlink" Target="https://dplyr.tidyverse.org/reference/dplyr_by.html" TargetMode="External"/><Relationship Id="rId324" Type="http://schemas.openxmlformats.org/officeDocument/2006/relationships/hyperlink" Target="https://dtplyr.tidyverse.org/" TargetMode="External"/><Relationship Id="rId726" Type="http://schemas.openxmlformats.org/officeDocument/2006/relationships/hyperlink" Target="https://eddelbuettel.github.io/r2u/" TargetMode="External"/><Relationship Id="rId563" Type="http://schemas.openxmlformats.org/officeDocument/2006/relationships/hyperlink" Target="https://education.github.com/" TargetMode="External"/><Relationship Id="rId564" Type="http://schemas.openxmlformats.org/officeDocument/2006/relationships/hyperlink" Target="https://education.github.com/pack" TargetMode="External"/><Relationship Id="rId565"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70" Type="http://schemas.openxmlformats.org/officeDocument/2006/relationships/hyperlink" Target="https://ellipsis.r-lib.org/" TargetMode="External"/><Relationship Id="rId210" Type="http://schemas.openxmlformats.org/officeDocument/2006/relationships/hyperlink" Target="https://en.wikipedia.org/wiki/Code_refactoring" TargetMode="External"/><Relationship Id="rId217" Type="http://schemas.openxmlformats.org/officeDocument/2006/relationships/hyperlink" Target="https://en.wikipedia.org/wiki/Cyclomatic_complexity" TargetMode="External"/><Relationship Id="rId209"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11" Type="http://schemas.openxmlformats.org/officeDocument/2006/relationships/hyperlink" Target="https://en.wikipedia.org/wiki/Functional_decomposition" TargetMode="External"/><Relationship Id="rId335"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9"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21"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2"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41" Type="http://schemas.openxmlformats.org/officeDocument/2006/relationships/hyperlink" Target="https://forcats.tidyverse.org/" TargetMode="External"/><Relationship Id="rId282" Type="http://schemas.openxmlformats.org/officeDocument/2006/relationships/hyperlink" Target="https://fs.r-lib.org/" TargetMode="External"/><Relationship Id="rId146" Type="http://schemas.openxmlformats.org/officeDocument/2006/relationships/hyperlink" Target="https://furrr.futureverse.org/" TargetMode="External"/><Relationship Id="rId297" Type="http://schemas.openxmlformats.org/officeDocument/2006/relationships/hyperlink" Target="https://gargle.r-lib.org/" TargetMode="External"/><Relationship Id="rId305" Type="http://schemas.openxmlformats.org/officeDocument/2006/relationships/hyperlink" Target="https://ggplot2.tidyverse.org/" TargetMode="External"/><Relationship Id="rId295" Type="http://schemas.openxmlformats.org/officeDocument/2006/relationships/hyperlink" Target="https://gh.r-lib.org/" TargetMode="External"/><Relationship Id="rId757" Type="http://schemas.openxmlformats.org/officeDocument/2006/relationships/hyperlink" Target="https://github.com/BurntSushi/ripgrep" TargetMode="External"/><Relationship Id="rId933" Type="http://schemas.openxmlformats.org/officeDocument/2006/relationships/hyperlink" Target="https://github.com/IndrajeetPatil/awesome-r-pkgtools" TargetMode="External"/><Relationship Id="rId692" Type="http://schemas.openxmlformats.org/officeDocument/2006/relationships/hyperlink" Target="https://github.com/RMI-PACTA/actions" TargetMode="External"/><Relationship Id="rId496" Type="http://schemas.openxmlformats.org/officeDocument/2006/relationships/hyperlink" Target="https://github.com/UCD-SERG/lab-manual" TargetMode="External"/><Relationship Id="rId378" Type="http://schemas.openxmlformats.org/officeDocument/2006/relationships/hyperlink" Target="https://github.com/UCD-SERG/lab-manual/blob/main/.lintr.R" TargetMode="External"/><Relationship Id="rId653"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489"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06" Type="http://schemas.openxmlformats.org/officeDocument/2006/relationships/hyperlink" Target="https://github.com/UCD-SERG/rpt/pull/100" TargetMode="External"/><Relationship Id="rId533" Type="http://schemas.openxmlformats.org/officeDocument/2006/relationships/hyperlink" Target="https://github.com/UCD-SERG/rpt/pull/70" TargetMode="External"/><Relationship Id="rId207" Type="http://schemas.openxmlformats.org/officeDocument/2006/relationships/hyperlink" Target="https://github.com/UCD-SERG/shigella/pull/11" TargetMode="External"/><Relationship Id="rId878" Type="http://schemas.openxmlformats.org/officeDocument/2006/relationships/hyperlink" Target="https://github.com/Xpra-org/xpra" TargetMode="External"/><Relationship Id="rId674" Type="http://schemas.openxmlformats.org/officeDocument/2006/relationships/hyperlink" Target="https://github.com/actions/toolkit/blob/main/docs/action-versioning.md" TargetMode="External"/><Relationship Id="rId680" Type="http://schemas.openxmlformats.org/officeDocument/2006/relationships/hyperlink" Target="https://github.com/actions/toolkit/issues/214" TargetMode="External"/><Relationship Id="rId762" Type="http://schemas.openxmlformats.org/officeDocument/2006/relationships/hyperlink" Target="https://github.com/ajeetdsouza/zoxide" TargetMode="External"/><Relationship Id="rId582" Type="http://schemas.openxmlformats.org/officeDocument/2006/relationships/hyperlink" Target="https://github.com/cli/cli#installation" TargetMode="External"/><Relationship Id="rId583" Type="http://schemas.openxmlformats.org/officeDocument/2006/relationships/hyperlink" Target="https://github.com/cli/cli/blob/trunk/docs/install_linux.md" TargetMode="External"/><Relationship Id="rId490" Type="http://schemas.openxmlformats.org/officeDocument/2006/relationships/hyperlink" Target="https://github.com/coatless-tutorials/quarto-book-template" TargetMode="External"/><Relationship Id="rId874"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09"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5" Type="http://schemas.openxmlformats.org/officeDocument/2006/relationships/hyperlink" Target="https://github.com/d-morrison/rme" TargetMode="External"/><Relationship Id="rId899" Type="http://schemas.openxmlformats.org/officeDocument/2006/relationships/hyperlink" Target="https://github.com/d-morrison/wai" TargetMode="External"/><Relationship Id="rId491" Type="http://schemas.openxmlformats.org/officeDocument/2006/relationships/hyperlink" Target="https://github.com/d-rug/datalab_template_quarto" TargetMode="External"/><Relationship Id="rId760" Type="http://schemas.openxmlformats.org/officeDocument/2006/relationships/hyperlink" Target="https://github.com/dandavison/delta" TargetMode="External"/><Relationship Id="rId691" Type="http://schemas.openxmlformats.org/officeDocument/2006/relationships/hyperlink" Target="https://github.com/easystats/workflows" TargetMode="External"/><Relationship Id="rId727" Type="http://schemas.openxmlformats.org/officeDocument/2006/relationships/hyperlink" Target="https://github.com/eddelbuettel/github-actions/tree/master/r2u-setup" TargetMode="External"/><Relationship Id="rId690" Type="http://schemas.openxmlformats.org/officeDocument/2006/relationships/hyperlink" Target="https://github.com/eddelbuettel/r-ci" TargetMode="External"/><Relationship Id="rId818" Type="http://schemas.openxmlformats.org/officeDocument/2006/relationships/hyperlink" Target="https://github.com/edgararuiz-zz/cran-stages" TargetMode="External"/><Relationship Id="rId90" Type="http://schemas.openxmlformats.org/officeDocument/2006/relationships/hyperlink" Target="https://github.com/edgararuiz/ecodown" TargetMode="External"/><Relationship Id="rId673" Type="http://schemas.openxmlformats.org/officeDocument/2006/relationships/hyperlink" Target="https://github.com/features/actions" TargetMode="External"/><Relationship Id="rId611" Type="http://schemas.openxmlformats.org/officeDocument/2006/relationships/hyperlink" Target="https://github.com/github-linguist/linguist/" TargetMode="External"/><Relationship Id="rId621" Type="http://schemas.openxmlformats.org/officeDocument/2006/relationships/hyperlink" Target="https://github.com/github-linguist/linguist/blob/main/docs/overrides.md" TargetMode="External"/><Relationship Id="rId619" Type="http://schemas.openxmlformats.org/officeDocument/2006/relationships/hyperlink" Target="https://github.com/github-linguist/linguist/blob/main/docs/overrides.md#detectable" TargetMode="External"/><Relationship Id="rId618" Type="http://schemas.openxmlformats.org/officeDocument/2006/relationships/hyperlink" Target="https://github.com/github-linguist/linguist/blob/main/docs/overrides.md#documentation" TargetMode="External"/><Relationship Id="rId612" Type="http://schemas.openxmlformats.org/officeDocument/2006/relationships/hyperlink" Target="https://github.com/github-linguist/linguist/blob/main/docs/overrides.md#generated-code" TargetMode="External"/><Relationship Id="rId615" Type="http://schemas.openxmlformats.org/officeDocument/2006/relationships/hyperlink" Target="https://github.com/github-linguist/linguist/blob/main/docs/overrides.md#using-gitattributes" TargetMode="External"/><Relationship Id="rId617" Type="http://schemas.openxmlformats.org/officeDocument/2006/relationships/hyperlink" Target="https://github.com/github-linguist/linguist/blob/main/docs/overrides.md#vendored-code" TargetMode="External"/><Relationship Id="rId604" Type="http://schemas.openxmlformats.org/officeDocument/2006/relationships/hyperlink" Target="https://github.com/github/gitignore/blob/master/R.gitignore" TargetMode="External"/><Relationship Id="rId715" Type="http://schemas.openxmlformats.org/officeDocument/2006/relationships/hyperlink" Target="https://github.com/hasura/comment-progress" TargetMode="External"/><Relationship Id="rId223" Type="http://schemas.openxmlformats.org/officeDocument/2006/relationships/hyperlink" Target="https://github.com/jennybc/here_here" TargetMode="External"/><Relationship Id="rId756" Type="http://schemas.openxmlformats.org/officeDocument/2006/relationships/hyperlink" Target="https://github.com/junegunn/fzf" TargetMode="External"/><Relationship Id="rId233" Type="http://schemas.openxmlformats.org/officeDocument/2006/relationships/hyperlink" Target="https://github.com/karthik/rdrop2" TargetMode="External"/><Relationship Id="rId186" Type="http://schemas.openxmlformats.org/officeDocument/2006/relationships/hyperlink" Target="https://github.com/kmishra9/Flu-Absenteeism/blob/master/Master's%20Thesis%20-%20Spatial%20Epidemiology%20of%20Influenza/1b%20-%20Map-Management.R" TargetMode="External"/><Relationship Id="rId109" Type="http://schemas.openxmlformats.org/officeDocument/2006/relationships/hyperlink" Target="https://github.com/kmishra9/Flu-Absenteeism/blob/master/Master's%20Thesis%20-%20Spatial%20Epidemiology%20of%20Influenza/2a%20-%20Statistical-Inputs.R" TargetMode="External"/><Relationship Id="rId137" Type="http://schemas.openxmlformats.org/officeDocument/2006/relationships/hyperlink" Target="https://github.com/lorenzwalthert/touchstone" TargetMode="External"/><Relationship Id="rId714" Type="http://schemas.openxmlformats.org/officeDocument/2006/relationships/hyperlink" Target="https://github.com/marocchino/sticky-pull-request-comment" TargetMode="External"/><Relationship Id="rId826"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91" Type="http://schemas.openxmlformats.org/officeDocument/2006/relationships/hyperlink" Target="https://github.com/orgs/quarto-dev/discussions/1591" TargetMode="External"/><Relationship Id="rId536" Type="http://schemas.openxmlformats.org/officeDocument/2006/relationships/hyperlink" Target="https://github.com/orgs/quarto-dev/discussions/6085" TargetMode="External"/><Relationship Id="rId88" Type="http://schemas.openxmlformats.org/officeDocument/2006/relationships/hyperlink" Target="https://github.com/pachadotdev/pkgsite" TargetMode="External"/><Relationship Id="rId652" Type="http://schemas.openxmlformats.org/officeDocument/2006/relationships/hyperlink" Target="https://github.com/pulls/review-requested" TargetMode="External"/><Relationship Id="rId545" Type="http://schemas.openxmlformats.org/officeDocument/2006/relationships/hyperlink" Target="https://github.com/quarto-dev/quarto-cli/issues" TargetMode="External"/><Relationship Id="rId535" Type="http://schemas.openxmlformats.org/officeDocument/2006/relationships/hyperlink" Target="https://github.com/quarto-dev/quarto-cli/issues/3809" TargetMode="External"/><Relationship Id="rId554" Type="http://schemas.openxmlformats.org/officeDocument/2006/relationships/hyperlink" Target="https://github.com/quarto-dev/quarto-cli/issues/4894" TargetMode="External"/><Relationship Id="rId553" Type="http://schemas.openxmlformats.org/officeDocument/2006/relationships/hyperlink" Target="https://github.com/quarto-dev/quarto-cli/issues?q=is%3Aopen+is%3Aissue+label%3Aepic" TargetMode="External"/><Relationship Id="rId231" Type="http://schemas.openxmlformats.org/officeDocument/2006/relationships/hyperlink" Target="https://github.com/r-box/boxr" TargetMode="External"/><Relationship Id="rId820" Type="http://schemas.openxmlformats.org/officeDocument/2006/relationships/hyperlink" Target="https://github.com/r-hub/rhub" TargetMode="External"/><Relationship Id="rId236" Type="http://schemas.openxmlformats.org/officeDocument/2006/relationships/hyperlink" Target="https://github.com/r-lib" TargetMode="External"/><Relationship Id="rId320" Type="http://schemas.openxmlformats.org/officeDocument/2006/relationships/hyperlink" Target="https://github.com/r-lib/actions" TargetMode="External"/><Relationship Id="rId731" Type="http://schemas.openxmlformats.org/officeDocument/2006/relationships/hyperlink" Target="https://github.com/r-lib/actions#where-to-find-help" TargetMode="External"/><Relationship Id="rId446" Type="http://schemas.openxmlformats.org/officeDocument/2006/relationships/hyperlink" Target="https://github.com/r-lib/actions/blob/v2-branch/examples/lint-changed-files.yaml" TargetMode="External"/><Relationship Id="rId797" Type="http://schemas.openxmlformats.org/officeDocument/2006/relationships/hyperlink" Target="https://github.com/r-lib/rig" TargetMode="External"/><Relationship Id="rId753" Type="http://schemas.openxmlformats.org/officeDocument/2006/relationships/hyperlink" Target="https://github.com/romkatv/powerlevel10k" TargetMode="External"/><Relationship Id="rId717" Type="http://schemas.openxmlformats.org/officeDocument/2006/relationships/hyperlink" Target="https://github.com/rossjrw/pr-preview-action" TargetMode="External"/><Relationship Id="rId718" Type="http://schemas.openxmlformats.org/officeDocument/2006/relationships/hyperlink" Target="https://github.com/rossjrw/pr-preview-action?tab=readme-ov-file#only-remove-previews-for-unmerged-prs" TargetMode="External"/><Relationship Id="rId572" Type="http://schemas.openxmlformats.org/officeDocument/2006/relationships/hyperlink" Target="https://github.com/settings/copilot/features" TargetMode="External"/><Relationship Id="rId759" Type="http://schemas.openxmlformats.org/officeDocument/2006/relationships/hyperlink" Target="https://github.com/sharkdp/bat" TargetMode="External"/><Relationship Id="rId758" Type="http://schemas.openxmlformats.org/officeDocument/2006/relationships/hyperlink" Target="https://github.com/sharkdp/fd" TargetMode="External"/><Relationship Id="rId951" Type="http://schemas.openxmlformats.org/officeDocument/2006/relationships/hyperlink" Target="https://github.com/skills/introduction-to-github" TargetMode="External"/><Relationship Id="rId716" Type="http://schemas.openxmlformats.org/officeDocument/2006/relationships/hyperlink" Target="https://github.com/thollander/actions-comment-pull-request" TargetMode="External"/><Relationship Id="rId882" Type="http://schemas.openxmlformats.org/officeDocument/2006/relationships/hyperlink" Target="https://github.com/tmux/tmux/wiki" TargetMode="External"/><Relationship Id="rId834" Type="http://schemas.openxmlformats.org/officeDocument/2006/relationships/hyperlink" Target="https://github.com/ucdavisdatalab" TargetMode="External"/><Relationship Id="rId938" Type="http://schemas.openxmlformats.org/officeDocument/2006/relationships/hyperlink" Target="https://github.com/ucdavisdatalab/research-toolkits" TargetMode="External"/><Relationship Id="rId561" Type="http://schemas.openxmlformats.org/officeDocument/2006/relationships/hyperlink" Target="https://github.com/ucdavisdatalab/sandbox_git" TargetMode="External"/><Relationship Id="rId843" Type="http://schemas.openxmlformats.org/officeDocument/2006/relationships/hyperlink" Target="https://github.com/ucdavisdatalab/workshop_how-to-data-documentation" TargetMode="External"/><Relationship Id="rId954" Type="http://schemas.openxmlformats.org/officeDocument/2006/relationships/hyperlink" Target="https://github.com/ucdavisdatalab/workshop_nlp_with_python" TargetMode="External"/><Relationship Id="rId953" Type="http://schemas.openxmlformats.org/officeDocument/2006/relationships/hyperlink" Target="https://github.com/ucdavisdatalab/workshop_python_basics" TargetMode="External"/><Relationship Id="rId937"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748" Type="http://schemas.openxmlformats.org/officeDocument/2006/relationships/hyperlink" Target="https://github.com/zsh-users/zsh-autosuggestions" TargetMode="External"/><Relationship Id="rId749" Type="http://schemas.openxmlformats.org/officeDocument/2006/relationships/hyperlink" Target="https://github.com/zsh-users/zsh-syntax-highlighting" TargetMode="External"/><Relationship Id="rId581" Type="http://schemas.openxmlformats.org/officeDocument/2006/relationships/hyperlink" Target="https://gitlab.com/gitlab-org/cli" TargetMode="External"/><Relationship Id="rId586" Type="http://schemas.openxmlformats.org/officeDocument/2006/relationships/hyperlink" Target="https://gitlab.com/gitlab-org/cli#installation" TargetMode="External"/><Relationship Id="rId587" Type="http://schemas.openxmlformats.org/officeDocument/2006/relationships/hyperlink" Target="https://gitlab.com/gitlab-org/cli/-/releases" TargetMode="External"/><Relationship Id="rId375" Type="http://schemas.openxmlformats.org/officeDocument/2006/relationships/hyperlink" Target="https://google.github.io/styleguide/Rguide.html" TargetMode="External"/><Relationship Id="rId380" Type="http://schemas.openxmlformats.org/officeDocument/2006/relationships/hyperlink" Target="https://google.github.io/styleguide/Rguide.html#use-explicit-returns" TargetMode="External"/><Relationship Id="rId769"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601" Type="http://schemas.openxmlformats.org/officeDocument/2006/relationships/hyperlink" Target="https://happygitwithr.com/repeated-amend.html" TargetMode="External"/><Relationship Id="rId593" Type="http://schemas.openxmlformats.org/officeDocument/2006/relationships/hyperlink" Target="https://help.github.com/en/github/collaborating-with-issues-and-pull-requests/creating-a-pull-request#creating-the-pull-request" TargetMode="External"/><Relationship Id="rId300" Type="http://schemas.openxmlformats.org/officeDocument/2006/relationships/hyperlink" Target="https://here.r-lib.org/" TargetMode="External"/><Relationship Id="rId851" Type="http://schemas.openxmlformats.org/officeDocument/2006/relationships/hyperlink" Target="https://hpc.ucdavis.edu/" TargetMode="External"/><Relationship Id="rId293" Type="http://schemas.openxmlformats.org/officeDocument/2006/relationships/hyperlink" Target="https://httr.r-lib.org/" TargetMode="External"/><Relationship Id="rId291"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7"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9" Type="http://schemas.openxmlformats.org/officeDocument/2006/relationships/hyperlink" Target="https://learn.github.com/" TargetMode="External"/><Relationship Id="rId867" Type="http://schemas.openxmlformats.org/officeDocument/2006/relationships/hyperlink" Target="https://learn.microsoft.com/en-us/windows/wsl/tutorials/gui-apps" TargetMode="External"/><Relationship Id="rId258" Type="http://schemas.openxmlformats.org/officeDocument/2006/relationships/hyperlink" Target="https://lifecycle.r-lib.org/" TargetMode="External"/><Relationship Id="rId466" Type="http://schemas.openxmlformats.org/officeDocument/2006/relationships/hyperlink" Target="https://lifecycle.r-lib.org/articles/communicate.html" TargetMode="External"/><Relationship Id="rId467"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6" Type="http://schemas.openxmlformats.org/officeDocument/2006/relationships/hyperlink" Target="https://lintr.r-lib.org/" TargetMode="External"/><Relationship Id="rId313" Type="http://schemas.openxmlformats.org/officeDocument/2006/relationships/hyperlink" Target="https://lobstr.r-lib.org/" TargetMode="External"/><Relationship Id="rId343"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30" Type="http://schemas.openxmlformats.org/officeDocument/2006/relationships/hyperlink" Target="https://medialab.github.io/iwanthue/?utm_source=Nature+Briefing&amp;utm_campaign=2c68711076-briefing-dy-20211006&amp;utm_medium=email&amp;utm_term=0_c9dfd39373-2c68711076-44335685" TargetMode="External"/><Relationship Id="rId784" Type="http://schemas.openxmlformats.org/officeDocument/2006/relationships/hyperlink" Target="https://medium.com/@jeongwhanchoi/install-tmux-on-osx-and-basics-commands-for-beginners-be22520fd95e" TargetMode="External"/><Relationship Id="rId302"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7"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6"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8" Type="http://schemas.openxmlformats.org/officeDocument/2006/relationships/hyperlink" Target="https://morrison-lab.github.io/wai/" TargetMode="External"/><Relationship Id="rId918"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9" Type="http://schemas.openxmlformats.org/officeDocument/2006/relationships/hyperlink" Target="https://morrison-lab.github.io/wai/chapters/coding-agents.html" TargetMode="External"/><Relationship Id="rId711" Type="http://schemas.openxmlformats.org/officeDocument/2006/relationships/hyperlink" Target="https://morrison-lab.github.io/wai/chapters/coding-agents.html#sec-ai-addressing-failing-workflows" TargetMode="External"/><Relationship Id="rId136" Type="http://schemas.openxmlformats.org/officeDocument/2006/relationships/hyperlink" Target="https://morrison-lab.github.io/wai/chapters/coding-agents.html#sec-ai-best-practices" TargetMode="External"/><Relationship Id="rId584" Type="http://schemas.openxmlformats.org/officeDocument/2006/relationships/hyperlink" Target="https://morrison-lab.github.io/wai/chapters/coding-agents.html#sec-ai-claude-code-windows" TargetMode="External"/><Relationship Id="rId920"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5" Type="http://schemas.openxmlformats.org/officeDocument/2006/relationships/hyperlink" Target="https://ohmyz.sh/" TargetMode="External"/><Relationship Id="rId1061" Type="http://schemas.openxmlformats.org/officeDocument/2006/relationships/hyperlink" Target="https://osf.io/" TargetMode="External"/><Relationship Id="rId42" Type="http://schemas.openxmlformats.org/officeDocument/2006/relationships/hyperlink" Target="https://osf.io/tgbxr/" TargetMode="External"/><Relationship Id="rId637" Type="http://schemas.openxmlformats.org/officeDocument/2006/relationships/hyperlink" Target="https://p5js.org/contribute/steward_guidelines/" TargetMode="External"/><Relationship Id="rId250" Type="http://schemas.openxmlformats.org/officeDocument/2006/relationships/hyperlink" Target="https://pak.r-lib.org/" TargetMode="External"/><Relationship Id="rId550" Type="http://schemas.openxmlformats.org/officeDocument/2006/relationships/hyperlink" Target="https://pkg.yihui.org/litedown/" TargetMode="External"/><Relationship Id="rId549" Type="http://schemas.openxmlformats.org/officeDocument/2006/relationships/hyperlink" Target="https://pkg.yihui.org/litedown/book/" TargetMode="External"/><Relationship Id="rId244" Type="http://schemas.openxmlformats.org/officeDocument/2006/relationships/hyperlink" Target="https://pkgbuild.r-lib.org/" TargetMode="External"/><Relationship Id="rId84" Type="http://schemas.openxmlformats.org/officeDocument/2006/relationships/hyperlink" Target="https://pkgdown.r-lib.org/" TargetMode="External"/><Relationship Id="rId242"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3" Type="http://schemas.openxmlformats.org/officeDocument/2006/relationships/hyperlink" Target="https://plotly.com/r/" TargetMode="External"/><Relationship Id="rId863" Type="http://schemas.openxmlformats.org/officeDocument/2006/relationships/hyperlink" Target="https://posit.co/products/open-source/rstudio-server/" TargetMode="External"/><Relationship Id="rId284" Type="http://schemas.openxmlformats.org/officeDocument/2006/relationships/hyperlink" Target="https://processx.r-lib.org/" TargetMode="External"/><Relationship Id="rId84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0" Type="http://schemas.openxmlformats.org/officeDocument/2006/relationships/hyperlink" Target="https://profvis.r-lib.org/" TargetMode="External"/><Relationship Id="rId288" Type="http://schemas.openxmlformats.org/officeDocument/2006/relationships/hyperlink" Target="https://ps.r-lib.org/" TargetMode="External"/><Relationship Id="rId145" Type="http://schemas.openxmlformats.org/officeDocument/2006/relationships/hyperlink" Target="https://purrr.tidyverse.org/" TargetMode="External"/><Relationship Id="rId387" Type="http://schemas.openxmlformats.org/officeDocument/2006/relationships/hyperlink" Target="https://purrr.tidyverse.org/reference/map.html" TargetMode="External"/><Relationship Id="rId473" Type="http://schemas.openxmlformats.org/officeDocument/2006/relationships/hyperlink" Target="https://quarto.org/" TargetMode="External"/><Relationship Id="rId518" Type="http://schemas.openxmlformats.org/officeDocument/2006/relationships/hyperlink" Target="https://quarto.org/docs/authoring/cross-references.html" TargetMode="External"/><Relationship Id="rId537" Type="http://schemas.openxmlformats.org/officeDocument/2006/relationships/hyperlink" Target="https://quarto.org/docs/authoring/diagrams.html" TargetMode="External"/><Relationship Id="rId520" Type="http://schemas.openxmlformats.org/officeDocument/2006/relationships/hyperlink" Target="https://quarto.org/docs/authoring/includes.html" TargetMode="External"/><Relationship Id="rId498" Type="http://schemas.openxmlformats.org/officeDocument/2006/relationships/hyperlink" Target="https://quarto.org/docs/books/" TargetMode="External"/><Relationship Id="rId502" Type="http://schemas.openxmlformats.org/officeDocument/2006/relationships/hyperlink" Target="https://quarto.org/docs/dashboards/" TargetMode="External"/><Relationship Id="rId507" Type="http://schemas.openxmlformats.org/officeDocument/2006/relationships/hyperlink" Target="https://quarto.org/docs/gallery/#dashboards" TargetMode="External"/><Relationship Id="rId476" Type="http://schemas.openxmlformats.org/officeDocument/2006/relationships/hyperlink" Target="https://quarto.org/docs/get-started/" TargetMode="External"/><Relationship Id="rId477"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514" Type="http://schemas.openxmlformats.org/officeDocument/2006/relationships/hyperlink" Target="https://quarto.org/docs/projects/profiles.html" TargetMode="External"/><Relationship Id="rId499" Type="http://schemas.openxmlformats.org/officeDocument/2006/relationships/hyperlink" Target="https://quarto.org/docs/publishing/" TargetMode="External"/><Relationship Id="rId541" Type="http://schemas.openxmlformats.org/officeDocument/2006/relationships/hyperlink" Target="https://quarto.org/docs/troubleshooting/" TargetMode="External"/><Relationship Id="rId230" Type="http://schemas.openxmlformats.org/officeDocument/2006/relationships/hyperlink" Target="https://r-box.github.io/boxr/articles/boxr-app-interactive.html#create" TargetMode="External"/><Relationship Id="rId827" Type="http://schemas.openxmlformats.org/officeDocument/2006/relationships/hyperlink" Target="https://r-hub.github.io/cranlogs/" TargetMode="External"/><Relationship Id="rId821" Type="http://schemas.openxmlformats.org/officeDocument/2006/relationships/hyperlink" Target="https://r-hub.github.io/rhub/articles/rhubv2.html" TargetMode="External"/><Relationship Id="rId315" Type="http://schemas.openxmlformats.org/officeDocument/2006/relationships/hyperlink" Target="https://r-lib.github.io/crayon/" TargetMode="External"/><Relationship Id="rId256" Type="http://schemas.openxmlformats.org/officeDocument/2006/relationships/hyperlink" Target="https://r-lib.github.io/pkgcache/" TargetMode="External"/><Relationship Id="rId311"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2" Type="http://schemas.openxmlformats.org/officeDocument/2006/relationships/hyperlink" Target="https://r-pkgs.org/code.html#sec-code-r-landscape" TargetMode="External"/><Relationship Id="rId157" Type="http://schemas.openxmlformats.org/officeDocument/2006/relationships/hyperlink" Target="https://r-pkgs.org/lifecycle.html#sec-lifecycle-version-number" TargetMode="External"/><Relationship Id="rId175" Type="http://schemas.openxmlformats.org/officeDocument/2006/relationships/hyperlink" Target="https://r-pkgs.org/man.html" TargetMode="External"/><Relationship Id="rId159" Type="http://schemas.openxmlformats.org/officeDocument/2006/relationships/hyperlink" Target="https://r-pkgs.org/other-markdown.html#sec-news" TargetMode="External"/><Relationship Id="rId817" Type="http://schemas.openxmlformats.org/officeDocument/2006/relationships/hyperlink" Target="https://r-pkgs.org/release.html" TargetMode="External"/><Relationship Id="rId824" Type="http://schemas.openxmlformats.org/officeDocument/2006/relationships/hyperlink" Target="https://r-pkgs.org/release.html#sec-release-initial" TargetMode="External"/><Relationship Id="rId729" Type="http://schemas.openxmlformats.org/officeDocument/2006/relationships/hyperlink" Target="https://r-pkgs.org/software-development-practices.html#sec-sw-dev-practices-ci" TargetMode="External"/><Relationship Id="rId122"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8" Type="http://schemas.openxmlformats.org/officeDocument/2006/relationships/hyperlink" Target="https://r4ds.hadley.nz/quarto.html" TargetMode="External"/><Relationship Id="rId366" Type="http://schemas.openxmlformats.org/officeDocument/2006/relationships/hyperlink" Target="https://r4ds.hadley.nz/workflow-help.html#making-a-reprex" TargetMode="External"/><Relationship Id="rId277" Type="http://schemas.openxmlformats.org/officeDocument/2006/relationships/hyperlink" Target="https://r6.r-lib.org/" TargetMode="External"/><Relationship Id="rId876" Type="http://schemas.openxmlformats.org/officeDocument/2006/relationships/hyperlink" Target="https://ragg.r-lib.org/" TargetMode="External"/><Relationship Id="rId246" Type="http://schemas.openxmlformats.org/officeDocument/2006/relationships/hyperlink" Target="https://rcmdcheck.r-lib.org/" TargetMode="External"/><Relationship Id="rId333" Type="http://schemas.openxmlformats.org/officeDocument/2006/relationships/hyperlink" Target="https://readr.tidyverse.org/" TargetMode="External"/><Relationship Id="rId248" Type="http://schemas.openxmlformats.org/officeDocument/2006/relationships/hyperlink" Target="https://remotes.r-lib.org/" TargetMode="External"/><Relationship Id="rId36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4" Type="http://schemas.openxmlformats.org/officeDocument/2006/relationships/hyperlink" Target="https://researchdata.princeton.edu/research-lifecycle-guide/publishing-and-preservation/dois" TargetMode="External"/><Relationship Id="rId252" Type="http://schemas.openxmlformats.org/officeDocument/2006/relationships/hyperlink" Target="https://revdepcheck.r-lib.org/" TargetMode="External"/><Relationship Id="rId269" Type="http://schemas.openxmlformats.org/officeDocument/2006/relationships/hyperlink" Target="https://rlang.r-lib.org/" TargetMode="External"/><Relationship Id="rId161" Type="http://schemas.openxmlformats.org/officeDocument/2006/relationships/hyperlink" Target="https://rmarkdown.rstudio.com/" TargetMode="External"/><Relationship Id="rId98" Type="http://schemas.openxmlformats.org/officeDocument/2006/relationships/hyperlink" Target="https://roxygen2.r-lib.org/" TargetMode="External"/><Relationship Id="rId174" Type="http://schemas.openxmlformats.org/officeDocument/2006/relationships/hyperlink" Target="https://roxygen2.r-lib.org/articles/rd.html" TargetMode="External"/><Relationship Id="rId171" Type="http://schemas.openxmlformats.org/officeDocument/2006/relationships/hyperlink" Target="https://roxygen2.r-lib.org/articles/rd.html#inheriting-documentation" TargetMode="External"/><Relationship Id="rId504" Type="http://schemas.openxmlformats.org/officeDocument/2006/relationships/hyperlink" Target="https://rstudio.github.io/leaflet/" TargetMode="External"/><Relationship Id="rId791" Type="http://schemas.openxmlformats.org/officeDocument/2006/relationships/hyperlink" Target="https://rstudio.github.io/renv/" TargetMode="External"/><Relationship Id="rId323" Type="http://schemas.openxmlformats.org/officeDocument/2006/relationships/hyperlink" Target="https://rviews.rstudio.com/2017/06/08/what-is-the-tidyverse/" TargetMode="External"/><Relationship Id="rId943" Type="http://schemas.openxmlformats.org/officeDocument/2006/relationships/hyperlink" Target="https://s3.amazonaws.com/assets.datacamp.com/blog_assets/datatable_Cheat_Sheet_R.pdf" TargetMode="External"/><Relationship Id="rId304" Type="http://schemas.openxmlformats.org/officeDocument/2006/relationships/hyperlink" Target="https://scales.r-lib.org/" TargetMode="External"/><Relationship Id="rId405" Type="http://schemas.openxmlformats.org/officeDocument/2006/relationships/hyperlink" Target="https://sembr.org/" TargetMode="External"/><Relationship Id="rId567"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07"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6"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6" Type="http://schemas.openxmlformats.org/officeDocument/2006/relationships/hyperlink" Target="https://softwareengineering.stackexchange.com/questions/133404/what-is-the-ideal-length-of-a-method-for-you" TargetMode="External"/><Relationship Id="rId865" Type="http://schemas.openxmlformats.org/officeDocument/2006/relationships/hyperlink" Target="https://sourceforge.net/projects/vcxsrv/" TargetMode="External"/><Relationship Id="rId560" Type="http://schemas.openxmlformats.org/officeDocument/2006/relationships/hyperlink" Target="https://sp19.datastructur.es/materials/guides/using-git#b-local-repositories-narrative-introduction" TargetMode="External"/><Relationship Id="rId590" Type="http://schemas.openxmlformats.org/officeDocument/2006/relationships/hyperlink" Target="https://sp19.datastructur.es/materials/guides/using-git#e-git-branching-advanced-git-optional" TargetMode="External"/><Relationship Id="rId196"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51" Type="http://schemas.openxmlformats.org/officeDocument/2006/relationships/hyperlink" Target="https://stackoverflow.com/questions/21435339/data-table-vs-dplyr-can-one-do-something-well-the-other-cant-or-does-poorly/27840349#27840349" TargetMode="External"/><Relationship Id="rId353" Type="http://schemas.openxmlformats.org/officeDocument/2006/relationships/hyperlink" Target="https://stackoverflow.com/questions/28125816/r-standard-evaluation-for-join-dplyr" TargetMode="External"/><Relationship Id="rId215" Type="http://schemas.openxmlformats.org/officeDocument/2006/relationships/hyperlink" Target="https://stackoverflow.com/questions/475675/when-is-a-function-too-long" TargetMode="External"/><Relationship Id="rId754" Type="http://schemas.openxmlformats.org/officeDocument/2006/relationships/hyperlink" Target="https://starship.rs/" TargetMode="External"/><Relationship Id="rId339" Type="http://schemas.openxmlformats.org/officeDocument/2006/relationships/hyperlink" Target="https://stringr.tidyverse.org/" TargetMode="External"/><Relationship Id="rId376" Type="http://schemas.openxmlformats.org/officeDocument/2006/relationships/hyperlink" Target="https://style.tidyverse.org/" TargetMode="External"/><Relationship Id="rId317" Type="http://schemas.openxmlformats.org/officeDocument/2006/relationships/hyperlink" Target="https://styler.r-lib.org/" TargetMode="External"/><Relationship Id="rId184" Type="http://schemas.openxmlformats.org/officeDocument/2006/relationships/hyperlink" Target="https://support.posit.co/hc/en-us/articles/200484568-Code-Folding-and-Sections" TargetMode="External"/><Relationship Id="rId346"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9" Type="http://schemas.openxmlformats.org/officeDocument/2006/relationships/hyperlink" Target="https://testthat.r-lib.org/" TargetMode="External"/><Relationship Id="rId11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608" Type="http://schemas.openxmlformats.org/officeDocument/2006/relationships/hyperlink" Target="https://thinkr-open.github.io/gitlabr/" TargetMode="External"/><Relationship Id="rId337" Type="http://schemas.openxmlformats.org/officeDocument/2006/relationships/hyperlink" Target="https://tibble.tidyverse.org/" TargetMode="External"/><Relationship Id="rId330" Type="http://schemas.openxmlformats.org/officeDocument/2006/relationships/hyperlink" Target="https://tidyr.tidyverse.org/" TargetMode="External"/><Relationship Id="rId464" Type="http://schemas.openxmlformats.org/officeDocument/2006/relationships/hyperlink" Target="https://tidyselect.r-lib.org/" TargetMode="External"/><Relationship Id="rId423" Type="http://schemas.openxmlformats.org/officeDocument/2006/relationships/hyperlink" Target="https://tidyverse.org/blog/2017/12/styler-1.0.0/" TargetMode="External"/><Relationship Id="rId605"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4" Type="http://schemas.openxmlformats.org/officeDocument/2006/relationships/hyperlink" Target="https://ucd-serg.github.io/lab-manual/coding-practices.html#file-headers" TargetMode="External"/><Relationship Id="rId807" Type="http://schemas.openxmlformats.org/officeDocument/2006/relationships/hyperlink" Target="https://ucd-serg.github.io/lab-manual/coding-practices.html#function-documentation" TargetMode="External"/><Relationship Id="rId925" Type="http://schemas.openxmlformats.org/officeDocument/2006/relationships/hyperlink" Target="https://ucd-serg.github.io/lab-manual/coding-style.html" TargetMode="External"/><Relationship Id="rId810" Type="http://schemas.openxmlformats.org/officeDocument/2006/relationships/hyperlink" Target="https://ucd-serg.github.io/lab-manual/unix.html#example-code-for-runfilesavelogs" TargetMode="External"/><Relationship Id="rId939" Type="http://schemas.openxmlformats.org/officeDocument/2006/relationships/hyperlink" Target="https://ucdavisdatalab.github.io/install_guides/" TargetMode="External"/><Relationship Id="rId93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6" Type="http://schemas.openxmlformats.org/officeDocument/2006/relationships/hyperlink" Target="https://ucjug.github.io/workshop_julia_basics/" TargetMode="External"/><Relationship Id="rId96" Type="http://schemas.openxmlformats.org/officeDocument/2006/relationships/hyperlink" Target="https://usethis.r-lib.org/" TargetMode="External"/><Relationship Id="rId271" Type="http://schemas.openxmlformats.org/officeDocument/2006/relationships/hyperlink" Target="https://vctrs.r-lib.org/" TargetMode="External"/><Relationship Id="rId264" Type="http://schemas.openxmlformats.org/officeDocument/2006/relationships/hyperlink" Target="https://waldo.r-lib.org/" TargetMode="External"/><Relationship Id="rId868" Type="http://schemas.openxmlformats.org/officeDocument/2006/relationships/hyperlink" Target="https://wiki.archlinux.org/title/Wayland" TargetMode="External"/><Relationship Id="rId879" Type="http://schemas.openxmlformats.org/officeDocument/2006/relationships/hyperlink" Target="https://wiki.x2go.org/" TargetMode="External"/><Relationship Id="rId273" Type="http://schemas.openxmlformats.org/officeDocument/2006/relationships/hyperlink" Target="https://withr.r-lib.org/" TargetMode="External"/><Relationship Id="rId1015" Type="http://schemas.openxmlformats.org/officeDocument/2006/relationships/hyperlink" Target="https://www.biorxiv.org/" TargetMode="External"/><Relationship Id="rId352" Type="http://schemas.openxmlformats.org/officeDocument/2006/relationships/hyperlink" Target="https://www.brodrigues.co/blog/2016-07-18-data-frame-columns-as-arguments-to-dplyr-functions/" TargetMode="External"/><Relationship Id="rId893"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4"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14" Type="http://schemas.openxmlformats.org/officeDocument/2006/relationships/hyperlink" Target="https://www.git-scm.com/docs/gitignore#_pattern_format" TargetMode="External"/><Relationship Id="rId710"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3" Type="http://schemas.openxmlformats.org/officeDocument/2006/relationships/hyperlink" Target="https://www.gnu.org/software/screen/" TargetMode="External"/><Relationship Id="rId780" Type="http://schemas.openxmlformats.org/officeDocument/2006/relationships/hyperlink" Target="https://www.howtogeek.com/118594/how-to-edit-your-system-path-for-easy-command-line-access/" TargetMode="External"/><Relationship Id="rId505"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21" Type="http://schemas.openxmlformats.org/officeDocument/2006/relationships/hyperlink" Target="https://www.r-bloggers.com/align-assign-rstudio-addin-to-align-assignment-operators/" TargetMode="External"/><Relationship Id="rId355" Type="http://schemas.openxmlformats.org/officeDocument/2006/relationships/hyperlink" Target="https://www.rdocumentation.org/packages/feather/versions/0.3.3" TargetMode="External"/><Relationship Id="rId424" Type="http://schemas.openxmlformats.org/officeDocument/2006/relationships/hyperlink" Target="https://www.rdocumentation.org/packages/styler/versions/1.1.0/topics/style_dir" TargetMode="External"/><Relationship Id="rId213" Type="http://schemas.openxmlformats.org/officeDocument/2006/relationships/hyperlink" Target="https://www.reddit.com/r/learnprogramming/comments/47avb5/one_long_function_2001000_lines_of_codes_or_one/" TargetMode="External"/><Relationship Id="rId941" Type="http://schemas.openxmlformats.org/officeDocument/2006/relationships/hyperlink" Target="https://www.rstudio.com/wp-content/uploads/2015/02/data-wrangling-cheatsheet.pdf" TargetMode="External"/><Relationship Id="rId944" Type="http://schemas.openxmlformats.org/officeDocument/2006/relationships/hyperlink" Target="https://www.rstudio.com/wp-content/uploads/2015/02/rmarkdown-cheatsheet.pdf" TargetMode="External"/><Relationship Id="rId942"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5" Type="http://schemas.openxmlformats.org/officeDocument/2006/relationships/hyperlink" Target="https://www.shellcheck.net/" TargetMode="External"/><Relationship Id="rId214" Type="http://schemas.openxmlformats.org/officeDocument/2006/relationships/hyperlink" Target="https://www.sololearn.com/en/Discuss/1278705/optimal-number-of-lines-of-code-of-functions" TargetMode="External"/><Relationship Id="rId326" Type="http://schemas.openxmlformats.org/officeDocument/2006/relationships/hyperlink" Target="https://www.tidyverse.org/" TargetMode="External"/><Relationship Id="rId465"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4"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50"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8" Type="http://schemas.openxmlformats.org/officeDocument/2006/relationships/hyperlink" Target="one-function-per-file.md"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5" Type="http://schemas.openxmlformats.org/officeDocument/2006/relationships/hyperlink" Target="../../skills/measure-performance/SKILL.md" TargetMode="External"/><Relationship Id="rId390" Type="http://schemas.openxmlformats.org/officeDocument/2006/relationships/hyperlink" Target="../principles/dont-reinvent-wheel.md" TargetMode="External"/><Relationship Id="rId395" Type="http://schemas.openxmlformats.org/officeDocument/2006/relationships/hyperlink" Target="../workflow/algorithmatize-checks.md" TargetMode="External"/><Relationship Id="rId220"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398" Type="http://schemas.openxmlformats.org/officeDocument/2006/relationships/hyperlink" Target="ascii-punctuation-in-source.md" TargetMode="External"/><Relationship Id="rId852"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946"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7" Type="http://schemas.openxmlformats.org/officeDocument/2006/relationships/hyperlink" Target="http://styler.r-lib.org/articles/customizing_styler.html" TargetMode="External"/><Relationship Id="rId92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5" Type="http://schemas.openxmlformats.org/officeDocument/2006/relationships/hyperlink" Target="https://about.codecov.io" TargetMode="External"/><Relationship Id="rId607" Type="http://schemas.openxmlformats.org/officeDocument/2006/relationships/hyperlink" Target="https://about.gitlab.com/" TargetMode="External"/><Relationship Id="rId351" Type="http://schemas.openxmlformats.org/officeDocument/2006/relationships/hyperlink" Target="https://adv-r.hadley.nz/evaluation.html" TargetMode="External"/><Relationship Id="rId384" Type="http://schemas.openxmlformats.org/officeDocument/2006/relationships/hyperlink" Target="https://adv-r.hadley.nz/functionals.html#purrr-style" TargetMode="External"/><Relationship Id="rId128" Type="http://schemas.openxmlformats.org/officeDocument/2006/relationships/hyperlink" Target="https://adv-r.hadley.nz/perf-improve.html" TargetMode="External"/><Relationship Id="rId127"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9" Type="http://schemas.openxmlformats.org/officeDocument/2006/relationships/hyperlink" Target="https://bench.r-lib.org/" TargetMode="External"/><Relationship Id="rId356" Type="http://schemas.openxmlformats.org/officeDocument/2006/relationships/hyperlink" Target="https://blog.rstudio.com/2016/03/29/feather/" TargetMode="External"/><Relationship Id="rId182" Type="http://schemas.openxmlformats.org/officeDocument/2006/relationships/hyperlink" Target="https://blog.rstudio.com/2020/12/02/rstudio-v1-4-preview-little-things/" TargetMode="External"/><Relationship Id="rId286" Type="http://schemas.openxmlformats.org/officeDocument/2006/relationships/hyperlink" Target="https://callr.r-lib.org/" TargetMode="External"/><Relationship Id="rId580" Type="http://schemas.openxmlformats.org/officeDocument/2006/relationships/hyperlink" Target="https://cli.github.com/" TargetMode="External"/><Relationship Id="rId275" Type="http://schemas.openxmlformats.org/officeDocument/2006/relationships/hyperlink" Target="https://cli.r-lib.org/" TargetMode="External"/><Relationship Id="rId650" Type="http://schemas.openxmlformats.org/officeDocument/2006/relationships/hyperlink" Target="https://code-review.tidyverse.org/" TargetMode="External"/><Relationship Id="rId190" Type="http://schemas.openxmlformats.org/officeDocument/2006/relationships/hyperlink" Target="https://cognitect.com/blog/2011/11/15/documenting-architecture-decisions" TargetMode="External"/><Relationship Id="rId873" Type="http://schemas.openxmlformats.org/officeDocument/2006/relationships/hyperlink" Target="https://conda-forge.org/" TargetMode="External"/><Relationship Id="rId262" Type="http://schemas.openxmlformats.org/officeDocument/2006/relationships/hyperlink" Target="https://covr.r-lib.org/" TargetMode="External"/><Relationship Id="rId279" Type="http://schemas.openxmlformats.org/officeDocument/2006/relationships/hyperlink" Target="https://cpp11.r-lib.org/" TargetMode="External"/><Relationship Id="rId816"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7" Type="http://schemas.openxmlformats.org/officeDocument/2006/relationships/hyperlink" Target="https://cran.r-project.org/package=httpgd" TargetMode="External"/><Relationship Id="rId112" Type="http://schemas.openxmlformats.org/officeDocument/2006/relationships/hyperlink" Target="https://cran.r-project.org/package=snapr" TargetMode="External"/><Relationship Id="rId113" Type="http://schemas.openxmlformats.org/officeDocument/2006/relationships/hyperlink" Target="https://cran.r-project.org/package=ssdtools" TargetMode="External"/><Relationship Id="rId434" Type="http://schemas.openxmlformats.org/officeDocument/2006/relationships/hyperlink" Target="https://cran.r-project.org/web/packages/lintr/readme/README.html#available-linters" TargetMode="External"/><Relationship Id="rId437" Type="http://schemas.openxmlformats.org/officeDocument/2006/relationships/hyperlink" Target="https://cran.r-project.org/web/packages/lintr/readme/README.html#project-configuration" TargetMode="External"/><Relationship Id="rId82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0"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842"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4" Type="http://schemas.openxmlformats.org/officeDocument/2006/relationships/hyperlink" Target="https://desc.r-lib.org/" TargetMode="External"/><Relationship Id="rId1100" Type="http://schemas.openxmlformats.org/officeDocument/2006/relationships/hyperlink" Target="https://design.tidyverse.org/" TargetMode="External"/><Relationship Id="rId377"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7" Type="http://schemas.openxmlformats.org/officeDocument/2006/relationships/hyperlink" Target="https://devtools.r-lib.org/" TargetMode="External"/><Relationship Id="rId761" Type="http://schemas.openxmlformats.org/officeDocument/2006/relationships/hyperlink" Target="https://direnv.net/" TargetMode="External"/><Relationship Id="rId730" Type="http://schemas.openxmlformats.org/officeDocument/2006/relationships/hyperlink" Target="https://docs.github.com/en/actions" TargetMode="External"/><Relationship Id="rId699" Type="http://schemas.openxmlformats.org/officeDocument/2006/relationships/hyperlink" Target="https://docs.github.com/en/actions/using-jobs/using-concurrency" TargetMode="External"/><Relationship Id="rId646"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4" Type="http://schemas.openxmlformats.org/officeDocument/2006/relationships/hyperlink" Target="https://docs.github.com/en/repositories/releasing-projects-on-github/managing-releases-in-a-repository" TargetMode="External"/><Relationship Id="rId620"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700"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9" Type="http://schemas.openxmlformats.org/officeDocument/2006/relationships/hyperlink" Target="https://downlit.r-lib.org/" TargetMode="External"/><Relationship Id="rId328" Type="http://schemas.openxmlformats.org/officeDocument/2006/relationships/hyperlink" Target="https://dplyr.tidyverse.org/" TargetMode="External"/><Relationship Id="rId349" Type="http://schemas.openxmlformats.org/officeDocument/2006/relationships/hyperlink" Target="https://dplyr.tidyverse.org/articles/in-packages.html" TargetMode="External"/><Relationship Id="rId348" Type="http://schemas.openxmlformats.org/officeDocument/2006/relationships/hyperlink" Target="https://dplyr.tidyverse.org/articles/programming.html" TargetMode="External"/><Relationship Id="rId392" Type="http://schemas.openxmlformats.org/officeDocument/2006/relationships/hyperlink" Target="https://dplyr.tidyverse.org/reference/dplyr_by.html" TargetMode="External"/><Relationship Id="rId324" Type="http://schemas.openxmlformats.org/officeDocument/2006/relationships/hyperlink" Target="https://dtplyr.tidyverse.org/" TargetMode="External"/><Relationship Id="rId726" Type="http://schemas.openxmlformats.org/officeDocument/2006/relationships/hyperlink" Target="https://eddelbuettel.github.io/r2u/" TargetMode="External"/><Relationship Id="rId563" Type="http://schemas.openxmlformats.org/officeDocument/2006/relationships/hyperlink" Target="https://education.github.com/" TargetMode="External"/><Relationship Id="rId564" Type="http://schemas.openxmlformats.org/officeDocument/2006/relationships/hyperlink" Target="https://education.github.com/pack" TargetMode="External"/><Relationship Id="rId565"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70" Type="http://schemas.openxmlformats.org/officeDocument/2006/relationships/hyperlink" Target="https://ellipsis.r-lib.org/" TargetMode="External"/><Relationship Id="rId210" Type="http://schemas.openxmlformats.org/officeDocument/2006/relationships/hyperlink" Target="https://en.wikipedia.org/wiki/Code_refactoring" TargetMode="External"/><Relationship Id="rId217" Type="http://schemas.openxmlformats.org/officeDocument/2006/relationships/hyperlink" Target="https://en.wikipedia.org/wiki/Cyclomatic_complexity" TargetMode="External"/><Relationship Id="rId209"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11" Type="http://schemas.openxmlformats.org/officeDocument/2006/relationships/hyperlink" Target="https://en.wikipedia.org/wiki/Functional_decomposition" TargetMode="External"/><Relationship Id="rId335"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9"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21"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2"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41" Type="http://schemas.openxmlformats.org/officeDocument/2006/relationships/hyperlink" Target="https://forcats.tidyverse.org/" TargetMode="External"/><Relationship Id="rId282" Type="http://schemas.openxmlformats.org/officeDocument/2006/relationships/hyperlink" Target="https://fs.r-lib.org/" TargetMode="External"/><Relationship Id="rId146" Type="http://schemas.openxmlformats.org/officeDocument/2006/relationships/hyperlink" Target="https://furrr.futureverse.org/" TargetMode="External"/><Relationship Id="rId297" Type="http://schemas.openxmlformats.org/officeDocument/2006/relationships/hyperlink" Target="https://gargle.r-lib.org/" TargetMode="External"/><Relationship Id="rId305" Type="http://schemas.openxmlformats.org/officeDocument/2006/relationships/hyperlink" Target="https://ggplot2.tidyverse.org/" TargetMode="External"/><Relationship Id="rId295" Type="http://schemas.openxmlformats.org/officeDocument/2006/relationships/hyperlink" Target="https://gh.r-lib.org/" TargetMode="External"/><Relationship Id="rId757" Type="http://schemas.openxmlformats.org/officeDocument/2006/relationships/hyperlink" Target="https://github.com/BurntSushi/ripgrep" TargetMode="External"/><Relationship Id="rId933" Type="http://schemas.openxmlformats.org/officeDocument/2006/relationships/hyperlink" Target="https://github.com/IndrajeetPatil/awesome-r-pkgtools" TargetMode="External"/><Relationship Id="rId692" Type="http://schemas.openxmlformats.org/officeDocument/2006/relationships/hyperlink" Target="https://github.com/RMI-PACTA/actions" TargetMode="External"/><Relationship Id="rId496" Type="http://schemas.openxmlformats.org/officeDocument/2006/relationships/hyperlink" Target="https://github.com/UCD-SERG/lab-manual" TargetMode="External"/><Relationship Id="rId378" Type="http://schemas.openxmlformats.org/officeDocument/2006/relationships/hyperlink" Target="https://github.com/UCD-SERG/lab-manual/blob/main/.lintr.R" TargetMode="External"/><Relationship Id="rId653"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489"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06" Type="http://schemas.openxmlformats.org/officeDocument/2006/relationships/hyperlink" Target="https://github.com/UCD-SERG/rpt/pull/100" TargetMode="External"/><Relationship Id="rId533" Type="http://schemas.openxmlformats.org/officeDocument/2006/relationships/hyperlink" Target="https://github.com/UCD-SERG/rpt/pull/70" TargetMode="External"/><Relationship Id="rId207" Type="http://schemas.openxmlformats.org/officeDocument/2006/relationships/hyperlink" Target="https://github.com/UCD-SERG/shigella/pull/11" TargetMode="External"/><Relationship Id="rId878" Type="http://schemas.openxmlformats.org/officeDocument/2006/relationships/hyperlink" Target="https://github.com/Xpra-org/xpra" TargetMode="External"/><Relationship Id="rId674" Type="http://schemas.openxmlformats.org/officeDocument/2006/relationships/hyperlink" Target="https://github.com/actions/toolkit/blob/main/docs/action-versioning.md" TargetMode="External"/><Relationship Id="rId680" Type="http://schemas.openxmlformats.org/officeDocument/2006/relationships/hyperlink" Target="https://github.com/actions/toolkit/issues/214" TargetMode="External"/><Relationship Id="rId762" Type="http://schemas.openxmlformats.org/officeDocument/2006/relationships/hyperlink" Target="https://github.com/ajeetdsouza/zoxide" TargetMode="External"/><Relationship Id="rId582" Type="http://schemas.openxmlformats.org/officeDocument/2006/relationships/hyperlink" Target="https://github.com/cli/cli#installation" TargetMode="External"/><Relationship Id="rId583" Type="http://schemas.openxmlformats.org/officeDocument/2006/relationships/hyperlink" Target="https://github.com/cli/cli/blob/trunk/docs/install_linux.md" TargetMode="External"/><Relationship Id="rId490" Type="http://schemas.openxmlformats.org/officeDocument/2006/relationships/hyperlink" Target="https://github.com/coatless-tutorials/quarto-book-template" TargetMode="External"/><Relationship Id="rId874"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09"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5" Type="http://schemas.openxmlformats.org/officeDocument/2006/relationships/hyperlink" Target="https://github.com/d-morrison/rme" TargetMode="External"/><Relationship Id="rId899" Type="http://schemas.openxmlformats.org/officeDocument/2006/relationships/hyperlink" Target="https://github.com/d-morrison/wai" TargetMode="External"/><Relationship Id="rId491" Type="http://schemas.openxmlformats.org/officeDocument/2006/relationships/hyperlink" Target="https://github.com/d-rug/datalab_template_quarto" TargetMode="External"/><Relationship Id="rId760" Type="http://schemas.openxmlformats.org/officeDocument/2006/relationships/hyperlink" Target="https://github.com/dandavison/delta" TargetMode="External"/><Relationship Id="rId691" Type="http://schemas.openxmlformats.org/officeDocument/2006/relationships/hyperlink" Target="https://github.com/easystats/workflows" TargetMode="External"/><Relationship Id="rId727" Type="http://schemas.openxmlformats.org/officeDocument/2006/relationships/hyperlink" Target="https://github.com/eddelbuettel/github-actions/tree/master/r2u-setup" TargetMode="External"/><Relationship Id="rId690" Type="http://schemas.openxmlformats.org/officeDocument/2006/relationships/hyperlink" Target="https://github.com/eddelbuettel/r-ci" TargetMode="External"/><Relationship Id="rId818" Type="http://schemas.openxmlformats.org/officeDocument/2006/relationships/hyperlink" Target="https://github.com/edgararuiz-zz/cran-stages" TargetMode="External"/><Relationship Id="rId90" Type="http://schemas.openxmlformats.org/officeDocument/2006/relationships/hyperlink" Target="https://github.com/edgararuiz/ecodown" TargetMode="External"/><Relationship Id="rId673" Type="http://schemas.openxmlformats.org/officeDocument/2006/relationships/hyperlink" Target="https://github.com/features/actions" TargetMode="External"/><Relationship Id="rId611" Type="http://schemas.openxmlformats.org/officeDocument/2006/relationships/hyperlink" Target="https://github.com/github-linguist/linguist/" TargetMode="External"/><Relationship Id="rId621" Type="http://schemas.openxmlformats.org/officeDocument/2006/relationships/hyperlink" Target="https://github.com/github-linguist/linguist/blob/main/docs/overrides.md" TargetMode="External"/><Relationship Id="rId619" Type="http://schemas.openxmlformats.org/officeDocument/2006/relationships/hyperlink" Target="https://github.com/github-linguist/linguist/blob/main/docs/overrides.md#detectable" TargetMode="External"/><Relationship Id="rId618" Type="http://schemas.openxmlformats.org/officeDocument/2006/relationships/hyperlink" Target="https://github.com/github-linguist/linguist/blob/main/docs/overrides.md#documentation" TargetMode="External"/><Relationship Id="rId612" Type="http://schemas.openxmlformats.org/officeDocument/2006/relationships/hyperlink" Target="https://github.com/github-linguist/linguist/blob/main/docs/overrides.md#generated-code" TargetMode="External"/><Relationship Id="rId615" Type="http://schemas.openxmlformats.org/officeDocument/2006/relationships/hyperlink" Target="https://github.com/github-linguist/linguist/blob/main/docs/overrides.md#using-gitattributes" TargetMode="External"/><Relationship Id="rId617" Type="http://schemas.openxmlformats.org/officeDocument/2006/relationships/hyperlink" Target="https://github.com/github-linguist/linguist/blob/main/docs/overrides.md#vendored-code" TargetMode="External"/><Relationship Id="rId604" Type="http://schemas.openxmlformats.org/officeDocument/2006/relationships/hyperlink" Target="https://github.com/github/gitignore/blob/master/R.gitignore" TargetMode="External"/><Relationship Id="rId715" Type="http://schemas.openxmlformats.org/officeDocument/2006/relationships/hyperlink" Target="https://github.com/hasura/comment-progress" TargetMode="External"/><Relationship Id="rId223" Type="http://schemas.openxmlformats.org/officeDocument/2006/relationships/hyperlink" Target="https://github.com/jennybc/here_here" TargetMode="External"/><Relationship Id="rId756" Type="http://schemas.openxmlformats.org/officeDocument/2006/relationships/hyperlink" Target="https://github.com/junegunn/fzf" TargetMode="External"/><Relationship Id="rId233" Type="http://schemas.openxmlformats.org/officeDocument/2006/relationships/hyperlink" Target="https://github.com/karthik/rdrop2" TargetMode="External"/><Relationship Id="rId186" Type="http://schemas.openxmlformats.org/officeDocument/2006/relationships/hyperlink" Target="https://github.com/kmishra9/Flu-Absenteeism/blob/master/Master's%20Thesis%20-%20Spatial%20Epidemiology%20of%20Influenza/1b%20-%20Map-Management.R" TargetMode="External"/><Relationship Id="rId109" Type="http://schemas.openxmlformats.org/officeDocument/2006/relationships/hyperlink" Target="https://github.com/kmishra9/Flu-Absenteeism/blob/master/Master's%20Thesis%20-%20Spatial%20Epidemiology%20of%20Influenza/2a%20-%20Statistical-Inputs.R" TargetMode="External"/><Relationship Id="rId137" Type="http://schemas.openxmlformats.org/officeDocument/2006/relationships/hyperlink" Target="https://github.com/lorenzwalthert/touchstone" TargetMode="External"/><Relationship Id="rId714" Type="http://schemas.openxmlformats.org/officeDocument/2006/relationships/hyperlink" Target="https://github.com/marocchino/sticky-pull-request-comment" TargetMode="External"/><Relationship Id="rId826"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91" Type="http://schemas.openxmlformats.org/officeDocument/2006/relationships/hyperlink" Target="https://github.com/orgs/quarto-dev/discussions/1591" TargetMode="External"/><Relationship Id="rId536" Type="http://schemas.openxmlformats.org/officeDocument/2006/relationships/hyperlink" Target="https://github.com/orgs/quarto-dev/discussions/6085" TargetMode="External"/><Relationship Id="rId88" Type="http://schemas.openxmlformats.org/officeDocument/2006/relationships/hyperlink" Target="https://github.com/pachadotdev/pkgsite" TargetMode="External"/><Relationship Id="rId652" Type="http://schemas.openxmlformats.org/officeDocument/2006/relationships/hyperlink" Target="https://github.com/pulls/review-requested" TargetMode="External"/><Relationship Id="rId545" Type="http://schemas.openxmlformats.org/officeDocument/2006/relationships/hyperlink" Target="https://github.com/quarto-dev/quarto-cli/issues" TargetMode="External"/><Relationship Id="rId535" Type="http://schemas.openxmlformats.org/officeDocument/2006/relationships/hyperlink" Target="https://github.com/quarto-dev/quarto-cli/issues/3809" TargetMode="External"/><Relationship Id="rId554" Type="http://schemas.openxmlformats.org/officeDocument/2006/relationships/hyperlink" Target="https://github.com/quarto-dev/quarto-cli/issues/4894" TargetMode="External"/><Relationship Id="rId553" Type="http://schemas.openxmlformats.org/officeDocument/2006/relationships/hyperlink" Target="https://github.com/quarto-dev/quarto-cli/issues?q=is%3Aopen+is%3Aissue+label%3Aepic" TargetMode="External"/><Relationship Id="rId231" Type="http://schemas.openxmlformats.org/officeDocument/2006/relationships/hyperlink" Target="https://github.com/r-box/boxr" TargetMode="External"/><Relationship Id="rId820" Type="http://schemas.openxmlformats.org/officeDocument/2006/relationships/hyperlink" Target="https://github.com/r-hub/rhub" TargetMode="External"/><Relationship Id="rId236" Type="http://schemas.openxmlformats.org/officeDocument/2006/relationships/hyperlink" Target="https://github.com/r-lib" TargetMode="External"/><Relationship Id="rId320" Type="http://schemas.openxmlformats.org/officeDocument/2006/relationships/hyperlink" Target="https://github.com/r-lib/actions" TargetMode="External"/><Relationship Id="rId731" Type="http://schemas.openxmlformats.org/officeDocument/2006/relationships/hyperlink" Target="https://github.com/r-lib/actions#where-to-find-help" TargetMode="External"/><Relationship Id="rId446" Type="http://schemas.openxmlformats.org/officeDocument/2006/relationships/hyperlink" Target="https://github.com/r-lib/actions/blob/v2-branch/examples/lint-changed-files.yaml" TargetMode="External"/><Relationship Id="rId797" Type="http://schemas.openxmlformats.org/officeDocument/2006/relationships/hyperlink" Target="https://github.com/r-lib/rig" TargetMode="External"/><Relationship Id="rId753" Type="http://schemas.openxmlformats.org/officeDocument/2006/relationships/hyperlink" Target="https://github.com/romkatv/powerlevel10k" TargetMode="External"/><Relationship Id="rId717" Type="http://schemas.openxmlformats.org/officeDocument/2006/relationships/hyperlink" Target="https://github.com/rossjrw/pr-preview-action" TargetMode="External"/><Relationship Id="rId718" Type="http://schemas.openxmlformats.org/officeDocument/2006/relationships/hyperlink" Target="https://github.com/rossjrw/pr-preview-action?tab=readme-ov-file#only-remove-previews-for-unmerged-prs" TargetMode="External"/><Relationship Id="rId572" Type="http://schemas.openxmlformats.org/officeDocument/2006/relationships/hyperlink" Target="https://github.com/settings/copilot/features" TargetMode="External"/><Relationship Id="rId759" Type="http://schemas.openxmlformats.org/officeDocument/2006/relationships/hyperlink" Target="https://github.com/sharkdp/bat" TargetMode="External"/><Relationship Id="rId758" Type="http://schemas.openxmlformats.org/officeDocument/2006/relationships/hyperlink" Target="https://github.com/sharkdp/fd" TargetMode="External"/><Relationship Id="rId951" Type="http://schemas.openxmlformats.org/officeDocument/2006/relationships/hyperlink" Target="https://github.com/skills/introduction-to-github" TargetMode="External"/><Relationship Id="rId716" Type="http://schemas.openxmlformats.org/officeDocument/2006/relationships/hyperlink" Target="https://github.com/thollander/actions-comment-pull-request" TargetMode="External"/><Relationship Id="rId882" Type="http://schemas.openxmlformats.org/officeDocument/2006/relationships/hyperlink" Target="https://github.com/tmux/tmux/wiki" TargetMode="External"/><Relationship Id="rId834" Type="http://schemas.openxmlformats.org/officeDocument/2006/relationships/hyperlink" Target="https://github.com/ucdavisdatalab" TargetMode="External"/><Relationship Id="rId938" Type="http://schemas.openxmlformats.org/officeDocument/2006/relationships/hyperlink" Target="https://github.com/ucdavisdatalab/research-toolkits" TargetMode="External"/><Relationship Id="rId561" Type="http://schemas.openxmlformats.org/officeDocument/2006/relationships/hyperlink" Target="https://github.com/ucdavisdatalab/sandbox_git" TargetMode="External"/><Relationship Id="rId843" Type="http://schemas.openxmlformats.org/officeDocument/2006/relationships/hyperlink" Target="https://github.com/ucdavisdatalab/workshop_how-to-data-documentation" TargetMode="External"/><Relationship Id="rId954" Type="http://schemas.openxmlformats.org/officeDocument/2006/relationships/hyperlink" Target="https://github.com/ucdavisdatalab/workshop_nlp_with_python" TargetMode="External"/><Relationship Id="rId953" Type="http://schemas.openxmlformats.org/officeDocument/2006/relationships/hyperlink" Target="https://github.com/ucdavisdatalab/workshop_python_basics" TargetMode="External"/><Relationship Id="rId937"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748" Type="http://schemas.openxmlformats.org/officeDocument/2006/relationships/hyperlink" Target="https://github.com/zsh-users/zsh-autosuggestions" TargetMode="External"/><Relationship Id="rId749" Type="http://schemas.openxmlformats.org/officeDocument/2006/relationships/hyperlink" Target="https://github.com/zsh-users/zsh-syntax-highlighting" TargetMode="External"/><Relationship Id="rId581" Type="http://schemas.openxmlformats.org/officeDocument/2006/relationships/hyperlink" Target="https://gitlab.com/gitlab-org/cli" TargetMode="External"/><Relationship Id="rId586" Type="http://schemas.openxmlformats.org/officeDocument/2006/relationships/hyperlink" Target="https://gitlab.com/gitlab-org/cli#installation" TargetMode="External"/><Relationship Id="rId587" Type="http://schemas.openxmlformats.org/officeDocument/2006/relationships/hyperlink" Target="https://gitlab.com/gitlab-org/cli/-/releases" TargetMode="External"/><Relationship Id="rId375" Type="http://schemas.openxmlformats.org/officeDocument/2006/relationships/hyperlink" Target="https://google.github.io/styleguide/Rguide.html" TargetMode="External"/><Relationship Id="rId380" Type="http://schemas.openxmlformats.org/officeDocument/2006/relationships/hyperlink" Target="https://google.github.io/styleguide/Rguide.html#use-explicit-returns" TargetMode="External"/><Relationship Id="rId769"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601" Type="http://schemas.openxmlformats.org/officeDocument/2006/relationships/hyperlink" Target="https://happygitwithr.com/repeated-amend.html" TargetMode="External"/><Relationship Id="rId593" Type="http://schemas.openxmlformats.org/officeDocument/2006/relationships/hyperlink" Target="https://help.github.com/en/github/collaborating-with-issues-and-pull-requests/creating-a-pull-request#creating-the-pull-request" TargetMode="External"/><Relationship Id="rId300" Type="http://schemas.openxmlformats.org/officeDocument/2006/relationships/hyperlink" Target="https://here.r-lib.org/" TargetMode="External"/><Relationship Id="rId851" Type="http://schemas.openxmlformats.org/officeDocument/2006/relationships/hyperlink" Target="https://hpc.ucdavis.edu/" TargetMode="External"/><Relationship Id="rId293" Type="http://schemas.openxmlformats.org/officeDocument/2006/relationships/hyperlink" Target="https://httr.r-lib.org/" TargetMode="External"/><Relationship Id="rId291"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7"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9" Type="http://schemas.openxmlformats.org/officeDocument/2006/relationships/hyperlink" Target="https://learn.github.com/" TargetMode="External"/><Relationship Id="rId867" Type="http://schemas.openxmlformats.org/officeDocument/2006/relationships/hyperlink" Target="https://learn.microsoft.com/en-us/windows/wsl/tutorials/gui-apps" TargetMode="External"/><Relationship Id="rId258" Type="http://schemas.openxmlformats.org/officeDocument/2006/relationships/hyperlink" Target="https://lifecycle.r-lib.org/" TargetMode="External"/><Relationship Id="rId466" Type="http://schemas.openxmlformats.org/officeDocument/2006/relationships/hyperlink" Target="https://lifecycle.r-lib.org/articles/communicate.html" TargetMode="External"/><Relationship Id="rId467"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6" Type="http://schemas.openxmlformats.org/officeDocument/2006/relationships/hyperlink" Target="https://lintr.r-lib.org/" TargetMode="External"/><Relationship Id="rId313" Type="http://schemas.openxmlformats.org/officeDocument/2006/relationships/hyperlink" Target="https://lobstr.r-lib.org/" TargetMode="External"/><Relationship Id="rId343"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30" Type="http://schemas.openxmlformats.org/officeDocument/2006/relationships/hyperlink" Target="https://medialab.github.io/iwanthue/?utm_source=Nature+Briefing&amp;utm_campaign=2c68711076-briefing-dy-20211006&amp;utm_medium=email&amp;utm_term=0_c9dfd39373-2c68711076-44335685" TargetMode="External"/><Relationship Id="rId784" Type="http://schemas.openxmlformats.org/officeDocument/2006/relationships/hyperlink" Target="https://medium.com/@jeongwhanchoi/install-tmux-on-osx-and-basics-commands-for-beginners-be22520fd95e" TargetMode="External"/><Relationship Id="rId302"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7"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6"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8" Type="http://schemas.openxmlformats.org/officeDocument/2006/relationships/hyperlink" Target="https://morrison-lab.github.io/wai/" TargetMode="External"/><Relationship Id="rId918"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9" Type="http://schemas.openxmlformats.org/officeDocument/2006/relationships/hyperlink" Target="https://morrison-lab.github.io/wai/chapters/coding-agents.html" TargetMode="External"/><Relationship Id="rId711" Type="http://schemas.openxmlformats.org/officeDocument/2006/relationships/hyperlink" Target="https://morrison-lab.github.io/wai/chapters/coding-agents.html#sec-ai-addressing-failing-workflows" TargetMode="External"/><Relationship Id="rId136" Type="http://schemas.openxmlformats.org/officeDocument/2006/relationships/hyperlink" Target="https://morrison-lab.github.io/wai/chapters/coding-agents.html#sec-ai-best-practices" TargetMode="External"/><Relationship Id="rId584" Type="http://schemas.openxmlformats.org/officeDocument/2006/relationships/hyperlink" Target="https://morrison-lab.github.io/wai/chapters/coding-agents.html#sec-ai-claude-code-windows" TargetMode="External"/><Relationship Id="rId920"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5" Type="http://schemas.openxmlformats.org/officeDocument/2006/relationships/hyperlink" Target="https://ohmyz.sh/" TargetMode="External"/><Relationship Id="rId1061" Type="http://schemas.openxmlformats.org/officeDocument/2006/relationships/hyperlink" Target="https://osf.io/" TargetMode="External"/><Relationship Id="rId42" Type="http://schemas.openxmlformats.org/officeDocument/2006/relationships/hyperlink" Target="https://osf.io/tgbxr/" TargetMode="External"/><Relationship Id="rId637" Type="http://schemas.openxmlformats.org/officeDocument/2006/relationships/hyperlink" Target="https://p5js.org/contribute/steward_guidelines/" TargetMode="External"/><Relationship Id="rId250" Type="http://schemas.openxmlformats.org/officeDocument/2006/relationships/hyperlink" Target="https://pak.r-lib.org/" TargetMode="External"/><Relationship Id="rId550" Type="http://schemas.openxmlformats.org/officeDocument/2006/relationships/hyperlink" Target="https://pkg.yihui.org/litedown/" TargetMode="External"/><Relationship Id="rId549" Type="http://schemas.openxmlformats.org/officeDocument/2006/relationships/hyperlink" Target="https://pkg.yihui.org/litedown/book/" TargetMode="External"/><Relationship Id="rId244" Type="http://schemas.openxmlformats.org/officeDocument/2006/relationships/hyperlink" Target="https://pkgbuild.r-lib.org/" TargetMode="External"/><Relationship Id="rId84" Type="http://schemas.openxmlformats.org/officeDocument/2006/relationships/hyperlink" Target="https://pkgdown.r-lib.org/" TargetMode="External"/><Relationship Id="rId242"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3" Type="http://schemas.openxmlformats.org/officeDocument/2006/relationships/hyperlink" Target="https://plotly.com/r/" TargetMode="External"/><Relationship Id="rId863" Type="http://schemas.openxmlformats.org/officeDocument/2006/relationships/hyperlink" Target="https://posit.co/products/open-source/rstudio-server/" TargetMode="External"/><Relationship Id="rId284" Type="http://schemas.openxmlformats.org/officeDocument/2006/relationships/hyperlink" Target="https://processx.r-lib.org/" TargetMode="External"/><Relationship Id="rId84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0" Type="http://schemas.openxmlformats.org/officeDocument/2006/relationships/hyperlink" Target="https://profvis.r-lib.org/" TargetMode="External"/><Relationship Id="rId288" Type="http://schemas.openxmlformats.org/officeDocument/2006/relationships/hyperlink" Target="https://ps.r-lib.org/" TargetMode="External"/><Relationship Id="rId145" Type="http://schemas.openxmlformats.org/officeDocument/2006/relationships/hyperlink" Target="https://purrr.tidyverse.org/" TargetMode="External"/><Relationship Id="rId387" Type="http://schemas.openxmlformats.org/officeDocument/2006/relationships/hyperlink" Target="https://purrr.tidyverse.org/reference/map.html" TargetMode="External"/><Relationship Id="rId473" Type="http://schemas.openxmlformats.org/officeDocument/2006/relationships/hyperlink" Target="https://quarto.org/" TargetMode="External"/><Relationship Id="rId518" Type="http://schemas.openxmlformats.org/officeDocument/2006/relationships/hyperlink" Target="https://quarto.org/docs/authoring/cross-references.html" TargetMode="External"/><Relationship Id="rId537" Type="http://schemas.openxmlformats.org/officeDocument/2006/relationships/hyperlink" Target="https://quarto.org/docs/authoring/diagrams.html" TargetMode="External"/><Relationship Id="rId520" Type="http://schemas.openxmlformats.org/officeDocument/2006/relationships/hyperlink" Target="https://quarto.org/docs/authoring/includes.html" TargetMode="External"/><Relationship Id="rId498" Type="http://schemas.openxmlformats.org/officeDocument/2006/relationships/hyperlink" Target="https://quarto.org/docs/books/" TargetMode="External"/><Relationship Id="rId502" Type="http://schemas.openxmlformats.org/officeDocument/2006/relationships/hyperlink" Target="https://quarto.org/docs/dashboards/" TargetMode="External"/><Relationship Id="rId507" Type="http://schemas.openxmlformats.org/officeDocument/2006/relationships/hyperlink" Target="https://quarto.org/docs/gallery/#dashboards" TargetMode="External"/><Relationship Id="rId476" Type="http://schemas.openxmlformats.org/officeDocument/2006/relationships/hyperlink" Target="https://quarto.org/docs/get-started/" TargetMode="External"/><Relationship Id="rId477"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514" Type="http://schemas.openxmlformats.org/officeDocument/2006/relationships/hyperlink" Target="https://quarto.org/docs/projects/profiles.html" TargetMode="External"/><Relationship Id="rId499" Type="http://schemas.openxmlformats.org/officeDocument/2006/relationships/hyperlink" Target="https://quarto.org/docs/publishing/" TargetMode="External"/><Relationship Id="rId541" Type="http://schemas.openxmlformats.org/officeDocument/2006/relationships/hyperlink" Target="https://quarto.org/docs/troubleshooting/" TargetMode="External"/><Relationship Id="rId230" Type="http://schemas.openxmlformats.org/officeDocument/2006/relationships/hyperlink" Target="https://r-box.github.io/boxr/articles/boxr-app-interactive.html#create" TargetMode="External"/><Relationship Id="rId827" Type="http://schemas.openxmlformats.org/officeDocument/2006/relationships/hyperlink" Target="https://r-hub.github.io/cranlogs/" TargetMode="External"/><Relationship Id="rId821" Type="http://schemas.openxmlformats.org/officeDocument/2006/relationships/hyperlink" Target="https://r-hub.github.io/rhub/articles/rhubv2.html" TargetMode="External"/><Relationship Id="rId315" Type="http://schemas.openxmlformats.org/officeDocument/2006/relationships/hyperlink" Target="https://r-lib.github.io/crayon/" TargetMode="External"/><Relationship Id="rId256" Type="http://schemas.openxmlformats.org/officeDocument/2006/relationships/hyperlink" Target="https://r-lib.github.io/pkgcache/" TargetMode="External"/><Relationship Id="rId311"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2" Type="http://schemas.openxmlformats.org/officeDocument/2006/relationships/hyperlink" Target="https://r-pkgs.org/code.html#sec-code-r-landscape" TargetMode="External"/><Relationship Id="rId157" Type="http://schemas.openxmlformats.org/officeDocument/2006/relationships/hyperlink" Target="https://r-pkgs.org/lifecycle.html#sec-lifecycle-version-number" TargetMode="External"/><Relationship Id="rId175" Type="http://schemas.openxmlformats.org/officeDocument/2006/relationships/hyperlink" Target="https://r-pkgs.org/man.html" TargetMode="External"/><Relationship Id="rId159" Type="http://schemas.openxmlformats.org/officeDocument/2006/relationships/hyperlink" Target="https://r-pkgs.org/other-markdown.html#sec-news" TargetMode="External"/><Relationship Id="rId817" Type="http://schemas.openxmlformats.org/officeDocument/2006/relationships/hyperlink" Target="https://r-pkgs.org/release.html" TargetMode="External"/><Relationship Id="rId824" Type="http://schemas.openxmlformats.org/officeDocument/2006/relationships/hyperlink" Target="https://r-pkgs.org/release.html#sec-release-initial" TargetMode="External"/><Relationship Id="rId729" Type="http://schemas.openxmlformats.org/officeDocument/2006/relationships/hyperlink" Target="https://r-pkgs.org/software-development-practices.html#sec-sw-dev-practices-ci" TargetMode="External"/><Relationship Id="rId122"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8" Type="http://schemas.openxmlformats.org/officeDocument/2006/relationships/hyperlink" Target="https://r4ds.hadley.nz/quarto.html" TargetMode="External"/><Relationship Id="rId366" Type="http://schemas.openxmlformats.org/officeDocument/2006/relationships/hyperlink" Target="https://r4ds.hadley.nz/workflow-help.html#making-a-reprex" TargetMode="External"/><Relationship Id="rId277" Type="http://schemas.openxmlformats.org/officeDocument/2006/relationships/hyperlink" Target="https://r6.r-lib.org/" TargetMode="External"/><Relationship Id="rId876" Type="http://schemas.openxmlformats.org/officeDocument/2006/relationships/hyperlink" Target="https://ragg.r-lib.org/" TargetMode="External"/><Relationship Id="rId246" Type="http://schemas.openxmlformats.org/officeDocument/2006/relationships/hyperlink" Target="https://rcmdcheck.r-lib.org/" TargetMode="External"/><Relationship Id="rId333" Type="http://schemas.openxmlformats.org/officeDocument/2006/relationships/hyperlink" Target="https://readr.tidyverse.org/" TargetMode="External"/><Relationship Id="rId248" Type="http://schemas.openxmlformats.org/officeDocument/2006/relationships/hyperlink" Target="https://remotes.r-lib.org/" TargetMode="External"/><Relationship Id="rId36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4" Type="http://schemas.openxmlformats.org/officeDocument/2006/relationships/hyperlink" Target="https://researchdata.princeton.edu/research-lifecycle-guide/publishing-and-preservation/dois" TargetMode="External"/><Relationship Id="rId252" Type="http://schemas.openxmlformats.org/officeDocument/2006/relationships/hyperlink" Target="https://revdepcheck.r-lib.org/" TargetMode="External"/><Relationship Id="rId269" Type="http://schemas.openxmlformats.org/officeDocument/2006/relationships/hyperlink" Target="https://rlang.r-lib.org/" TargetMode="External"/><Relationship Id="rId161" Type="http://schemas.openxmlformats.org/officeDocument/2006/relationships/hyperlink" Target="https://rmarkdown.rstudio.com/" TargetMode="External"/><Relationship Id="rId98" Type="http://schemas.openxmlformats.org/officeDocument/2006/relationships/hyperlink" Target="https://roxygen2.r-lib.org/" TargetMode="External"/><Relationship Id="rId174" Type="http://schemas.openxmlformats.org/officeDocument/2006/relationships/hyperlink" Target="https://roxygen2.r-lib.org/articles/rd.html" TargetMode="External"/><Relationship Id="rId171" Type="http://schemas.openxmlformats.org/officeDocument/2006/relationships/hyperlink" Target="https://roxygen2.r-lib.org/articles/rd.html#inheriting-documentation" TargetMode="External"/><Relationship Id="rId504" Type="http://schemas.openxmlformats.org/officeDocument/2006/relationships/hyperlink" Target="https://rstudio.github.io/leaflet/" TargetMode="External"/><Relationship Id="rId791" Type="http://schemas.openxmlformats.org/officeDocument/2006/relationships/hyperlink" Target="https://rstudio.github.io/renv/" TargetMode="External"/><Relationship Id="rId323" Type="http://schemas.openxmlformats.org/officeDocument/2006/relationships/hyperlink" Target="https://rviews.rstudio.com/2017/06/08/what-is-the-tidyverse/" TargetMode="External"/><Relationship Id="rId943" Type="http://schemas.openxmlformats.org/officeDocument/2006/relationships/hyperlink" Target="https://s3.amazonaws.com/assets.datacamp.com/blog_assets/datatable_Cheat_Sheet_R.pdf" TargetMode="External"/><Relationship Id="rId304" Type="http://schemas.openxmlformats.org/officeDocument/2006/relationships/hyperlink" Target="https://scales.r-lib.org/" TargetMode="External"/><Relationship Id="rId405" Type="http://schemas.openxmlformats.org/officeDocument/2006/relationships/hyperlink" Target="https://sembr.org/" TargetMode="External"/><Relationship Id="rId567"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07"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6"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6" Type="http://schemas.openxmlformats.org/officeDocument/2006/relationships/hyperlink" Target="https://softwareengineering.stackexchange.com/questions/133404/what-is-the-ideal-length-of-a-method-for-you" TargetMode="External"/><Relationship Id="rId865" Type="http://schemas.openxmlformats.org/officeDocument/2006/relationships/hyperlink" Target="https://sourceforge.net/projects/vcxsrv/" TargetMode="External"/><Relationship Id="rId560" Type="http://schemas.openxmlformats.org/officeDocument/2006/relationships/hyperlink" Target="https://sp19.datastructur.es/materials/guides/using-git#b-local-repositories-narrative-introduction" TargetMode="External"/><Relationship Id="rId590" Type="http://schemas.openxmlformats.org/officeDocument/2006/relationships/hyperlink" Target="https://sp19.datastructur.es/materials/guides/using-git#e-git-branching-advanced-git-optional" TargetMode="External"/><Relationship Id="rId196"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51" Type="http://schemas.openxmlformats.org/officeDocument/2006/relationships/hyperlink" Target="https://stackoverflow.com/questions/21435339/data-table-vs-dplyr-can-one-do-something-well-the-other-cant-or-does-poorly/27840349#27840349" TargetMode="External"/><Relationship Id="rId353" Type="http://schemas.openxmlformats.org/officeDocument/2006/relationships/hyperlink" Target="https://stackoverflow.com/questions/28125816/r-standard-evaluation-for-join-dplyr" TargetMode="External"/><Relationship Id="rId215" Type="http://schemas.openxmlformats.org/officeDocument/2006/relationships/hyperlink" Target="https://stackoverflow.com/questions/475675/when-is-a-function-too-long" TargetMode="External"/><Relationship Id="rId754" Type="http://schemas.openxmlformats.org/officeDocument/2006/relationships/hyperlink" Target="https://starship.rs/" TargetMode="External"/><Relationship Id="rId339" Type="http://schemas.openxmlformats.org/officeDocument/2006/relationships/hyperlink" Target="https://stringr.tidyverse.org/" TargetMode="External"/><Relationship Id="rId376" Type="http://schemas.openxmlformats.org/officeDocument/2006/relationships/hyperlink" Target="https://style.tidyverse.org/" TargetMode="External"/><Relationship Id="rId317" Type="http://schemas.openxmlformats.org/officeDocument/2006/relationships/hyperlink" Target="https://styler.r-lib.org/" TargetMode="External"/><Relationship Id="rId184" Type="http://schemas.openxmlformats.org/officeDocument/2006/relationships/hyperlink" Target="https://support.posit.co/hc/en-us/articles/200484568-Code-Folding-and-Sections" TargetMode="External"/><Relationship Id="rId346"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9" Type="http://schemas.openxmlformats.org/officeDocument/2006/relationships/hyperlink" Target="https://testthat.r-lib.org/" TargetMode="External"/><Relationship Id="rId11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608" Type="http://schemas.openxmlformats.org/officeDocument/2006/relationships/hyperlink" Target="https://thinkr-open.github.io/gitlabr/" TargetMode="External"/><Relationship Id="rId337" Type="http://schemas.openxmlformats.org/officeDocument/2006/relationships/hyperlink" Target="https://tibble.tidyverse.org/" TargetMode="External"/><Relationship Id="rId330" Type="http://schemas.openxmlformats.org/officeDocument/2006/relationships/hyperlink" Target="https://tidyr.tidyverse.org/" TargetMode="External"/><Relationship Id="rId464" Type="http://schemas.openxmlformats.org/officeDocument/2006/relationships/hyperlink" Target="https://tidyselect.r-lib.org/" TargetMode="External"/><Relationship Id="rId423" Type="http://schemas.openxmlformats.org/officeDocument/2006/relationships/hyperlink" Target="https://tidyverse.org/blog/2017/12/styler-1.0.0/" TargetMode="External"/><Relationship Id="rId605"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4" Type="http://schemas.openxmlformats.org/officeDocument/2006/relationships/hyperlink" Target="https://ucd-serg.github.io/lab-manual/coding-practices.html#file-headers" TargetMode="External"/><Relationship Id="rId807" Type="http://schemas.openxmlformats.org/officeDocument/2006/relationships/hyperlink" Target="https://ucd-serg.github.io/lab-manual/coding-practices.html#function-documentation" TargetMode="External"/><Relationship Id="rId925" Type="http://schemas.openxmlformats.org/officeDocument/2006/relationships/hyperlink" Target="https://ucd-serg.github.io/lab-manual/coding-style.html" TargetMode="External"/><Relationship Id="rId810" Type="http://schemas.openxmlformats.org/officeDocument/2006/relationships/hyperlink" Target="https://ucd-serg.github.io/lab-manual/unix.html#example-code-for-runfilesavelogs" TargetMode="External"/><Relationship Id="rId939" Type="http://schemas.openxmlformats.org/officeDocument/2006/relationships/hyperlink" Target="https://ucdavisdatalab.github.io/install_guides/" TargetMode="External"/><Relationship Id="rId93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6" Type="http://schemas.openxmlformats.org/officeDocument/2006/relationships/hyperlink" Target="https://ucjug.github.io/workshop_julia_basics/" TargetMode="External"/><Relationship Id="rId96" Type="http://schemas.openxmlformats.org/officeDocument/2006/relationships/hyperlink" Target="https://usethis.r-lib.org/" TargetMode="External"/><Relationship Id="rId271" Type="http://schemas.openxmlformats.org/officeDocument/2006/relationships/hyperlink" Target="https://vctrs.r-lib.org/" TargetMode="External"/><Relationship Id="rId264" Type="http://schemas.openxmlformats.org/officeDocument/2006/relationships/hyperlink" Target="https://waldo.r-lib.org/" TargetMode="External"/><Relationship Id="rId868" Type="http://schemas.openxmlformats.org/officeDocument/2006/relationships/hyperlink" Target="https://wiki.archlinux.org/title/Wayland" TargetMode="External"/><Relationship Id="rId879" Type="http://schemas.openxmlformats.org/officeDocument/2006/relationships/hyperlink" Target="https://wiki.x2go.org/" TargetMode="External"/><Relationship Id="rId273" Type="http://schemas.openxmlformats.org/officeDocument/2006/relationships/hyperlink" Target="https://withr.r-lib.org/" TargetMode="External"/><Relationship Id="rId1015" Type="http://schemas.openxmlformats.org/officeDocument/2006/relationships/hyperlink" Target="https://www.biorxiv.org/" TargetMode="External"/><Relationship Id="rId352" Type="http://schemas.openxmlformats.org/officeDocument/2006/relationships/hyperlink" Target="https://www.brodrigues.co/blog/2016-07-18-data-frame-columns-as-arguments-to-dplyr-functions/" TargetMode="External"/><Relationship Id="rId893"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4"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14" Type="http://schemas.openxmlformats.org/officeDocument/2006/relationships/hyperlink" Target="https://www.git-scm.com/docs/gitignore#_pattern_format" TargetMode="External"/><Relationship Id="rId710"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3" Type="http://schemas.openxmlformats.org/officeDocument/2006/relationships/hyperlink" Target="https://www.gnu.org/software/screen/" TargetMode="External"/><Relationship Id="rId780" Type="http://schemas.openxmlformats.org/officeDocument/2006/relationships/hyperlink" Target="https://www.howtogeek.com/118594/how-to-edit-your-system-path-for-easy-command-line-access/" TargetMode="External"/><Relationship Id="rId505"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21" Type="http://schemas.openxmlformats.org/officeDocument/2006/relationships/hyperlink" Target="https://www.r-bloggers.com/align-assign-rstudio-addin-to-align-assignment-operators/" TargetMode="External"/><Relationship Id="rId355" Type="http://schemas.openxmlformats.org/officeDocument/2006/relationships/hyperlink" Target="https://www.rdocumentation.org/packages/feather/versions/0.3.3" TargetMode="External"/><Relationship Id="rId424" Type="http://schemas.openxmlformats.org/officeDocument/2006/relationships/hyperlink" Target="https://www.rdocumentation.org/packages/styler/versions/1.1.0/topics/style_dir" TargetMode="External"/><Relationship Id="rId213" Type="http://schemas.openxmlformats.org/officeDocument/2006/relationships/hyperlink" Target="https://www.reddit.com/r/learnprogramming/comments/47avb5/one_long_function_2001000_lines_of_codes_or_one/" TargetMode="External"/><Relationship Id="rId941" Type="http://schemas.openxmlformats.org/officeDocument/2006/relationships/hyperlink" Target="https://www.rstudio.com/wp-content/uploads/2015/02/data-wrangling-cheatsheet.pdf" TargetMode="External"/><Relationship Id="rId944" Type="http://schemas.openxmlformats.org/officeDocument/2006/relationships/hyperlink" Target="https://www.rstudio.com/wp-content/uploads/2015/02/rmarkdown-cheatsheet.pdf" TargetMode="External"/><Relationship Id="rId942"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5" Type="http://schemas.openxmlformats.org/officeDocument/2006/relationships/hyperlink" Target="https://www.shellcheck.net/" TargetMode="External"/><Relationship Id="rId214" Type="http://schemas.openxmlformats.org/officeDocument/2006/relationships/hyperlink" Target="https://www.sololearn.com/en/Discuss/1278705/optimal-number-of-lines-of-code-of-functions" TargetMode="External"/><Relationship Id="rId326" Type="http://schemas.openxmlformats.org/officeDocument/2006/relationships/hyperlink" Target="https://www.tidyverse.org/" TargetMode="External"/><Relationship Id="rId465"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4"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50"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8" Type="http://schemas.openxmlformats.org/officeDocument/2006/relationships/hyperlink" Target="one-function-per-file.md"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2026-09-01T03:19:32Z</dcterms:created>
  <dcterms:modified xsi:type="dcterms:W3CDTF">2026-09-01T03:19:32Z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