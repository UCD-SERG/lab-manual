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2026-10-10</w:t>
        </w:r>
      </w:ins>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1"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7"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6"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3"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3"/>
    <w:bookmarkStart w:id="34"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4"/>
    <w:bookmarkStart w:id="35"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5"/>
    <w:bookmarkEnd w:id="36"/>
    <w:bookmarkEnd w:id="37"/>
    <w:bookmarkStart w:id="38"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8"/>
    <w:bookmarkStart w:id="40"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9">
        <w:r>
          <w:rPr>
            <w:rStyle w:val="Hyperlink"/>
          </w:rPr>
          <w:t xml:space="preserve">Collaborative Software Development</w:t>
        </w:r>
      </w:hyperlink>
      <w:r>
        <w:t xml:space="preserve">.</w:t>
      </w:r>
    </w:p>
    <w:p>
      <w:r>
        <w:br w:type="page"/>
      </w:r>
    </w:p>
    <w:bookmarkEnd w:id="40"/>
    <w:bookmarkEnd w:id="41"/>
    <w:bookmarkStart w:id="61"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2"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2"/>
    <w:bookmarkStart w:id="43"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3"/>
    <w:bookmarkStart w:id="45" w:name="register-study-protocols"/>
    <w:p>
      <w:pPr>
        <w:pStyle w:val="Heading2"/>
      </w:pPr>
      <w:r>
        <w:t xml:space="preserve">4.3 Register study protocols</w:t>
      </w:r>
    </w:p>
    <w:p>
      <w:pPr>
        <w:pStyle w:val="FirstParagraph"/>
      </w:pPr>
      <w:r>
        <w:t xml:space="preserve">We register all randomized trials on</w:t>
      </w:r>
      <w:r>
        <w:t xml:space="preserve"> </w:t>
      </w:r>
      <w:hyperlink r:id="rId44">
        <w:r>
          <w:rPr>
            <w:rStyle w:val="Hyperlink"/>
          </w:rPr>
          <w:t xml:space="preserve">clinicaltrials.gov</w:t>
        </w:r>
      </w:hyperlink>
      <w:r>
        <w:t xml:space="preserve">, and in some cases register observational studies as well.</w:t>
      </w:r>
    </w:p>
    <w:bookmarkEnd w:id="45"/>
    <w:bookmarkStart w:id="47"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6">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7"/>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8">
        <w:r>
          <w:rPr>
            <w:rStyle w:val="Hyperlink"/>
          </w:rPr>
          <w:t xml:space="preserve">UC Davis DataLab workshop on reproducible research</w:t>
        </w:r>
      </w:hyperlink>
      <w:r>
        <w:t xml:space="preserve">.</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6"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52">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5"/>
        </w:numPr>
      </w:pPr>
      <w:hyperlink r:id="rId53">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5"/>
        </w:numPr>
      </w:pPr>
      <w:hyperlink r:id="rId54">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5"/>
        </w:numPr>
      </w:pPr>
      <w:hyperlink r:id="rId55">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94" w:name="sec-code-repositories"/>
    <w:p>
      <w:pPr>
        <w:pStyle w:val="Heading1"/>
      </w:pPr>
      <w:r>
        <w:t xml:space="preserve">5. Code repositories</w:t>
      </w:r>
    </w:p>
    <w:p>
      <w:pPr>
        <w:pStyle w:val="FirstParagraph"/>
      </w:pPr>
      <w:ins w:id="180" w:author="PR Preview" w:date="2024-01-01T00:00:00Z">
        <w:r>
          <w:t xml:space="preserve">This chapter has moved to</w:t>
        </w:r>
      </w:ins>
      <w:ins w:id="180" w:author="PR Preview" w:date="2024-01-01T00:00:00Z">
        <w:r>
          <w:t xml:space="preserve"> </w:t>
        </w:r>
      </w:ins>
      <w:hyperlink r:id="rId62">
        <w:r>
          <w:rPr>
            <w:rStyle w:val="Hyperlink"/>
            <w:i/>
            <w:iCs/>
          </w:rPr>
          <w:t xml:space="preserve">Principles of Scientific Computing</w:t>
        </w:r>
      </w:hyperlink>
      <w:ins w:id="180" w:author="PR Preview" w:date="2024-01-01T00:00:00Z">
        <w:r>
          <w:t xml:space="preserve">,</w:t>
        </w:r>
      </w:ins>
      <w:ins w:id="180" w:author="PR Preview" w:date="2024-01-01T00:00:00Z">
        <w:r>
          <w:t xml:space="preserve"> </w:t>
        </w:r>
      </w:ins>
      <w:ins w:id="180" w:author="PR Preview" w:date="2024-01-01T00:00:00Z">
        <w:r>
          <w:t xml:space="preserve">the Morrison Lab’s general-purpose guide to coding for research projects:</w:t>
        </w:r>
      </w:ins>
      <w:ins w:id="180" w:author="PR Preview" w:date="2024-01-01T00:00:00Z">
        <w:r>
          <w:t xml:space="preserve"> </w:t>
        </w:r>
      </w:ins>
      <w:hyperlink r:id="rId63">
        <w:r>
          <w:rPr>
            <w:rStyle w:val="Hyperlink"/>
            <w:b/>
            <w:bCs/>
          </w:rPr>
          <w:t xml:space="preserve">Code repositories</w:t>
        </w:r>
      </w:hyperlink>
      <w:ins w:id="180" w:author="PR Preview" w:date="2024-01-01T00:00:00Z">
        <w:r>
          <w:t xml:space="preserve"> </w:t>
        </w:r>
      </w:ins>
      <w:ins w:id="180" w:author="PR Preview" w:date="2024-01-01T00:00:00Z">
        <w:r>
          <w:t xml:space="preserve">(source:</w:t>
        </w:r>
      </w:ins>
      <w:ins w:id="180" w:author="PR Preview" w:date="2024-01-01T00:00:00Z">
        <w:r>
          <w:t xml:space="preserve"> </w:t>
        </w:r>
      </w:ins>
      <w:hyperlink r:id="rId64">
        <w:r>
          <w:rPr>
            <w:rStyle w:val="Hyperlink"/>
          </w:rPr>
          <w:t xml:space="preserve">https://github.com/Morrison-Lab/psc</w:t>
        </w:r>
      </w:hyperlink>
      <w:ins w:id="180" w:author="PR Preview" w:date="2024-01-01T00:00:00Z">
        <w:r>
          <w:t xml:space="preserve">).</w:t>
        </w:r>
      </w:ins>
    </w:p>
    <w:p>
      <w:pPr>
        <w:pStyle w:val="BodyText"/>
      </w:pPr>
      <w:bookmarkStart w:id="65" w:name="sec-analysis-file-placement"/>
      <w:bookmarkEnd w:id="65"/>
      <w:ins w:id="181" w:author="PR Preview" w:date="2024-01-01T00:00:00Z">
        <w:r>
          <w:t xml:space="preserve"> </w:t>
        </w:r>
      </w:ins>
      <w:bookmarkStart w:id="66" w:name="sec-repostatus"/>
      <w:bookmarkEnd w:id="66"/>
      <w:ins w:id="181" w:author="PR Preview" w:date="2024-01-01T00:00:00Z">
        <w:r>
          <w:t xml:space="preserve"> </w:t>
        </w:r>
      </w:ins>
      <w:bookmarkStart w:id="67" w:name="template-repositories"/>
      <w:bookmarkEnd w:id="67"/>
      <w:ins w:id="181" w:author="PR Preview" w:date="2024-01-01T00:00:00Z">
        <w:r>
          <w:t xml:space="preserve"> </w:t>
        </w:r>
      </w:ins>
      <w:bookmarkStart w:id="68" w:name="a-note-on-gitlab"/>
      <w:bookmarkEnd w:id="68"/>
      <w:ins w:id="181" w:author="PR Preview" w:date="2024-01-01T00:00:00Z">
        <w:r>
          <w:t xml:space="preserve"> </w:t>
        </w:r>
      </w:ins>
      <w:bookmarkStart w:id="69" w:name="package-structure"/>
      <w:bookmarkEnd w:id="69"/>
      <w:ins w:id="181" w:author="PR Preview" w:date="2024-01-01T00:00:00Z">
        <w:r>
          <w:t xml:space="preserve"> </w:t>
        </w:r>
      </w:ins>
      <w:bookmarkStart w:id="70" w:name="why-use-r-package-structure"/>
      <w:bookmarkEnd w:id="70"/>
      <w:ins w:id="181" w:author="PR Preview" w:date="2024-01-01T00:00:00Z">
        <w:r>
          <w:t xml:space="preserve"> </w:t>
        </w:r>
      </w:ins>
      <w:bookmarkStart w:id="71" w:name="basic-package-structure"/>
      <w:bookmarkEnd w:id="71"/>
      <w:ins w:id="181" w:author="PR Preview" w:date="2024-01-01T00:00:00Z">
        <w:r>
          <w:t xml:space="preserve"> </w:t>
        </w:r>
      </w:ins>
      <w:bookmarkStart w:id="72" w:name="vignettes-vs-articles"/>
      <w:bookmarkEnd w:id="72"/>
      <w:ins w:id="181" w:author="PR Preview" w:date="2024-01-01T00:00:00Z">
        <w:r>
          <w:t xml:space="preserve"> </w:t>
        </w:r>
      </w:ins>
      <w:bookmarkStart w:id="73" w:name="public-analyses-vignettes"/>
      <w:bookmarkEnd w:id="73"/>
      <w:ins w:id="181" w:author="PR Preview" w:date="2024-01-01T00:00:00Z">
        <w:r>
          <w:t xml:space="preserve"> </w:t>
        </w:r>
      </w:ins>
      <w:bookmarkStart w:id="74" w:name="X5a6893e23da55706a67e6c4db5db8bf8ee1a15d"/>
      <w:bookmarkEnd w:id="74"/>
      <w:ins w:id="181" w:author="PR Preview" w:date="2024-01-01T00:00:00Z">
        <w:r>
          <w:t xml:space="preserve"> </w:t>
        </w:r>
      </w:ins>
      <w:bookmarkStart w:id="75" w:name="keep-analysis-workbooks-tidy"/>
      <w:bookmarkEnd w:id="75"/>
      <w:ins w:id="181" w:author="PR Preview" w:date="2024-01-01T00:00:00Z">
        <w:r>
          <w:t xml:space="preserve"> </w:t>
        </w:r>
      </w:ins>
      <w:bookmarkStart w:id="76" w:name="shell-scripts-and-automation"/>
      <w:bookmarkEnd w:id="76"/>
      <w:ins w:id="181" w:author="PR Preview" w:date="2024-01-01T00:00:00Z">
        <w:r>
          <w:t xml:space="preserve"> </w:t>
        </w:r>
      </w:ins>
      <w:bookmarkStart w:id="77" w:name="storing-analysis-outputs"/>
      <w:bookmarkEnd w:id="77"/>
      <w:ins w:id="181" w:author="PR Preview" w:date="2024-01-01T00:00:00Z">
        <w:r>
          <w:t xml:space="preserve"> </w:t>
        </w:r>
      </w:ins>
      <w:bookmarkStart w:id="78" w:name="rproj-files"/>
      <w:bookmarkEnd w:id="78"/>
      <w:ins w:id="181" w:author="PR Preview" w:date="2024-01-01T00:00:00Z">
        <w:r>
          <w:t xml:space="preserve"> </w:t>
        </w:r>
      </w:ins>
      <w:bookmarkStart w:id="79" w:name="organizing-the-data-raw-folder"/>
      <w:bookmarkEnd w:id="79"/>
      <w:ins w:id="181" w:author="PR Preview" w:date="2024-01-01T00:00:00Z">
        <w:r>
          <w:t xml:space="preserve"> </w:t>
        </w:r>
      </w:ins>
      <w:bookmarkStart w:id="80" w:name="configuration-config-file"/>
      <w:bookmarkEnd w:id="80"/>
      <w:ins w:id="181" w:author="PR Preview" w:date="2024-01-01T00:00:00Z">
        <w:r>
          <w:t xml:space="preserve"> </w:t>
        </w:r>
      </w:ins>
      <w:bookmarkStart w:id="81" w:name="order-files-and-directories"/>
      <w:bookmarkEnd w:id="81"/>
      <w:ins w:id="181" w:author="PR Preview" w:date="2024-01-01T00:00:00Z">
        <w:r>
          <w:t xml:space="preserve"> </w:t>
        </w:r>
      </w:ins>
      <w:bookmarkStart w:id="82" w:name="Xbca27e34a9d49be3052c20f19c87d806d9e9577"/>
      <w:bookmarkEnd w:id="82"/>
      <w:ins w:id="181" w:author="PR Preview" w:date="2024-01-01T00:00:00Z">
        <w:r>
          <w:t xml:space="preserve"> </w:t>
        </w:r>
      </w:ins>
      <w:bookmarkStart w:id="83" w:name="standard-repository-statuses"/>
      <w:bookmarkEnd w:id="83"/>
      <w:ins w:id="181" w:author="PR Preview" w:date="2024-01-01T00:00:00Z">
        <w:r>
          <w:t xml:space="preserve"> </w:t>
        </w:r>
      </w:ins>
      <w:bookmarkStart w:id="84" w:name="adding-a-status-badge"/>
      <w:bookmarkEnd w:id="84"/>
      <w:ins w:id="181" w:author="PR Preview" w:date="2024-01-01T00:00:00Z">
        <w:r>
          <w:t xml:space="preserve"> </w:t>
        </w:r>
      </w:ins>
      <w:bookmarkStart w:id="85" w:name="lifecycle-management"/>
      <w:bookmarkEnd w:id="85"/>
    </w:p>
    <w:p>
      <w:pPr>
        <w:pStyle w:val="BodyText"/>
      </w:pPr>
      <w:ins w:id="182" w:author="PR Preview" w:date="2024-01-01T00:00:00Z">
        <w:r>
          <w:t xml:space="preserve">That page covers:</w:t>
        </w:r>
      </w:ins>
    </w:p>
    <w:p>
      <w:pPr>
        <w:pStyle w:val="Compact"/>
        <w:numPr>
          <w:ilvl w:val="0"/>
          <w:numId w:val="1026"/>
        </w:numPr>
      </w:pPr>
      <w:hyperlink r:id="rId86">
        <w:r>
          <w:rPr>
            <w:rStyle w:val="Hyperlink"/>
          </w:rPr>
          <w:t xml:space="preserve">Template repositories</w:t>
        </w:r>
      </w:hyperlink>
    </w:p>
    <w:p>
      <w:pPr>
        <w:pStyle w:val="Compact"/>
        <w:numPr>
          <w:ilvl w:val="0"/>
          <w:numId w:val="1026"/>
        </w:numPr>
      </w:pPr>
      <w:hyperlink r:id="rId87">
        <w:r>
          <w:rPr>
            <w:rStyle w:val="Hyperlink"/>
          </w:rPr>
          <w:t xml:space="preserve">Package Structure</w:t>
        </w:r>
      </w:hyperlink>
    </w:p>
    <w:p>
      <w:pPr>
        <w:pStyle w:val="Compact"/>
        <w:numPr>
          <w:ilvl w:val="0"/>
          <w:numId w:val="1026"/>
        </w:numPr>
      </w:pPr>
      <w:hyperlink r:id="rId88">
        <w:r>
          <w:rPr>
            <w:rStyle w:val="VerbatimChar"/>
          </w:rPr>
          <w:t xml:space="preserve">.Rproj</w:t>
        </w:r>
        <w:r>
          <w:rPr>
            <w:rStyle w:val="Hyperlink"/>
          </w:rPr>
          <w:t xml:space="preserve"> </w:t>
        </w:r>
        <w:r>
          <w:rPr>
            <w:rStyle w:val="Hyperlink"/>
          </w:rPr>
          <w:t xml:space="preserve">files</w:t>
        </w:r>
      </w:hyperlink>
    </w:p>
    <w:p>
      <w:pPr>
        <w:pStyle w:val="Compact"/>
        <w:numPr>
          <w:ilvl w:val="0"/>
          <w:numId w:val="1026"/>
        </w:numPr>
      </w:pPr>
      <w:hyperlink r:id="rId89">
        <w:r>
          <w:rPr>
            <w:rStyle w:val="Hyperlink"/>
          </w:rPr>
          <w:t xml:space="preserve">Organizing the</w:t>
        </w:r>
        <w:r>
          <w:rPr>
            <w:rStyle w:val="Hyperlink"/>
          </w:rPr>
          <w:t xml:space="preserve"> </w:t>
        </w:r>
        <w:r>
          <w:rPr>
            <w:rStyle w:val="VerbatimChar"/>
          </w:rPr>
          <w:t xml:space="preserve">data-raw</w:t>
        </w:r>
        <w:r>
          <w:rPr>
            <w:rStyle w:val="Hyperlink"/>
          </w:rPr>
          <w:t xml:space="preserve"> </w:t>
        </w:r>
        <w:r>
          <w:rPr>
            <w:rStyle w:val="Hyperlink"/>
          </w:rPr>
          <w:t xml:space="preserve">folder</w:t>
        </w:r>
      </w:hyperlink>
    </w:p>
    <w:p>
      <w:pPr>
        <w:pStyle w:val="Compact"/>
        <w:numPr>
          <w:ilvl w:val="0"/>
          <w:numId w:val="1026"/>
        </w:numPr>
      </w:pPr>
      <w:hyperlink r:id="rId90">
        <w:r>
          <w:rPr>
            <w:rStyle w:val="Hyperlink"/>
          </w:rPr>
          <w:t xml:space="preserve">Repository Status Badges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opt/quarto/share/formats/docx/note.png" id="93"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chapters/code-repositories.html#sec-foo</w:t>
            </w:r>
            <w:r>
              <w:t xml:space="preserve"> </w:t>
            </w:r>
            <w:r>
              <w:t xml:space="preserve">on the psc site.</w:t>
            </w:r>
          </w:p>
          <w:p/>
        </w:tc>
      </w:tr>
    </w:tbl>
    <w:p>
      <w:r>
        <w:br w:type="page"/>
      </w:r>
    </w:p>
    <w:bookmarkEnd w:id="94"/>
    <w:bookmarkStart w:id="309" w:name="sec-r-coding-practices"/>
    <w:p>
      <w:pPr>
        <w:pStyle w:val="Heading1"/>
      </w:pPr>
      <w:r>
        <w:t xml:space="preserve">6. R Coding Practices</w:t>
      </w:r>
    </w:p>
    <w:p>
      <w:pPr>
        <w:pStyle w:val="FirstParagraph"/>
      </w:pPr>
      <w:ins w:id="190" w:author="PR Preview" w:date="2024-01-01T00:00:00Z">
        <w:r>
          <w:t xml:space="preserve">This chapter has moved to</w:t>
        </w:r>
      </w:ins>
      <w:ins w:id="190" w:author="PR Preview" w:date="2024-01-01T00:00:00Z">
        <w:r>
          <w:t xml:space="preserve"> </w:t>
        </w:r>
      </w:ins>
      <w:hyperlink r:id="rId62">
        <w:r>
          <w:rPr>
            <w:rStyle w:val="Hyperlink"/>
            <w:i/>
            <w:iCs/>
          </w:rPr>
          <w:t xml:space="preserve">Principles of Scientific Computing</w:t>
        </w:r>
      </w:hyperlink>
      <w:ins w:id="190" w:author="PR Preview" w:date="2024-01-01T00:00:00Z">
        <w:r>
          <w:t xml:space="preserve">,</w:t>
        </w:r>
      </w:ins>
      <w:ins w:id="190" w:author="PR Preview" w:date="2024-01-01T00:00:00Z">
        <w:r>
          <w:t xml:space="preserve"> </w:t>
        </w:r>
      </w:ins>
      <w:ins w:id="190" w:author="PR Preview" w:date="2024-01-01T00:00:00Z">
        <w:r>
          <w:t xml:space="preserve">the Morrison Lab’s general-purpose guide to coding for research projects:</w:t>
        </w:r>
      </w:ins>
      <w:ins w:id="190" w:author="PR Preview" w:date="2024-01-01T00:00:00Z">
        <w:r>
          <w:t xml:space="preserve"> </w:t>
        </w:r>
      </w:ins>
      <w:hyperlink r:id="rId95">
        <w:r>
          <w:rPr>
            <w:rStyle w:val="Hyperlink"/>
            <w:b/>
            <w:bCs/>
          </w:rPr>
          <w:t xml:space="preserve">R Coding Practices</w:t>
        </w:r>
      </w:hyperlink>
      <w:ins w:id="190" w:author="PR Preview" w:date="2024-01-01T00:00:00Z">
        <w:r>
          <w:t xml:space="preserve"> </w:t>
        </w:r>
      </w:ins>
      <w:ins w:id="190" w:author="PR Preview" w:date="2024-01-01T00:00:00Z">
        <w:r>
          <w:t xml:space="preserve">(source:</w:t>
        </w:r>
      </w:ins>
      <w:ins w:id="190" w:author="PR Preview" w:date="2024-01-01T00:00:00Z">
        <w:r>
          <w:t xml:space="preserve"> </w:t>
        </w:r>
      </w:ins>
      <w:hyperlink r:id="rId64">
        <w:r>
          <w:rPr>
            <w:rStyle w:val="Hyperlink"/>
          </w:rPr>
          <w:t xml:space="preserve">https://github.com/Morrison-Lab/psc</w:t>
        </w:r>
      </w:hyperlink>
      <w:ins w:id="190" w:author="PR Preview" w:date="2024-01-01T00:00:00Z">
        <w:r>
          <w:t xml:space="preserve">).</w:t>
        </w:r>
      </w:ins>
    </w:p>
    <w:p>
      <w:pPr>
        <w:pStyle w:val="BodyText"/>
      </w:pPr>
      <w:bookmarkStart w:id="96" w:name="sec-R6"/>
      <w:bookmarkEnd w:id="96"/>
      <w:ins w:id="191" w:author="PR Preview" w:date="2024-01-01T00:00:00Z">
        <w:r>
          <w:t xml:space="preserve"> </w:t>
        </w:r>
      </w:ins>
      <w:bookmarkStart w:id="97" w:name="sec-adr-code-pointers"/>
      <w:bookmarkEnd w:id="97"/>
      <w:ins w:id="191" w:author="PR Preview" w:date="2024-01-01T00:00:00Z">
        <w:r>
          <w:t xml:space="preserve"> </w:t>
        </w:r>
      </w:ins>
      <w:bookmarkStart w:id="98" w:name="sec-adr-format"/>
      <w:bookmarkEnd w:id="98"/>
      <w:ins w:id="191" w:author="PR Preview" w:date="2024-01-01T00:00:00Z">
        <w:r>
          <w:t xml:space="preserve"> </w:t>
        </w:r>
      </w:ins>
      <w:bookmarkStart w:id="99" w:name="sec-adr-storage"/>
      <w:bookmarkEnd w:id="99"/>
      <w:ins w:id="191" w:author="PR Preview" w:date="2024-01-01T00:00:00Z">
        <w:r>
          <w:t xml:space="preserve"> </w:t>
        </w:r>
      </w:ins>
      <w:bookmarkStart w:id="100" w:name="sec-adr-vs-pr"/>
      <w:bookmarkEnd w:id="100"/>
      <w:ins w:id="191" w:author="PR Preview" w:date="2024-01-01T00:00:00Z">
        <w:r>
          <w:t xml:space="preserve"> </w:t>
        </w:r>
      </w:ins>
      <w:bookmarkStart w:id="101" w:name="sec-adr-when"/>
      <w:bookmarkEnd w:id="101"/>
      <w:ins w:id="191" w:author="PR Preview" w:date="2024-01-01T00:00:00Z">
        <w:r>
          <w:t xml:space="preserve"> </w:t>
        </w:r>
      </w:ins>
      <w:bookmarkStart w:id="102" w:name="sec-adrs"/>
      <w:bookmarkEnd w:id="102"/>
      <w:ins w:id="191" w:author="PR Preview" w:date="2024-01-01T00:00:00Z">
        <w:r>
          <w:t xml:space="preserve"> </w:t>
        </w:r>
      </w:ins>
      <w:bookmarkStart w:id="103" w:name="sec-auto-styling"/>
      <w:bookmarkEnd w:id="103"/>
      <w:ins w:id="191" w:author="PR Preview" w:date="2024-01-01T00:00:00Z">
        <w:r>
          <w:t xml:space="preserve"> </w:t>
        </w:r>
      </w:ins>
      <w:bookmarkStart w:id="104" w:name="sec-benchmarking"/>
      <w:bookmarkEnd w:id="104"/>
      <w:ins w:id="191" w:author="PR Preview" w:date="2024-01-01T00:00:00Z">
        <w:r>
          <w:t xml:space="preserve"> </w:t>
        </w:r>
      </w:ins>
      <w:bookmarkStart w:id="105" w:name="sec-callr"/>
      <w:bookmarkEnd w:id="105"/>
      <w:ins w:id="191" w:author="PR Preview" w:date="2024-01-01T00:00:00Z">
        <w:r>
          <w:t xml:space="preserve"> </w:t>
        </w:r>
      </w:ins>
      <w:bookmarkStart w:id="106" w:name="sec-cli"/>
      <w:bookmarkEnd w:id="106"/>
      <w:ins w:id="191" w:author="PR Preview" w:date="2024-01-01T00:00:00Z">
        <w:r>
          <w:t xml:space="preserve"> </w:t>
        </w:r>
      </w:ins>
      <w:bookmarkStart w:id="107" w:name="sec-constructive-feedback"/>
      <w:bookmarkEnd w:id="107"/>
      <w:ins w:id="191" w:author="PR Preview" w:date="2024-01-01T00:00:00Z">
        <w:r>
          <w:t xml:space="preserve"> </w:t>
        </w:r>
      </w:ins>
      <w:bookmarkStart w:id="108" w:name="sec-covr"/>
      <w:bookmarkEnd w:id="108"/>
      <w:ins w:id="191" w:author="PR Preview" w:date="2024-01-01T00:00:00Z">
        <w:r>
          <w:t xml:space="preserve"> </w:t>
        </w:r>
      </w:ins>
      <w:bookmarkStart w:id="109" w:name="sec-cpp11"/>
      <w:bookmarkEnd w:id="109"/>
      <w:ins w:id="191" w:author="PR Preview" w:date="2024-01-01T00:00:00Z">
        <w:r>
          <w:t xml:space="preserve"> </w:t>
        </w:r>
      </w:ins>
      <w:bookmarkStart w:id="110" w:name="sec-crayon"/>
      <w:bookmarkEnd w:id="110"/>
      <w:ins w:id="191" w:author="PR Preview" w:date="2024-01-01T00:00:00Z">
        <w:r>
          <w:t xml:space="preserve"> </w:t>
        </w:r>
      </w:ins>
      <w:bookmarkStart w:id="111" w:name="sec-data-io"/>
      <w:bookmarkEnd w:id="111"/>
      <w:ins w:id="191" w:author="PR Preview" w:date="2024-01-01T00:00:00Z">
        <w:r>
          <w:t xml:space="preserve"> </w:t>
        </w:r>
      </w:ins>
      <w:bookmarkStart w:id="112" w:name="sec-decompose-qmd-chunks"/>
      <w:bookmarkEnd w:id="112"/>
      <w:ins w:id="191" w:author="PR Preview" w:date="2024-01-01T00:00:00Z">
        <w:r>
          <w:t xml:space="preserve"> </w:t>
        </w:r>
      </w:ins>
      <w:bookmarkStart w:id="113" w:name="sec-decompose-validation"/>
      <w:bookmarkEnd w:id="113"/>
      <w:ins w:id="191" w:author="PR Preview" w:date="2024-01-01T00:00:00Z">
        <w:r>
          <w:t xml:space="preserve"> </w:t>
        </w:r>
      </w:ins>
      <w:bookmarkStart w:id="114" w:name="sec-desc"/>
      <w:bookmarkEnd w:id="114"/>
      <w:ins w:id="191" w:author="PR Preview" w:date="2024-01-01T00:00:00Z">
        <w:r>
          <w:t xml:space="preserve"> </w:t>
        </w:r>
      </w:ins>
      <w:bookmarkStart w:id="115" w:name="sec-devtools"/>
      <w:bookmarkEnd w:id="115"/>
      <w:ins w:id="191" w:author="PR Preview" w:date="2024-01-01T00:00:00Z">
        <w:r>
          <w:t xml:space="preserve"> </w:t>
        </w:r>
      </w:ins>
      <w:bookmarkStart w:id="116" w:name="sec-documenting-code"/>
      <w:bookmarkEnd w:id="116"/>
      <w:ins w:id="191" w:author="PR Preview" w:date="2024-01-01T00:00:00Z">
        <w:r>
          <w:t xml:space="preserve"> </w:t>
        </w:r>
      </w:ins>
      <w:bookmarkStart w:id="117" w:name="sec-dont-repurpose-tests"/>
      <w:bookmarkEnd w:id="117"/>
      <w:ins w:id="191" w:author="PR Preview" w:date="2024-01-01T00:00:00Z">
        <w:r>
          <w:t xml:space="preserve"> </w:t>
        </w:r>
      </w:ins>
      <w:bookmarkStart w:id="118" w:name="sec-downlit"/>
      <w:bookmarkEnd w:id="118"/>
      <w:ins w:id="191" w:author="PR Preview" w:date="2024-01-01T00:00:00Z">
        <w:r>
          <w:t xml:space="preserve"> </w:t>
        </w:r>
      </w:ins>
      <w:bookmarkStart w:id="119" w:name="sec-dplyr"/>
      <w:bookmarkEnd w:id="119"/>
      <w:ins w:id="191" w:author="PR Preview" w:date="2024-01-01T00:00:00Z">
        <w:r>
          <w:t xml:space="preserve"> </w:t>
        </w:r>
      </w:ins>
      <w:bookmarkStart w:id="120" w:name="sec-forcats"/>
      <w:bookmarkEnd w:id="120"/>
      <w:ins w:id="191" w:author="PR Preview" w:date="2024-01-01T00:00:00Z">
        <w:r>
          <w:t xml:space="preserve"> </w:t>
        </w:r>
      </w:ins>
      <w:bookmarkStart w:id="121" w:name="sec-fs"/>
      <w:bookmarkEnd w:id="121"/>
      <w:ins w:id="191" w:author="PR Preview" w:date="2024-01-01T00:00:00Z">
        <w:r>
          <w:t xml:space="preserve"> </w:t>
        </w:r>
      </w:ins>
      <w:bookmarkStart w:id="122" w:name="sec-function-decomposition"/>
      <w:bookmarkEnd w:id="122"/>
      <w:ins w:id="191" w:author="PR Preview" w:date="2024-01-01T00:00:00Z">
        <w:r>
          <w:t xml:space="preserve"> </w:t>
        </w:r>
      </w:ins>
      <w:bookmarkStart w:id="123" w:name="sec-function-length-limits"/>
      <w:bookmarkEnd w:id="123"/>
      <w:ins w:id="191" w:author="PR Preview" w:date="2024-01-01T00:00:00Z">
        <w:r>
          <w:t xml:space="preserve"> </w:t>
        </w:r>
      </w:ins>
      <w:bookmarkStart w:id="124" w:name="sec-gargle"/>
      <w:bookmarkEnd w:id="124"/>
      <w:ins w:id="191" w:author="PR Preview" w:date="2024-01-01T00:00:00Z">
        <w:r>
          <w:t xml:space="preserve"> </w:t>
        </w:r>
      </w:ins>
      <w:bookmarkStart w:id="125" w:name="sec-getting-help-with-code"/>
      <w:bookmarkEnd w:id="125"/>
      <w:ins w:id="191" w:author="PR Preview" w:date="2024-01-01T00:00:00Z">
        <w:r>
          <w:t xml:space="preserve"> </w:t>
        </w:r>
      </w:ins>
      <w:bookmarkStart w:id="126" w:name="sec-ggplot2"/>
      <w:bookmarkEnd w:id="126"/>
      <w:ins w:id="191" w:author="PR Preview" w:date="2024-01-01T00:00:00Z">
        <w:r>
          <w:t xml:space="preserve"> </w:t>
        </w:r>
      </w:ins>
      <w:bookmarkStart w:id="127" w:name="sec-gh"/>
      <w:bookmarkEnd w:id="127"/>
      <w:ins w:id="191" w:author="PR Preview" w:date="2024-01-01T00:00:00Z">
        <w:r>
          <w:t xml:space="preserve"> </w:t>
        </w:r>
      </w:ins>
      <w:bookmarkStart w:id="128" w:name="sec-git-branches-and-tags"/>
      <w:bookmarkEnd w:id="128"/>
      <w:ins w:id="191" w:author="PR Preview" w:date="2024-01-01T00:00:00Z">
        <w:r>
          <w:t xml:space="preserve"> </w:t>
        </w:r>
      </w:ins>
      <w:bookmarkStart w:id="129" w:name="sec-here-package-practices"/>
      <w:bookmarkEnd w:id="129"/>
      <w:ins w:id="191" w:author="PR Preview" w:date="2024-01-01T00:00:00Z">
        <w:r>
          <w:t xml:space="preserve"> </w:t>
        </w:r>
      </w:ins>
      <w:bookmarkStart w:id="130" w:name="sec-here-pkg"/>
      <w:bookmarkEnd w:id="130"/>
      <w:ins w:id="191" w:author="PR Preview" w:date="2024-01-01T00:00:00Z">
        <w:r>
          <w:t xml:space="preserve"> </w:t>
        </w:r>
      </w:ins>
      <w:bookmarkStart w:id="131" w:name="sec-httr"/>
      <w:bookmarkEnd w:id="131"/>
      <w:ins w:id="191" w:author="PR Preview" w:date="2024-01-01T00:00:00Z">
        <w:r>
          <w:t xml:space="preserve"> </w:t>
        </w:r>
      </w:ins>
      <w:bookmarkStart w:id="132" w:name="sec-httr2"/>
      <w:bookmarkEnd w:id="132"/>
      <w:ins w:id="191" w:author="PR Preview" w:date="2024-01-01T00:00:00Z">
        <w:r>
          <w:t xml:space="preserve"> </w:t>
        </w:r>
      </w:ins>
      <w:bookmarkStart w:id="133" w:name="sec-iteration"/>
      <w:bookmarkEnd w:id="133"/>
      <w:ins w:id="191" w:author="PR Preview" w:date="2024-01-01T00:00:00Z">
        <w:r>
          <w:t xml:space="preserve"> </w:t>
        </w:r>
      </w:ins>
      <w:bookmarkStart w:id="134" w:name="sec-kiss"/>
      <w:bookmarkEnd w:id="134"/>
      <w:ins w:id="191" w:author="PR Preview" w:date="2024-01-01T00:00:00Z">
        <w:r>
          <w:t xml:space="preserve"> </w:t>
        </w:r>
      </w:ins>
      <w:bookmarkStart w:id="135" w:name="sec-lifecycle"/>
      <w:bookmarkEnd w:id="135"/>
      <w:ins w:id="191" w:author="PR Preview" w:date="2024-01-01T00:00:00Z">
        <w:r>
          <w:t xml:space="preserve"> </w:t>
        </w:r>
      </w:ins>
      <w:bookmarkStart w:id="136" w:name="sec-lintr"/>
      <w:bookmarkEnd w:id="136"/>
      <w:ins w:id="191" w:author="PR Preview" w:date="2024-01-01T00:00:00Z">
        <w:r>
          <w:t xml:space="preserve"> </w:t>
        </w:r>
      </w:ins>
      <w:bookmarkStart w:id="137" w:name="sec-lobstr"/>
      <w:bookmarkEnd w:id="137"/>
      <w:ins w:id="191" w:author="PR Preview" w:date="2024-01-01T00:00:00Z">
        <w:r>
          <w:t xml:space="preserve"> </w:t>
        </w:r>
      </w:ins>
      <w:bookmarkStart w:id="138" w:name="sec-lubridate"/>
      <w:bookmarkEnd w:id="138"/>
      <w:ins w:id="191" w:author="PR Preview" w:date="2024-01-01T00:00:00Z">
        <w:r>
          <w:t xml:space="preserve"> </w:t>
        </w:r>
      </w:ins>
      <w:bookmarkStart w:id="139" w:name="sec-memoise"/>
      <w:bookmarkEnd w:id="139"/>
      <w:ins w:id="191" w:author="PR Preview" w:date="2024-01-01T00:00:00Z">
        <w:r>
          <w:t xml:space="preserve"> </w:t>
        </w:r>
      </w:ins>
      <w:bookmarkStart w:id="140" w:name="sec-one-function-per-file"/>
      <w:bookmarkEnd w:id="140"/>
      <w:ins w:id="191" w:author="PR Preview" w:date="2024-01-01T00:00:00Z">
        <w:r>
          <w:t xml:space="preserve"> </w:t>
        </w:r>
      </w:ins>
      <w:bookmarkStart w:id="141" w:name="sec-pak"/>
      <w:bookmarkEnd w:id="141"/>
      <w:ins w:id="191" w:author="PR Preview" w:date="2024-01-01T00:00:00Z">
        <w:r>
          <w:t xml:space="preserve"> </w:t>
        </w:r>
      </w:ins>
      <w:bookmarkStart w:id="142" w:name="sec-pkgbuild"/>
      <w:bookmarkEnd w:id="142"/>
      <w:ins w:id="191" w:author="PR Preview" w:date="2024-01-01T00:00:00Z">
        <w:r>
          <w:t xml:space="preserve"> </w:t>
        </w:r>
      </w:ins>
      <w:bookmarkStart w:id="143" w:name="sec-pkgcache"/>
      <w:bookmarkEnd w:id="143"/>
      <w:ins w:id="191" w:author="PR Preview" w:date="2024-01-01T00:00:00Z">
        <w:r>
          <w:t xml:space="preserve"> </w:t>
        </w:r>
      </w:ins>
      <w:bookmarkStart w:id="144" w:name="sec-pkgdown"/>
      <w:bookmarkEnd w:id="144"/>
      <w:ins w:id="191" w:author="PR Preview" w:date="2024-01-01T00:00:00Z">
        <w:r>
          <w:t xml:space="preserve"> </w:t>
        </w:r>
      </w:ins>
      <w:bookmarkStart w:id="145" w:name="sec-pkgload"/>
      <w:bookmarkEnd w:id="145"/>
      <w:ins w:id="191" w:author="PR Preview" w:date="2024-01-01T00:00:00Z">
        <w:r>
          <w:t xml:space="preserve"> </w:t>
        </w:r>
      </w:ins>
      <w:bookmarkStart w:id="146" w:name="sec-prettyunits"/>
      <w:bookmarkEnd w:id="146"/>
      <w:ins w:id="191" w:author="PR Preview" w:date="2024-01-01T00:00:00Z">
        <w:r>
          <w:t xml:space="preserve"> </w:t>
        </w:r>
      </w:ins>
      <w:bookmarkStart w:id="147" w:name="sec-processx"/>
      <w:bookmarkEnd w:id="147"/>
      <w:ins w:id="191" w:author="PR Preview" w:date="2024-01-01T00:00:00Z">
        <w:r>
          <w:t xml:space="preserve"> </w:t>
        </w:r>
      </w:ins>
      <w:bookmarkStart w:id="148" w:name="sec-ps"/>
      <w:bookmarkEnd w:id="148"/>
      <w:ins w:id="191" w:author="PR Preview" w:date="2024-01-01T00:00:00Z">
        <w:r>
          <w:t xml:space="preserve"> </w:t>
        </w:r>
      </w:ins>
      <w:bookmarkStart w:id="149" w:name="sec-purrr"/>
      <w:bookmarkEnd w:id="149"/>
      <w:ins w:id="191" w:author="PR Preview" w:date="2024-01-01T00:00:00Z">
        <w:r>
          <w:t xml:space="preserve"> </w:t>
        </w:r>
      </w:ins>
      <w:bookmarkStart w:id="150" w:name="sec-r-lib-actions"/>
      <w:bookmarkEnd w:id="150"/>
      <w:ins w:id="191" w:author="PR Preview" w:date="2024-01-01T00:00:00Z">
        <w:r>
          <w:t xml:space="preserve"> </w:t>
        </w:r>
      </w:ins>
      <w:bookmarkStart w:id="151" w:name="sec-r-lib-packages"/>
      <w:bookmarkEnd w:id="151"/>
      <w:ins w:id="191" w:author="PR Preview" w:date="2024-01-01T00:00:00Z">
        <w:r>
          <w:t xml:space="preserve"> </w:t>
        </w:r>
      </w:ins>
      <w:bookmarkStart w:id="152" w:name="sec-r-package-tools"/>
      <w:bookmarkEnd w:id="152"/>
      <w:ins w:id="191" w:author="PR Preview" w:date="2024-01-01T00:00:00Z">
        <w:r>
          <w:t xml:space="preserve"> </w:t>
        </w:r>
      </w:ins>
      <w:bookmarkStart w:id="153" w:name="sec-r-qa-checklist"/>
      <w:bookmarkEnd w:id="153"/>
      <w:ins w:id="191" w:author="PR Preview" w:date="2024-01-01T00:00:00Z">
        <w:r>
          <w:t xml:space="preserve"> </w:t>
        </w:r>
      </w:ins>
      <w:bookmarkStart w:id="154" w:name="sec-r-resources"/>
      <w:bookmarkEnd w:id="154"/>
      <w:ins w:id="191" w:author="PR Preview" w:date="2024-01-01T00:00:00Z">
        <w:r>
          <w:t xml:space="preserve"> </w:t>
        </w:r>
      </w:ins>
      <w:bookmarkStart w:id="155" w:name="sec-r-testing"/>
      <w:bookmarkEnd w:id="155"/>
      <w:ins w:id="191" w:author="PR Preview" w:date="2024-01-01T00:00:00Z">
        <w:r>
          <w:t xml:space="preserve"> </w:t>
        </w:r>
      </w:ins>
      <w:bookmarkStart w:id="156" w:name="sec-r-version-control"/>
      <w:bookmarkEnd w:id="156"/>
      <w:ins w:id="191" w:author="PR Preview" w:date="2024-01-01T00:00:00Z">
        <w:r>
          <w:t xml:space="preserve"> </w:t>
        </w:r>
      </w:ins>
      <w:bookmarkStart w:id="157" w:name="sec-r-workflow"/>
      <w:bookmarkEnd w:id="157"/>
      <w:ins w:id="191" w:author="PR Preview" w:date="2024-01-01T00:00:00Z">
        <w:r>
          <w:t xml:space="preserve"> </w:t>
        </w:r>
      </w:ins>
      <w:bookmarkStart w:id="158" w:name="sec-rcmdcheck"/>
      <w:bookmarkEnd w:id="158"/>
      <w:ins w:id="191" w:author="PR Preview" w:date="2024-01-01T00:00:00Z">
        <w:r>
          <w:t xml:space="preserve"> </w:t>
        </w:r>
      </w:ins>
      <w:bookmarkStart w:id="159" w:name="sec-readr"/>
      <w:bookmarkEnd w:id="159"/>
      <w:ins w:id="191" w:author="PR Preview" w:date="2024-01-01T00:00:00Z">
        <w:r>
          <w:t xml:space="preserve"> </w:t>
        </w:r>
      </w:ins>
      <w:bookmarkStart w:id="160" w:name="sec-remotes"/>
      <w:bookmarkEnd w:id="160"/>
      <w:ins w:id="191" w:author="PR Preview" w:date="2024-01-01T00:00:00Z">
        <w:r>
          <w:t xml:space="preserve"> </w:t>
        </w:r>
      </w:ins>
      <w:bookmarkStart w:id="161" w:name="sec-revdepcheck"/>
      <w:bookmarkEnd w:id="161"/>
      <w:ins w:id="191" w:author="PR Preview" w:date="2024-01-01T00:00:00Z">
        <w:r>
          <w:t xml:space="preserve"> </w:t>
        </w:r>
      </w:ins>
      <w:bookmarkStart w:id="162" w:name="sec-reviewing-code"/>
      <w:bookmarkEnd w:id="162"/>
      <w:ins w:id="191" w:author="PR Preview" w:date="2024-01-01T00:00:00Z">
        <w:r>
          <w:t xml:space="preserve"> </w:t>
        </w:r>
      </w:ins>
      <w:bookmarkStart w:id="163" w:name="sec-rex"/>
      <w:bookmarkEnd w:id="163"/>
      <w:ins w:id="191" w:author="PR Preview" w:date="2024-01-01T00:00:00Z">
        <w:r>
          <w:t xml:space="preserve"> </w:t>
        </w:r>
      </w:ins>
      <w:bookmarkStart w:id="164" w:name="sec-rlang"/>
      <w:bookmarkEnd w:id="164"/>
      <w:ins w:id="191" w:author="PR Preview" w:date="2024-01-01T00:00:00Z">
        <w:r>
          <w:t xml:space="preserve"> </w:t>
        </w:r>
      </w:ins>
      <w:bookmarkStart w:id="165" w:name="sec-roxygen2"/>
      <w:bookmarkEnd w:id="165"/>
      <w:ins w:id="191" w:author="PR Preview" w:date="2024-01-01T00:00:00Z">
        <w:r>
          <w:t xml:space="preserve"> </w:t>
        </w:r>
      </w:ins>
      <w:bookmarkStart w:id="166" w:name="sec-scales"/>
      <w:bookmarkEnd w:id="166"/>
      <w:ins w:id="191" w:author="PR Preview" w:date="2024-01-01T00:00:00Z">
        <w:r>
          <w:t xml:space="preserve"> </w:t>
        </w:r>
      </w:ins>
      <w:bookmarkStart w:id="167" w:name="sec-sessioninfo"/>
      <w:bookmarkEnd w:id="167"/>
      <w:ins w:id="191" w:author="PR Preview" w:date="2024-01-01T00:00:00Z">
        <w:r>
          <w:t xml:space="preserve"> </w:t>
        </w:r>
      </w:ins>
      <w:bookmarkStart w:id="168" w:name="sec-snapshot-vs-explicit"/>
      <w:bookmarkEnd w:id="168"/>
      <w:ins w:id="191" w:author="PR Preview" w:date="2024-01-01T00:00:00Z">
        <w:r>
          <w:t xml:space="preserve"> </w:t>
        </w:r>
      </w:ins>
      <w:bookmarkStart w:id="169" w:name="sec-stringr"/>
      <w:bookmarkEnd w:id="169"/>
      <w:ins w:id="191" w:author="PR Preview" w:date="2024-01-01T00:00:00Z">
        <w:r>
          <w:t xml:space="preserve"> </w:t>
        </w:r>
      </w:ins>
      <w:bookmarkStart w:id="170" w:name="sec-styler"/>
      <w:bookmarkEnd w:id="170"/>
      <w:ins w:id="191" w:author="PR Preview" w:date="2024-01-01T00:00:00Z">
        <w:r>
          <w:t xml:space="preserve"> </w:t>
        </w:r>
      </w:ins>
      <w:bookmarkStart w:id="171" w:name="sec-tdd"/>
      <w:bookmarkEnd w:id="171"/>
      <w:ins w:id="191" w:author="PR Preview" w:date="2024-01-01T00:00:00Z">
        <w:r>
          <w:t xml:space="preserve"> </w:t>
        </w:r>
      </w:ins>
      <w:bookmarkStart w:id="172" w:name="sec-testing-best-practices"/>
      <w:bookmarkEnd w:id="172"/>
      <w:ins w:id="191" w:author="PR Preview" w:date="2024-01-01T00:00:00Z">
        <w:r>
          <w:t xml:space="preserve"> </w:t>
        </w:r>
      </w:ins>
      <w:bookmarkStart w:id="173" w:name="sec-testthat"/>
      <w:bookmarkEnd w:id="173"/>
      <w:ins w:id="191" w:author="PR Preview" w:date="2024-01-01T00:00:00Z">
        <w:r>
          <w:t xml:space="preserve"> </w:t>
        </w:r>
      </w:ins>
      <w:bookmarkStart w:id="174" w:name="sec-tibble"/>
      <w:bookmarkEnd w:id="174"/>
      <w:ins w:id="191" w:author="PR Preview" w:date="2024-01-01T00:00:00Z">
        <w:r>
          <w:t xml:space="preserve"> </w:t>
        </w:r>
      </w:ins>
      <w:bookmarkStart w:id="175" w:name="sec-tidyr"/>
      <w:bookmarkEnd w:id="175"/>
      <w:ins w:id="191" w:author="PR Preview" w:date="2024-01-01T00:00:00Z">
        <w:r>
          <w:t xml:space="preserve"> </w:t>
        </w:r>
      </w:ins>
      <w:bookmarkStart w:id="176" w:name="sec-tidyverse"/>
      <w:bookmarkEnd w:id="176"/>
      <w:ins w:id="191" w:author="PR Preview" w:date="2024-01-01T00:00:00Z">
        <w:r>
          <w:t xml:space="preserve"> </w:t>
        </w:r>
      </w:ins>
      <w:bookmarkStart w:id="177" w:name="sec-tool-building"/>
      <w:bookmarkEnd w:id="177"/>
      <w:ins w:id="191" w:author="PR Preview" w:date="2024-01-01T00:00:00Z">
        <w:r>
          <w:t xml:space="preserve"> </w:t>
        </w:r>
      </w:ins>
      <w:bookmarkStart w:id="178" w:name="sec-usethis"/>
      <w:bookmarkEnd w:id="178"/>
      <w:ins w:id="191" w:author="PR Preview" w:date="2024-01-01T00:00:00Z">
        <w:r>
          <w:t xml:space="preserve"> </w:t>
        </w:r>
      </w:ins>
      <w:bookmarkStart w:id="179" w:name="sec-variable-labels"/>
      <w:bookmarkEnd w:id="179"/>
      <w:ins w:id="191" w:author="PR Preview" w:date="2024-01-01T00:00:00Z">
        <w:r>
          <w:t xml:space="preserve"> </w:t>
        </w:r>
      </w:ins>
      <w:bookmarkStart w:id="180" w:name="sec-vctrs"/>
      <w:bookmarkEnd w:id="180"/>
      <w:ins w:id="191" w:author="PR Preview" w:date="2024-01-01T00:00:00Z">
        <w:r>
          <w:t xml:space="preserve"> </w:t>
        </w:r>
      </w:ins>
      <w:bookmarkStart w:id="181" w:name="sec-waldo"/>
      <w:bookmarkEnd w:id="181"/>
      <w:ins w:id="191" w:author="PR Preview" w:date="2024-01-01T00:00:00Z">
        <w:r>
          <w:t xml:space="preserve"> </w:t>
        </w:r>
      </w:ins>
      <w:bookmarkStart w:id="182" w:name="sec-what-to-look-for"/>
      <w:bookmarkEnd w:id="182"/>
      <w:ins w:id="191" w:author="PR Preview" w:date="2024-01-01T00:00:00Z">
        <w:r>
          <w:t xml:space="preserve"> </w:t>
        </w:r>
      </w:ins>
      <w:bookmarkStart w:id="183" w:name="sec-when-to-approve"/>
      <w:bookmarkEnd w:id="183"/>
      <w:ins w:id="191" w:author="PR Preview" w:date="2024-01-01T00:00:00Z">
        <w:r>
          <w:t xml:space="preserve"> </w:t>
        </w:r>
      </w:ins>
      <w:bookmarkStart w:id="184" w:name="sec-why-review-code"/>
      <w:bookmarkEnd w:id="184"/>
      <w:ins w:id="191" w:author="PR Preview" w:date="2024-01-01T00:00:00Z">
        <w:r>
          <w:t xml:space="preserve"> </w:t>
        </w:r>
      </w:ins>
      <w:bookmarkStart w:id="185" w:name="sec-withr"/>
      <w:bookmarkEnd w:id="185"/>
      <w:ins w:id="191" w:author="PR Preview" w:date="2024-01-01T00:00:00Z">
        <w:r>
          <w:t xml:space="preserve"> </w:t>
        </w:r>
      </w:ins>
      <w:bookmarkStart w:id="186" w:name="lab-protocols-for-code-and-data"/>
      <w:bookmarkEnd w:id="186"/>
      <w:ins w:id="191" w:author="PR Preview" w:date="2024-01-01T00:00:00Z">
        <w:r>
          <w:t xml:space="preserve"> </w:t>
        </w:r>
      </w:ins>
      <w:bookmarkStart w:id="187" w:name="usethis-package-setup-and-management"/>
      <w:bookmarkEnd w:id="187"/>
      <w:ins w:id="191" w:author="PR Preview" w:date="2024-01-01T00:00:00Z">
        <w:r>
          <w:t xml:space="preserve"> </w:t>
        </w:r>
      </w:ins>
      <w:bookmarkStart w:id="188" w:name="devtools-development-workflow"/>
      <w:bookmarkEnd w:id="188"/>
      <w:ins w:id="191" w:author="PR Preview" w:date="2024-01-01T00:00:00Z">
        <w:r>
          <w:t xml:space="preserve"> </w:t>
        </w:r>
      </w:ins>
      <w:bookmarkStart w:id="189" w:name="pkgdown-package-websites"/>
      <w:bookmarkEnd w:id="189"/>
      <w:ins w:id="191" w:author="PR Preview" w:date="2024-01-01T00:00:00Z">
        <w:r>
          <w:t xml:space="preserve"> </w:t>
        </w:r>
      </w:ins>
      <w:bookmarkStart w:id="190" w:name="alternatives-to-pkgdown"/>
      <w:bookmarkEnd w:id="190"/>
      <w:ins w:id="191" w:author="PR Preview" w:date="2024-01-01T00:00:00Z">
        <w:r>
          <w:t xml:space="preserve"> </w:t>
        </w:r>
      </w:ins>
      <w:bookmarkStart w:id="191" w:name="altdoc"/>
      <w:bookmarkEnd w:id="191"/>
      <w:ins w:id="191" w:author="PR Preview" w:date="2024-01-01T00:00:00Z">
        <w:r>
          <w:t xml:space="preserve"> </w:t>
        </w:r>
      </w:ins>
      <w:bookmarkStart w:id="192" w:name="pkgsite"/>
      <w:bookmarkEnd w:id="192"/>
      <w:ins w:id="191" w:author="PR Preview" w:date="2024-01-01T00:00:00Z">
        <w:r>
          <w:t xml:space="preserve"> </w:t>
        </w:r>
      </w:ins>
      <w:bookmarkStart w:id="193" w:name="quarto-for-package-documentation"/>
      <w:bookmarkEnd w:id="193"/>
      <w:ins w:id="191" w:author="PR Preview" w:date="2024-01-01T00:00:00Z">
        <w:r>
          <w:t xml:space="preserve"> </w:t>
        </w:r>
      </w:ins>
      <w:bookmarkStart w:id="194" w:name="comparison-summary"/>
      <w:bookmarkEnd w:id="194"/>
      <w:ins w:id="191" w:author="PR Preview" w:date="2024-01-01T00:00:00Z">
        <w:r>
          <w:t xml:space="preserve"> </w:t>
        </w:r>
      </w:ins>
      <w:bookmarkStart w:id="195" w:name="initial-setup"/>
      <w:bookmarkEnd w:id="195"/>
      <w:ins w:id="191" w:author="PR Preview" w:date="2024-01-01T00:00:00Z">
        <w:r>
          <w:t xml:space="preserve"> </w:t>
        </w:r>
      </w:ins>
      <w:bookmarkStart w:id="196" w:name="add-dependencies"/>
      <w:bookmarkEnd w:id="196"/>
      <w:ins w:id="191" w:author="PR Preview" w:date="2024-01-01T00:00:00Z">
        <w:r>
          <w:t xml:space="preserve"> </w:t>
        </w:r>
      </w:ins>
      <w:bookmarkStart w:id="197" w:name="write-functions"/>
      <w:bookmarkEnd w:id="197"/>
      <w:ins w:id="191" w:author="PR Preview" w:date="2024-01-01T00:00:00Z">
        <w:r>
          <w:t xml:space="preserve"> </w:t>
        </w:r>
      </w:ins>
      <w:bookmarkStart w:id="198" w:name="document"/>
      <w:bookmarkEnd w:id="198"/>
      <w:ins w:id="191" w:author="PR Preview" w:date="2024-01-01T00:00:00Z">
        <w:r>
          <w:t xml:space="preserve"> </w:t>
        </w:r>
      </w:ins>
      <w:bookmarkStart w:id="199" w:name="test"/>
      <w:bookmarkEnd w:id="199"/>
      <w:ins w:id="191" w:author="PR Preview" w:date="2024-01-01T00:00:00Z">
        <w:r>
          <w:t xml:space="preserve"> </w:t>
        </w:r>
      </w:ins>
      <w:bookmarkStart w:id="200" w:name="check"/>
      <w:bookmarkEnd w:id="200"/>
      <w:ins w:id="191" w:author="PR Preview" w:date="2024-01-01T00:00:00Z">
        <w:r>
          <w:t xml:space="preserve"> </w:t>
        </w:r>
      </w:ins>
      <w:bookmarkStart w:id="201" w:name="build-documentation-site"/>
      <w:bookmarkEnd w:id="201"/>
      <w:ins w:id="191" w:author="PR Preview" w:date="2024-01-01T00:00:00Z">
        <w:r>
          <w:t xml:space="preserve"> </w:t>
        </w:r>
      </w:ins>
      <w:bookmarkStart w:id="202" w:name="share-and-publish"/>
      <w:bookmarkEnd w:id="202"/>
      <w:ins w:id="191" w:author="PR Preview" w:date="2024-01-01T00:00:00Z">
        <w:r>
          <w:t xml:space="preserve"> </w:t>
        </w:r>
      </w:ins>
      <w:bookmarkStart w:id="203" w:name="organizing-scripts"/>
      <w:bookmarkEnd w:id="203"/>
      <w:ins w:id="191" w:author="PR Preview" w:date="2024-01-01T00:00:00Z">
        <w:r>
          <w:t xml:space="preserve"> </w:t>
        </w:r>
      </w:ins>
      <w:bookmarkStart w:id="204" w:name="when-to-use-snapshot-tests"/>
      <w:bookmarkEnd w:id="204"/>
      <w:ins w:id="191" w:author="PR Preview" w:date="2024-01-01T00:00:00Z">
        <w:r>
          <w:t xml:space="preserve"> </w:t>
        </w:r>
      </w:ins>
      <w:bookmarkStart w:id="205" w:name="when-to-use-explicit-value-tests"/>
      <w:bookmarkEnd w:id="205"/>
      <w:ins w:id="191" w:author="PR Preview" w:date="2024-01-01T00:00:00Z">
        <w:r>
          <w:t xml:space="preserve"> </w:t>
        </w:r>
      </w:ins>
      <w:bookmarkStart w:id="206" w:name="when-to-benchmark"/>
      <w:bookmarkEnd w:id="206"/>
      <w:ins w:id="191" w:author="PR Preview" w:date="2024-01-01T00:00:00Z">
        <w:r>
          <w:t xml:space="preserve"> </w:t>
        </w:r>
      </w:ins>
      <w:bookmarkStart w:id="207" w:name="setting-up-benchmarking-infrastructure"/>
      <w:bookmarkEnd w:id="207"/>
      <w:ins w:id="191" w:author="PR Preview" w:date="2024-01-01T00:00:00Z">
        <w:r>
          <w:t xml:space="preserve"> </w:t>
        </w:r>
      </w:ins>
      <w:bookmarkStart w:id="208" w:name="using-bench-for-performance-comparisons"/>
      <w:bookmarkEnd w:id="208"/>
      <w:ins w:id="191" w:author="PR Preview" w:date="2024-01-01T00:00:00Z">
        <w:r>
          <w:t xml:space="preserve"> </w:t>
        </w:r>
      </w:ins>
      <w:bookmarkStart w:id="209" w:name="X7ff0b0b5fd28daf32f6723699e3d921f714a0e8"/>
      <w:bookmarkEnd w:id="209"/>
      <w:ins w:id="191" w:author="PR Preview" w:date="2024-01-01T00:00:00Z">
        <w:r>
          <w:t xml:space="preserve"> </w:t>
        </w:r>
      </w:ins>
      <w:bookmarkStart w:id="210" w:name="Xc760a69c5ec4cc1b5b2fabb31ca8bcbe616ff7d"/>
      <w:bookmarkEnd w:id="210"/>
      <w:ins w:id="191" w:author="PR Preview" w:date="2024-01-01T00:00:00Z">
        <w:r>
          <w:t xml:space="preserve"> </w:t>
        </w:r>
      </w:ins>
      <w:bookmarkStart w:id="211" w:name="Xef7a31d7d6d783aa86699ade3c1a08284121615"/>
      <w:bookmarkEnd w:id="211"/>
      <w:ins w:id="191" w:author="PR Preview" w:date="2024-01-01T00:00:00Z">
        <w:r>
          <w:t xml:space="preserve"> </w:t>
        </w:r>
      </w:ins>
      <w:bookmarkStart w:id="212" w:name="performance-testing-with-testthat"/>
      <w:bookmarkEnd w:id="212"/>
      <w:ins w:id="191" w:author="PR Preview" w:date="2024-01-01T00:00:00Z">
        <w:r>
          <w:t xml:space="preserve"> </w:t>
        </w:r>
      </w:ins>
      <w:bookmarkStart w:id="213" w:name="best-practices"/>
      <w:bookmarkEnd w:id="213"/>
      <w:ins w:id="191" w:author="PR Preview" w:date="2024-01-01T00:00:00Z">
        <w:r>
          <w:t xml:space="preserve"> </w:t>
        </w:r>
      </w:ins>
      <w:bookmarkStart w:id="214" w:name="additional-resources"/>
      <w:bookmarkEnd w:id="214"/>
      <w:ins w:id="191" w:author="PR Preview" w:date="2024-01-01T00:00:00Z">
        <w:r>
          <w:t xml:space="preserve"> </w:t>
        </w:r>
      </w:ins>
      <w:bookmarkStart w:id="215" w:name="lapply-and-sapply"/>
      <w:bookmarkEnd w:id="215"/>
      <w:ins w:id="191" w:author="PR Preview" w:date="2024-01-01T00:00:00Z">
        <w:r>
          <w:t xml:space="preserve"> </w:t>
        </w:r>
      </w:ins>
      <w:bookmarkStart w:id="216" w:name="purrrmap-family"/>
      <w:bookmarkEnd w:id="216"/>
      <w:ins w:id="191" w:author="PR Preview" w:date="2024-01-01T00:00:00Z">
        <w:r>
          <w:t xml:space="preserve"> </w:t>
        </w:r>
      </w:ins>
      <w:bookmarkStart w:id="217" w:name="basevectorize-vs-purrrmap_"/>
      <w:bookmarkEnd w:id="217"/>
      <w:ins w:id="191" w:author="PR Preview" w:date="2024-01-01T00:00:00Z">
        <w:r>
          <w:t xml:space="preserve"> </w:t>
        </w:r>
      </w:ins>
      <w:bookmarkStart w:id="218" w:name="purrrpmap-for-multiple-arguments"/>
      <w:bookmarkEnd w:id="218"/>
      <w:ins w:id="191" w:author="PR Preview" w:date="2024-01-01T00:00:00Z">
        <w:r>
          <w:t xml:space="preserve"> </w:t>
        </w:r>
      </w:ins>
      <w:bookmarkStart w:id="219" w:name="parallel-processing"/>
      <w:bookmarkEnd w:id="219"/>
      <w:ins w:id="191" w:author="PR Preview" w:date="2024-01-01T00:00:00Z">
        <w:r>
          <w:t xml:space="preserve"> </w:t>
        </w:r>
      </w:ins>
      <w:bookmarkStart w:id="220" w:name="rds-files-preferred"/>
      <w:bookmarkEnd w:id="220"/>
      <w:ins w:id="191" w:author="PR Preview" w:date="2024-01-01T00:00:00Z">
        <w:r>
          <w:t xml:space="preserve"> </w:t>
        </w:r>
      </w:ins>
      <w:bookmarkStart w:id="221" w:name="csv-files"/>
      <w:bookmarkEnd w:id="221"/>
      <w:ins w:id="191" w:author="PR Preview" w:date="2024-01-01T00:00:00Z">
        <w:r>
          <w:t xml:space="preserve"> </w:t>
        </w:r>
      </w:ins>
      <w:bookmarkStart w:id="222" w:name="practical-branch-and-tag-commands"/>
      <w:bookmarkEnd w:id="222"/>
      <w:ins w:id="191" w:author="PR Preview" w:date="2024-01-01T00:00:00Z">
        <w:r>
          <w:t xml:space="preserve"> </w:t>
        </w:r>
      </w:ins>
      <w:bookmarkStart w:id="223" w:name="version-numbers"/>
      <w:bookmarkEnd w:id="223"/>
      <w:ins w:id="191" w:author="PR Preview" w:date="2024-01-01T00:00:00Z">
        <w:r>
          <w:t xml:space="preserve"> </w:t>
        </w:r>
      </w:ins>
      <w:bookmarkStart w:id="224" w:name="news-file"/>
      <w:bookmarkEnd w:id="224"/>
      <w:ins w:id="191" w:author="PR Preview" w:date="2024-01-01T00:00:00Z">
        <w:r>
          <w:t xml:space="preserve"> </w:t>
        </w:r>
      </w:ins>
      <w:bookmarkStart w:id="225" w:name="readme.rmd-and-readme.md"/>
      <w:bookmarkEnd w:id="225"/>
      <w:ins w:id="191" w:author="PR Preview" w:date="2024-01-01T00:00:00Z">
        <w:r>
          <w:t xml:space="preserve"> </w:t>
        </w:r>
      </w:ins>
      <w:bookmarkStart w:id="226" w:name="rstudio-built-in-formatting"/>
      <w:bookmarkEnd w:id="226"/>
      <w:ins w:id="191" w:author="PR Preview" w:date="2024-01-01T00:00:00Z">
        <w:r>
          <w:t xml:space="preserve"> </w:t>
        </w:r>
      </w:ins>
      <w:bookmarkStart w:id="227" w:name="styler-package"/>
      <w:bookmarkEnd w:id="227"/>
      <w:ins w:id="191" w:author="PR Preview" w:date="2024-01-01T00:00:00Z">
        <w:r>
          <w:t xml:space="preserve"> </w:t>
        </w:r>
      </w:ins>
      <w:bookmarkStart w:id="228" w:name="lintr-package"/>
      <w:bookmarkEnd w:id="228"/>
      <w:ins w:id="191" w:author="PR Preview" w:date="2024-01-01T00:00:00Z">
        <w:r>
          <w:t xml:space="preserve"> </w:t>
        </w:r>
      </w:ins>
      <w:bookmarkStart w:id="229" w:name="jarl-fast-rust-powered-linter"/>
      <w:bookmarkEnd w:id="229"/>
      <w:ins w:id="191" w:author="PR Preview" w:date="2024-01-01T00:00:00Z">
        <w:r>
          <w:t xml:space="preserve"> </w:t>
        </w:r>
      </w:ins>
      <w:bookmarkStart w:id="230" w:name="function-headers"/>
      <w:bookmarkEnd w:id="230"/>
      <w:ins w:id="191" w:author="PR Preview" w:date="2024-01-01T00:00:00Z">
        <w:r>
          <w:t xml:space="preserve"> </w:t>
        </w:r>
      </w:ins>
      <w:bookmarkStart w:id="231" w:name="using-...-dots-and-inheritdotparams"/>
      <w:bookmarkEnd w:id="231"/>
      <w:ins w:id="191" w:author="PR Preview" w:date="2024-01-01T00:00:00Z">
        <w:r>
          <w:t xml:space="preserve"> </w:t>
        </w:r>
      </w:ins>
      <w:bookmarkStart w:id="232" w:name="Xb061274386e3abd6de6716700a715b4a6eea4ca"/>
      <w:bookmarkEnd w:id="232"/>
      <w:ins w:id="191" w:author="PR Preview" w:date="2024-01-01T00:00:00Z">
        <w:r>
          <w:t xml:space="preserve"> </w:t>
        </w:r>
      </w:ins>
      <w:bookmarkStart w:id="233" w:name="script-headers"/>
      <w:bookmarkEnd w:id="233"/>
      <w:ins w:id="191" w:author="PR Preview" w:date="2024-01-01T00:00:00Z">
        <w:r>
          <w:t xml:space="preserve"> </w:t>
        </w:r>
      </w:ins>
      <w:bookmarkStart w:id="234" w:name="sections-and-subsections"/>
      <w:bookmarkEnd w:id="234"/>
      <w:ins w:id="191" w:author="PR Preview" w:date="2024-01-01T00:00:00Z">
        <w:r>
          <w:t xml:space="preserve"> </w:t>
        </w:r>
      </w:ins>
      <w:bookmarkStart w:id="235" w:name="code-folding"/>
      <w:bookmarkEnd w:id="235"/>
      <w:ins w:id="191" w:author="PR Preview" w:date="2024-01-01T00:00:00Z">
        <w:r>
          <w:t xml:space="preserve"> </w:t>
        </w:r>
      </w:ins>
      <w:bookmarkStart w:id="236" w:name="comments-in-the-body-of-your-code"/>
      <w:bookmarkEnd w:id="236"/>
      <w:ins w:id="191" w:author="PR Preview" w:date="2024-01-01T00:00:00Z">
        <w:r>
          <w:t xml:space="preserve"> </w:t>
        </w:r>
      </w:ins>
      <w:bookmarkStart w:id="237" w:name="object-naming"/>
      <w:bookmarkEnd w:id="237"/>
      <w:ins w:id="191" w:author="PR Preview" w:date="2024-01-01T00:00:00Z">
        <w:r>
          <w:t xml:space="preserve"> </w:t>
        </w:r>
      </w:ins>
      <w:bookmarkStart w:id="238" w:name="function-calls"/>
      <w:bookmarkEnd w:id="238"/>
      <w:ins w:id="191" w:author="PR Preview" w:date="2024-01-01T00:00:00Z">
        <w:r>
          <w:t xml:space="preserve"> </w:t>
        </w:r>
      </w:ins>
      <w:bookmarkStart w:id="239" w:name="when-to-decompose-a-function"/>
      <w:bookmarkEnd w:id="239"/>
      <w:ins w:id="191" w:author="PR Preview" w:date="2024-01-01T00:00:00Z">
        <w:r>
          <w:t xml:space="preserve"> </w:t>
        </w:r>
      </w:ins>
      <w:bookmarkStart w:id="240" w:name="how-to-decompose-in-practice"/>
      <w:bookmarkEnd w:id="240"/>
      <w:ins w:id="191" w:author="PR Preview" w:date="2024-01-01T00:00:00Z">
        <w:r>
          <w:t xml:space="preserve"> </w:t>
        </w:r>
      </w:ins>
      <w:bookmarkStart w:id="241" w:name="examples-borrowed-from-lab-package-prs"/>
      <w:bookmarkEnd w:id="241"/>
      <w:ins w:id="191" w:author="PR Preview" w:date="2024-01-01T00:00:00Z">
        <w:r>
          <w:t xml:space="preserve"> </w:t>
        </w:r>
      </w:ins>
      <w:bookmarkStart w:id="242" w:name="related-references"/>
      <w:bookmarkEnd w:id="242"/>
      <w:ins w:id="191" w:author="PR Preview" w:date="2024-01-01T00:00:00Z">
        <w:r>
          <w:t xml:space="preserve"> </w:t>
        </w:r>
      </w:ins>
      <w:bookmarkStart w:id="243" w:name="r-packages"/>
      <w:bookmarkEnd w:id="243"/>
      <w:ins w:id="191" w:author="PR Preview" w:date="2024-01-01T00:00:00Z">
        <w:r>
          <w:t xml:space="preserve"> </w:t>
        </w:r>
      </w:ins>
      <w:bookmarkStart w:id="244" w:name="why"/>
      <w:bookmarkEnd w:id="244"/>
      <w:ins w:id="191" w:author="PR Preview" w:date="2024-01-01T00:00:00Z">
        <w:r>
          <w:t xml:space="preserve"> </w:t>
        </w:r>
      </w:ins>
      <w:bookmarkStart w:id="245" w:name="X82cb167292354e6d55f501d979db1106686a1af"/>
      <w:bookmarkEnd w:id="245"/>
      <w:ins w:id="191" w:author="PR Preview" w:date="2024-01-01T00:00:00Z">
        <w:r>
          <w:t xml:space="preserve"> </w:t>
        </w:r>
      </w:ins>
      <w:bookmarkStart w:id="246" w:name="relationship-to-function-decomposition"/>
      <w:bookmarkEnd w:id="246"/>
      <w:ins w:id="191" w:author="PR Preview" w:date="2024-01-01T00:00:00Z">
        <w:r>
          <w:t xml:space="preserve"> </w:t>
        </w:r>
      </w:ins>
      <w:bookmarkStart w:id="247" w:name="readingsaving-data"/>
      <w:bookmarkEnd w:id="247"/>
      <w:ins w:id="191" w:author="PR Preview" w:date="2024-01-01T00:00:00Z">
        <w:r>
          <w:t xml:space="preserve"> </w:t>
        </w:r>
      </w:ins>
      <w:bookmarkStart w:id="248" w:name="rds-vs-.rdata-files"/>
      <w:bookmarkEnd w:id="248"/>
      <w:ins w:id="191" w:author="PR Preview" w:date="2024-01-01T00:00:00Z">
        <w:r>
          <w:t xml:space="preserve"> </w:t>
        </w:r>
      </w:ins>
      <w:bookmarkStart w:id="249" w:name="csvs"/>
      <w:bookmarkEnd w:id="249"/>
      <w:ins w:id="191" w:author="PR Preview" w:date="2024-01-01T00:00:00Z">
        <w:r>
          <w:t xml:space="preserve"> </w:t>
        </w:r>
      </w:ins>
      <w:bookmarkStart w:id="250" w:name="integrating-box-and-dropbox"/>
      <w:bookmarkEnd w:id="250"/>
      <w:ins w:id="191" w:author="PR Preview" w:date="2024-01-01T00:00:00Z">
        <w:r>
          <w:t xml:space="preserve"> </w:t>
        </w:r>
      </w:ins>
      <w:bookmarkStart w:id="251" w:name="box"/>
      <w:bookmarkEnd w:id="251"/>
      <w:ins w:id="191" w:author="PR Preview" w:date="2024-01-01T00:00:00Z">
        <w:r>
          <w:t xml:space="preserve"> </w:t>
        </w:r>
      </w:ins>
      <w:bookmarkStart w:id="252" w:name="dropbox"/>
      <w:bookmarkEnd w:id="252"/>
      <w:ins w:id="191" w:author="PR Preview" w:date="2024-01-01T00:00:00Z">
        <w:r>
          <w:t xml:space="preserve"> </w:t>
        </w:r>
      </w:ins>
      <w:bookmarkStart w:id="253" w:name="package-development"/>
      <w:bookmarkEnd w:id="253"/>
      <w:ins w:id="191" w:author="PR Preview" w:date="2024-01-01T00:00:00Z">
        <w:r>
          <w:t xml:space="preserve"> </w:t>
        </w:r>
      </w:ins>
      <w:bookmarkStart w:id="254" w:name="testing-and-quality"/>
      <w:bookmarkEnd w:id="254"/>
      <w:ins w:id="191" w:author="PR Preview" w:date="2024-01-01T00:00:00Z">
        <w:r>
          <w:t xml:space="preserve"> </w:t>
        </w:r>
      </w:ins>
      <w:bookmarkStart w:id="255" w:name="core-language-and-infrastructure"/>
      <w:bookmarkEnd w:id="255"/>
      <w:ins w:id="191" w:author="PR Preview" w:date="2024-01-01T00:00:00Z">
        <w:r>
          <w:t xml:space="preserve"> </w:t>
        </w:r>
      </w:ins>
      <w:bookmarkStart w:id="256" w:name="system-and-process"/>
      <w:bookmarkEnd w:id="256"/>
      <w:ins w:id="191" w:author="PR Preview" w:date="2024-01-01T00:00:00Z">
        <w:r>
          <w:t xml:space="preserve"> </w:t>
        </w:r>
      </w:ins>
      <w:bookmarkStart w:id="257" w:name="http-and-web"/>
      <w:bookmarkEnd w:id="257"/>
      <w:ins w:id="191" w:author="PR Preview" w:date="2024-01-01T00:00:00Z">
        <w:r>
          <w:t xml:space="preserve"> </w:t>
        </w:r>
      </w:ins>
      <w:bookmarkStart w:id="258" w:name="utilities"/>
      <w:bookmarkEnd w:id="258"/>
      <w:ins w:id="191" w:author="PR Preview" w:date="2024-01-01T00:00:00Z">
        <w:r>
          <w:t xml:space="preserve"> </w:t>
        </w:r>
      </w:ins>
      <w:bookmarkStart w:id="259" w:name="github-actions"/>
      <w:bookmarkEnd w:id="259"/>
      <w:ins w:id="191" w:author="PR Preview" w:date="2024-01-01T00:00:00Z">
        <w:r>
          <w:t xml:space="preserve"> </w:t>
        </w:r>
      </w:ins>
      <w:bookmarkStart w:id="260" w:name="core-tidyverse-packages"/>
      <w:bookmarkEnd w:id="260"/>
      <w:ins w:id="191" w:author="PR Preview" w:date="2024-01-01T00:00:00Z">
        <w:r>
          <w:t xml:space="preserve"> </w:t>
        </w:r>
      </w:ins>
      <w:bookmarkStart w:id="261" w:name="when-to-use-dplyr-vs-tidyr"/>
      <w:bookmarkEnd w:id="261"/>
      <w:ins w:id="191" w:author="PR Preview" w:date="2024-01-01T00:00:00Z">
        <w:r>
          <w:t xml:space="preserve"> </w:t>
        </w:r>
      </w:ins>
      <w:bookmarkStart w:id="262" w:name="base-r-to-tidyverse-translation"/>
      <w:bookmarkEnd w:id="262"/>
      <w:ins w:id="191" w:author="PR Preview" w:date="2024-01-01T00:00:00Z">
        <w:r>
          <w:t xml:space="preserve"> </w:t>
        </w:r>
      </w:ins>
      <w:bookmarkStart w:id="263" w:name="programming-with-tidyverse"/>
      <w:bookmarkEnd w:id="263"/>
      <w:ins w:id="191" w:author="PR Preview" w:date="2024-01-01T00:00:00Z">
        <w:r>
          <w:t xml:space="preserve"> </w:t>
        </w:r>
      </w:ins>
      <w:bookmarkStart w:id="264" w:name="coding-with-r-and-python"/>
      <w:bookmarkEnd w:id="264"/>
      <w:ins w:id="191" w:author="PR Preview" w:date="2024-01-01T00:00:00Z">
        <w:r>
          <w:t xml:space="preserve"> </w:t>
        </w:r>
      </w:ins>
      <w:bookmarkStart w:id="265" w:name="X4707fc3d29ccc8f46e4e422d4c06c560a63a17f"/>
      <w:bookmarkEnd w:id="265"/>
      <w:ins w:id="191" w:author="PR Preview" w:date="2024-01-01T00:00:00Z">
        <w:r>
          <w:t xml:space="preserve"> </w:t>
        </w:r>
      </w:ins>
      <w:bookmarkStart w:id="266" w:name="lapply-and-sapply-1"/>
      <w:bookmarkEnd w:id="266"/>
      <w:ins w:id="191" w:author="PR Preview" w:date="2024-01-01T00:00:00Z">
        <w:r>
          <w:t xml:space="preserve"> </w:t>
        </w:r>
      </w:ins>
      <w:bookmarkStart w:id="267" w:name="mapply-and-pmap"/>
      <w:bookmarkEnd w:id="267"/>
      <w:ins w:id="191" w:author="PR Preview" w:date="2024-01-01T00:00:00Z">
        <w:r>
          <w:t xml:space="preserve"> </w:t>
        </w:r>
      </w:ins>
      <w:bookmarkStart w:id="268" w:name="Xf551672fa8f1190aa44df63554b00ab4edf5974"/>
      <w:bookmarkEnd w:id="268"/>
      <w:ins w:id="191" w:author="PR Preview" w:date="2024-01-01T00:00:00Z">
        <w:r>
          <w:t xml:space="preserve"> </w:t>
        </w:r>
      </w:ins>
      <w:bookmarkStart w:id="269" w:name="parlapply"/>
      <w:bookmarkEnd w:id="269"/>
      <w:ins w:id="191" w:author="PR Preview" w:date="2024-01-01T00:00:00Z">
        <w:r>
          <w:t xml:space="preserve"> </w:t>
        </w:r>
      </w:ins>
      <w:bookmarkStart w:id="270" w:name="future.lapply"/>
      <w:bookmarkEnd w:id="270"/>
      <w:ins w:id="191" w:author="PR Preview" w:date="2024-01-01T00:00:00Z">
        <w:r>
          <w:t xml:space="preserve"> </w:t>
        </w:r>
      </w:ins>
      <w:bookmarkStart w:id="271" w:name="r-package-development"/>
      <w:bookmarkEnd w:id="271"/>
      <w:ins w:id="191" w:author="PR Preview" w:date="2024-01-01T00:00:00Z">
        <w:r>
          <w:t xml:space="preserve"> </w:t>
        </w:r>
      </w:ins>
      <w:bookmarkStart w:id="272" w:name="general-r-programming"/>
      <w:bookmarkEnd w:id="272"/>
      <w:ins w:id="191" w:author="PR Preview" w:date="2024-01-01T00:00:00Z">
        <w:r>
          <w:t xml:space="preserve"> </w:t>
        </w:r>
      </w:ins>
      <w:bookmarkStart w:id="273" w:name="shiny-development"/>
      <w:bookmarkEnd w:id="273"/>
      <w:ins w:id="191" w:author="PR Preview" w:date="2024-01-01T00:00:00Z">
        <w:r>
          <w:t xml:space="preserve"> </w:t>
        </w:r>
      </w:ins>
      <w:bookmarkStart w:id="274" w:name="git-and-version-control"/>
      <w:bookmarkEnd w:id="274"/>
    </w:p>
    <w:p>
      <w:pPr>
        <w:pStyle w:val="BodyText"/>
      </w:pPr>
      <w:ins w:id="192" w:author="PR Preview" w:date="2024-01-01T00:00:00Z">
        <w:r>
          <w:t xml:space="preserve">That page covers:</w:t>
        </w:r>
      </w:ins>
    </w:p>
    <w:p>
      <w:pPr>
        <w:pStyle w:val="Compact"/>
        <w:numPr>
          <w:ilvl w:val="0"/>
          <w:numId w:val="1027"/>
        </w:numPr>
      </w:pPr>
      <w:hyperlink r:id="rId275">
        <w:r>
          <w:rPr>
            <w:rStyle w:val="Hyperlink"/>
          </w:rPr>
          <w:t xml:space="preserve">Lab Protocols for Code and Data</w:t>
        </w:r>
      </w:hyperlink>
    </w:p>
    <w:p>
      <w:pPr>
        <w:pStyle w:val="Compact"/>
        <w:numPr>
          <w:ilvl w:val="0"/>
          <w:numId w:val="1027"/>
        </w:numPr>
      </w:pPr>
      <w:hyperlink r:id="rId276">
        <w:r>
          <w:rPr>
            <w:rStyle w:val="Hyperlink"/>
          </w:rPr>
          <w:t xml:space="preserve">The Tool-Building Mindset</w:t>
        </w:r>
      </w:hyperlink>
    </w:p>
    <w:p>
      <w:pPr>
        <w:pStyle w:val="Compact"/>
        <w:numPr>
          <w:ilvl w:val="0"/>
          <w:numId w:val="1027"/>
        </w:numPr>
      </w:pPr>
      <w:hyperlink r:id="rId277">
        <w:r>
          <w:rPr>
            <w:rStyle w:val="Hyperlink"/>
          </w:rPr>
          <w:t xml:space="preserve">Essential R Package Development Tools</w:t>
        </w:r>
      </w:hyperlink>
    </w:p>
    <w:p>
      <w:pPr>
        <w:pStyle w:val="Compact"/>
        <w:numPr>
          <w:ilvl w:val="0"/>
          <w:numId w:val="1027"/>
        </w:numPr>
      </w:pPr>
      <w:hyperlink r:id="rId278">
        <w:r>
          <w:rPr>
            <w:rStyle w:val="Hyperlink"/>
          </w:rPr>
          <w:t xml:space="preserve">Complete Package Development Workflow</w:t>
        </w:r>
      </w:hyperlink>
    </w:p>
    <w:p>
      <w:pPr>
        <w:pStyle w:val="Compact"/>
        <w:numPr>
          <w:ilvl w:val="0"/>
          <w:numId w:val="1027"/>
        </w:numPr>
      </w:pPr>
      <w:hyperlink r:id="rId279">
        <w:r>
          <w:rPr>
            <w:rStyle w:val="Hyperlink"/>
          </w:rPr>
          <w:t xml:space="preserve">Organizing scripts</w:t>
        </w:r>
      </w:hyperlink>
    </w:p>
    <w:p>
      <w:pPr>
        <w:pStyle w:val="Compact"/>
        <w:numPr>
          <w:ilvl w:val="0"/>
          <w:numId w:val="1027"/>
        </w:numPr>
      </w:pPr>
      <w:hyperlink r:id="rId280">
        <w:r>
          <w:rPr>
            <w:rStyle w:val="Hyperlink"/>
          </w:rPr>
          <w:t xml:space="preserve">Testing Requirements</w:t>
        </w:r>
      </w:hyperlink>
    </w:p>
    <w:p>
      <w:pPr>
        <w:pStyle w:val="Compact"/>
        <w:numPr>
          <w:ilvl w:val="0"/>
          <w:numId w:val="1027"/>
        </w:numPr>
      </w:pPr>
      <w:hyperlink r:id="rId281">
        <w:r>
          <w:rPr>
            <w:rStyle w:val="Hyperlink"/>
          </w:rPr>
          <w:t xml:space="preserve">Test-Driven Development</w:t>
        </w:r>
      </w:hyperlink>
    </w:p>
    <w:p>
      <w:pPr>
        <w:pStyle w:val="Compact"/>
        <w:numPr>
          <w:ilvl w:val="0"/>
          <w:numId w:val="1027"/>
        </w:numPr>
      </w:pPr>
      <w:hyperlink r:id="rId282">
        <w:r>
          <w:rPr>
            <w:rStyle w:val="Hyperlink"/>
          </w:rPr>
          <w:t xml:space="preserve">Benchmarking</w:t>
        </w:r>
      </w:hyperlink>
    </w:p>
    <w:p>
      <w:pPr>
        <w:pStyle w:val="Compact"/>
        <w:numPr>
          <w:ilvl w:val="0"/>
          <w:numId w:val="1027"/>
        </w:numPr>
      </w:pPr>
      <w:hyperlink r:id="rId283">
        <w:r>
          <w:rPr>
            <w:rStyle w:val="Hyperlink"/>
          </w:rPr>
          <w:t xml:space="preserve">Iterative Operations</w:t>
        </w:r>
      </w:hyperlink>
    </w:p>
    <w:p>
      <w:pPr>
        <w:pStyle w:val="Compact"/>
        <w:numPr>
          <w:ilvl w:val="0"/>
          <w:numId w:val="1027"/>
        </w:numPr>
      </w:pPr>
      <w:hyperlink r:id="rId284">
        <w:r>
          <w:rPr>
            <w:rStyle w:val="Hyperlink"/>
          </w:rPr>
          <w:t xml:space="preserve">Reading and Saving Data</w:t>
        </w:r>
      </w:hyperlink>
    </w:p>
    <w:p>
      <w:pPr>
        <w:pStyle w:val="Compact"/>
        <w:numPr>
          <w:ilvl w:val="0"/>
          <w:numId w:val="1027"/>
        </w:numPr>
      </w:pPr>
      <w:hyperlink r:id="rId285">
        <w:r>
          <w:rPr>
            <w:rStyle w:val="Hyperlink"/>
          </w:rPr>
          <w:t xml:space="preserve">Version Control and Collaboration</w:t>
        </w:r>
      </w:hyperlink>
    </w:p>
    <w:p>
      <w:pPr>
        <w:pStyle w:val="Compact"/>
        <w:numPr>
          <w:ilvl w:val="0"/>
          <w:numId w:val="1027"/>
        </w:numPr>
      </w:pPr>
      <w:hyperlink r:id="rId286">
        <w:r>
          <w:rPr>
            <w:rStyle w:val="Hyperlink"/>
          </w:rPr>
          <w:t xml:space="preserve">Quality Assurance Checklist</w:t>
        </w:r>
      </w:hyperlink>
    </w:p>
    <w:p>
      <w:pPr>
        <w:pStyle w:val="Compact"/>
        <w:numPr>
          <w:ilvl w:val="0"/>
          <w:numId w:val="1027"/>
        </w:numPr>
      </w:pPr>
      <w:hyperlink r:id="rId287">
        <w:r>
          <w:rPr>
            <w:rStyle w:val="Hyperlink"/>
          </w:rPr>
          <w:t xml:space="preserve">Automated Code Styling</w:t>
        </w:r>
      </w:hyperlink>
    </w:p>
    <w:p>
      <w:pPr>
        <w:pStyle w:val="Compact"/>
        <w:numPr>
          <w:ilvl w:val="0"/>
          <w:numId w:val="1027"/>
        </w:numPr>
      </w:pPr>
      <w:hyperlink r:id="rId288">
        <w:r>
          <w:rPr>
            <w:rStyle w:val="Hyperlink"/>
          </w:rPr>
          <w:t xml:space="preserve">Documenting your code</w:t>
        </w:r>
      </w:hyperlink>
    </w:p>
    <w:p>
      <w:pPr>
        <w:pStyle w:val="Compact"/>
        <w:numPr>
          <w:ilvl w:val="0"/>
          <w:numId w:val="1027"/>
        </w:numPr>
      </w:pPr>
      <w:hyperlink r:id="rId289">
        <w:r>
          <w:rPr>
            <w:rStyle w:val="Hyperlink"/>
          </w:rPr>
          <w:t xml:space="preserve">Design Documentation with ADRs</w:t>
        </w:r>
      </w:hyperlink>
    </w:p>
    <w:p>
      <w:pPr>
        <w:pStyle w:val="Compact"/>
        <w:numPr>
          <w:ilvl w:val="0"/>
          <w:numId w:val="1027"/>
        </w:numPr>
      </w:pPr>
      <w:hyperlink r:id="rId290">
        <w:r>
          <w:rPr>
            <w:rStyle w:val="Hyperlink"/>
          </w:rPr>
          <w:t xml:space="preserve">Object naming</w:t>
        </w:r>
      </w:hyperlink>
    </w:p>
    <w:p>
      <w:pPr>
        <w:pStyle w:val="Compact"/>
        <w:numPr>
          <w:ilvl w:val="0"/>
          <w:numId w:val="1027"/>
        </w:numPr>
      </w:pPr>
      <w:hyperlink r:id="rId291">
        <w:r>
          <w:rPr>
            <w:rStyle w:val="Hyperlink"/>
          </w:rPr>
          <w:t xml:space="preserve">Function calls</w:t>
        </w:r>
      </w:hyperlink>
    </w:p>
    <w:p>
      <w:pPr>
        <w:pStyle w:val="Compact"/>
        <w:numPr>
          <w:ilvl w:val="0"/>
          <w:numId w:val="1027"/>
        </w:numPr>
      </w:pPr>
      <w:hyperlink r:id="rId292">
        <w:r>
          <w:rPr>
            <w:rStyle w:val="Hyperlink"/>
          </w:rPr>
          <w:t xml:space="preserve">Function decomposition</w:t>
        </w:r>
      </w:hyperlink>
    </w:p>
    <w:p>
      <w:pPr>
        <w:pStyle w:val="Compact"/>
        <w:numPr>
          <w:ilvl w:val="0"/>
          <w:numId w:val="1027"/>
        </w:numPr>
      </w:pPr>
      <w:hyperlink r:id="rId293">
        <w:r>
          <w:rPr>
            <w:rStyle w:val="Hyperlink"/>
          </w:rPr>
          <w:t xml:space="preserve">One function per file</w:t>
        </w:r>
      </w:hyperlink>
    </w:p>
    <w:p>
      <w:pPr>
        <w:pStyle w:val="Compact"/>
        <w:numPr>
          <w:ilvl w:val="0"/>
          <w:numId w:val="1027"/>
        </w:numPr>
      </w:pPr>
      <w:hyperlink r:id="rId294">
        <w:r>
          <w:rPr>
            <w:rStyle w:val="Hyperlink"/>
          </w:rPr>
          <w:t xml:space="preserve">Function length limits</w:t>
        </w:r>
      </w:hyperlink>
    </w:p>
    <w:p>
      <w:pPr>
        <w:pStyle w:val="Compact"/>
        <w:numPr>
          <w:ilvl w:val="0"/>
          <w:numId w:val="1027"/>
        </w:numPr>
      </w:pPr>
      <w:hyperlink r:id="rId295">
        <w:r>
          <w:rPr>
            <w:rStyle w:val="Hyperlink"/>
          </w:rPr>
          <w:t xml:space="preserve">Keep It Short and Simple (KISS)</w:t>
        </w:r>
      </w:hyperlink>
    </w:p>
    <w:p>
      <w:pPr>
        <w:pStyle w:val="Compact"/>
        <w:numPr>
          <w:ilvl w:val="0"/>
          <w:numId w:val="1027"/>
        </w:numPr>
      </w:pPr>
      <w:hyperlink r:id="rId296">
        <w:r>
          <w:rPr>
            <w:rStyle w:val="Hyperlink"/>
          </w:rPr>
          <w:t xml:space="preserve">Decomposing Code Chunks in Quarto Documents</w:t>
        </w:r>
      </w:hyperlink>
    </w:p>
    <w:p>
      <w:pPr>
        <w:pStyle w:val="Compact"/>
        <w:numPr>
          <w:ilvl w:val="0"/>
          <w:numId w:val="1027"/>
        </w:numPr>
      </w:pPr>
      <w:hyperlink r:id="rId297">
        <w:r>
          <w:rPr>
            <w:rStyle w:val="Hyperlink"/>
          </w:rPr>
          <w:t xml:space="preserve">The here package</w:t>
        </w:r>
      </w:hyperlink>
    </w:p>
    <w:p>
      <w:pPr>
        <w:pStyle w:val="Compact"/>
        <w:numPr>
          <w:ilvl w:val="0"/>
          <w:numId w:val="1027"/>
        </w:numPr>
      </w:pPr>
      <w:hyperlink r:id="rId298">
        <w:r>
          <w:rPr>
            <w:rStyle w:val="Hyperlink"/>
          </w:rPr>
          <w:t xml:space="preserve">Reading/Saving Data</w:t>
        </w:r>
      </w:hyperlink>
    </w:p>
    <w:p>
      <w:pPr>
        <w:pStyle w:val="Compact"/>
        <w:numPr>
          <w:ilvl w:val="0"/>
          <w:numId w:val="1027"/>
        </w:numPr>
      </w:pPr>
      <w:hyperlink r:id="rId299">
        <w:r>
          <w:rPr>
            <w:rStyle w:val="Hyperlink"/>
          </w:rPr>
          <w:t xml:space="preserve">Integrating Box and Dropbox</w:t>
        </w:r>
      </w:hyperlink>
    </w:p>
    <w:p>
      <w:pPr>
        <w:pStyle w:val="Compact"/>
        <w:numPr>
          <w:ilvl w:val="0"/>
          <w:numId w:val="1027"/>
        </w:numPr>
      </w:pPr>
      <w:hyperlink r:id="rId300">
        <w:r>
          <w:rPr>
            <w:rStyle w:val="Hyperlink"/>
          </w:rPr>
          <w:t xml:space="preserve">r-lib Packages</w:t>
        </w:r>
      </w:hyperlink>
    </w:p>
    <w:p>
      <w:pPr>
        <w:pStyle w:val="Compact"/>
        <w:numPr>
          <w:ilvl w:val="0"/>
          <w:numId w:val="1027"/>
        </w:numPr>
      </w:pPr>
      <w:hyperlink r:id="rId301">
        <w:r>
          <w:rPr>
            <w:rStyle w:val="Hyperlink"/>
          </w:rPr>
          <w:t xml:space="preserve">Tidyverse</w:t>
        </w:r>
      </w:hyperlink>
    </w:p>
    <w:p>
      <w:pPr>
        <w:pStyle w:val="Compact"/>
        <w:numPr>
          <w:ilvl w:val="0"/>
          <w:numId w:val="1027"/>
        </w:numPr>
      </w:pPr>
      <w:hyperlink r:id="rId302">
        <w:r>
          <w:rPr>
            <w:rStyle w:val="Hyperlink"/>
          </w:rPr>
          <w:t xml:space="preserve">Coding with R and Python</w:t>
        </w:r>
      </w:hyperlink>
    </w:p>
    <w:p>
      <w:pPr>
        <w:pStyle w:val="Compact"/>
        <w:numPr>
          <w:ilvl w:val="0"/>
          <w:numId w:val="1027"/>
        </w:numPr>
      </w:pPr>
      <w:hyperlink r:id="rId303">
        <w:r>
          <w:rPr>
            <w:rStyle w:val="Hyperlink"/>
          </w:rPr>
          <w:t xml:space="preserve">Repeating analyses with different variations</w:t>
        </w:r>
      </w:hyperlink>
    </w:p>
    <w:p>
      <w:pPr>
        <w:pStyle w:val="Compact"/>
        <w:numPr>
          <w:ilvl w:val="0"/>
          <w:numId w:val="1027"/>
        </w:numPr>
      </w:pPr>
      <w:hyperlink r:id="rId304">
        <w:r>
          <w:rPr>
            <w:rStyle w:val="Hyperlink"/>
          </w:rPr>
          <w:t xml:space="preserve">Reviewing Code</w:t>
        </w:r>
      </w:hyperlink>
    </w:p>
    <w:p>
      <w:pPr>
        <w:pStyle w:val="Compact"/>
        <w:numPr>
          <w:ilvl w:val="0"/>
          <w:numId w:val="1027"/>
        </w:numPr>
      </w:pPr>
      <w:hyperlink r:id="rId305">
        <w:r>
          <w:rPr>
            <w:rStyle w:val="Hyperlink"/>
          </w:rPr>
          <w:t xml:space="preserve">Getting Help with Code</w:t>
        </w:r>
      </w:hyperlink>
    </w:p>
    <w:p>
      <w:pPr>
        <w:pStyle w:val="Compact"/>
        <w:numPr>
          <w:ilvl w:val="0"/>
          <w:numId w:val="1027"/>
        </w:numPr>
      </w:pPr>
      <w:hyperlink r:id="rId306">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7" name="Picture"/>
                  <a:graphic>
                    <a:graphicData uri="http://schemas.openxmlformats.org/drawingml/2006/picture">
                      <pic:pic>
                        <pic:nvPicPr>
                          <pic:cNvPr descr="/opt/quarto/share/formats/docx/note.png" id="308"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chapters/coding-practices.html#sec-foo</w:t>
            </w:r>
            <w:r>
              <w:t xml:space="preserve"> </w:t>
            </w:r>
            <w:r>
              <w:t xml:space="preserve">on the psc site.</w:t>
            </w:r>
          </w:p>
          <w:p/>
        </w:tc>
      </w:tr>
    </w:tbl>
    <w:p>
      <w:r>
        <w:br w:type="page"/>
      </w:r>
    </w:p>
    <w:bookmarkEnd w:id="309"/>
    <w:bookmarkStart w:id="385" w:name="sec-r-code-style"/>
    <w:p>
      <w:pPr>
        <w:pStyle w:val="Heading1"/>
      </w:pPr>
      <w:r>
        <w:t xml:space="preserve">7. R Code Style</w:t>
      </w:r>
    </w:p>
    <w:p>
      <w:pPr>
        <w:pStyle w:val="FirstParagraph"/>
      </w:pPr>
      <w:ins w:id="227" w:author="PR Preview" w:date="2024-01-01T00:00:00Z">
        <w:r>
          <w:t xml:space="preserve">This chapter has moved to</w:t>
        </w:r>
      </w:ins>
      <w:ins w:id="227" w:author="PR Preview" w:date="2024-01-01T00:00:00Z">
        <w:r>
          <w:t xml:space="preserve"> </w:t>
        </w:r>
      </w:ins>
      <w:hyperlink r:id="rId62">
        <w:r>
          <w:rPr>
            <w:rStyle w:val="Hyperlink"/>
            <w:i/>
            <w:iCs/>
          </w:rPr>
          <w:t xml:space="preserve">Principles of Scientific Computing</w:t>
        </w:r>
      </w:hyperlink>
      <w:ins w:id="227" w:author="PR Preview" w:date="2024-01-01T00:00:00Z">
        <w:r>
          <w:t xml:space="preserve">,</w:t>
        </w:r>
      </w:ins>
      <w:ins w:id="227" w:author="PR Preview" w:date="2024-01-01T00:00:00Z">
        <w:r>
          <w:t xml:space="preserve"> </w:t>
        </w:r>
      </w:ins>
      <w:ins w:id="227" w:author="PR Preview" w:date="2024-01-01T00:00:00Z">
        <w:r>
          <w:t xml:space="preserve">the Morrison Lab’s general-purpose guide to coding for research projects:</w:t>
        </w:r>
      </w:ins>
      <w:ins w:id="227" w:author="PR Preview" w:date="2024-01-01T00:00:00Z">
        <w:r>
          <w:t xml:space="preserve"> </w:t>
        </w:r>
      </w:ins>
      <w:hyperlink r:id="rId310">
        <w:r>
          <w:rPr>
            <w:rStyle w:val="Hyperlink"/>
            <w:b/>
            <w:bCs/>
          </w:rPr>
          <w:t xml:space="preserve">R Code Style</w:t>
        </w:r>
      </w:hyperlink>
      <w:ins w:id="227" w:author="PR Preview" w:date="2024-01-01T00:00:00Z">
        <w:r>
          <w:t xml:space="preserve"> </w:t>
        </w:r>
      </w:ins>
      <w:ins w:id="227" w:author="PR Preview" w:date="2024-01-01T00:00:00Z">
        <w:r>
          <w:t xml:space="preserve">(source:</w:t>
        </w:r>
      </w:ins>
      <w:ins w:id="227" w:author="PR Preview" w:date="2024-01-01T00:00:00Z">
        <w:r>
          <w:t xml:space="preserve"> </w:t>
        </w:r>
      </w:ins>
      <w:hyperlink r:id="rId64">
        <w:r>
          <w:rPr>
            <w:rStyle w:val="Hyperlink"/>
          </w:rPr>
          <w:t xml:space="preserve">https://github.com/Morrison-Lab/psc</w:t>
        </w:r>
      </w:hyperlink>
      <w:ins w:id="227" w:author="PR Preview" w:date="2024-01-01T00:00:00Z">
        <w:r>
          <w:t xml:space="preserve">).</w:t>
        </w:r>
      </w:ins>
    </w:p>
    <w:p>
      <w:pPr>
        <w:pStyle w:val="BodyText"/>
      </w:pPr>
      <w:bookmarkStart w:id="311" w:name="sec-assertions-input-validation"/>
      <w:bookmarkEnd w:id="311"/>
      <w:ins w:id="228" w:author="PR Preview" w:date="2024-01-01T00:00:00Z">
        <w:r>
          <w:t xml:space="preserve"> </w:t>
        </w:r>
      </w:ins>
      <w:bookmarkStart w:id="312" w:name="sec-avoid-hardcoding-external-data"/>
      <w:bookmarkEnd w:id="312"/>
      <w:ins w:id="228" w:author="PR Preview" w:date="2024-01-01T00:00:00Z">
        <w:r>
          <w:t xml:space="preserve"> </w:t>
        </w:r>
      </w:ins>
      <w:bookmarkStart w:id="313" w:name="sec-avoid-nesting"/>
      <w:bookmarkEnd w:id="313"/>
      <w:ins w:id="228" w:author="PR Preview" w:date="2024-01-01T00:00:00Z">
        <w:r>
          <w:t xml:space="preserve"> </w:t>
        </w:r>
      </w:ins>
      <w:bookmarkStart w:id="314" w:name="sec-clean-code"/>
      <w:bookmarkEnd w:id="314"/>
      <w:ins w:id="228" w:author="PR Preview" w:date="2024-01-01T00:00:00Z">
        <w:r>
          <w:t xml:space="preserve"> </w:t>
        </w:r>
      </w:ins>
      <w:bookmarkStart w:id="315" w:name="sec-cli-styling-progress-outcomes"/>
      <w:bookmarkEnd w:id="315"/>
      <w:ins w:id="228" w:author="PR Preview" w:date="2024-01-01T00:00:00Z">
        <w:r>
          <w:t xml:space="preserve"> </w:t>
        </w:r>
      </w:ins>
      <w:bookmarkStart w:id="316" w:name="sec-comments"/>
      <w:bookmarkEnd w:id="316"/>
      <w:ins w:id="228" w:author="PR Preview" w:date="2024-01-01T00:00:00Z">
        <w:r>
          <w:t xml:space="preserve"> </w:t>
        </w:r>
      </w:ins>
      <w:bookmarkStart w:id="317" w:name="sec-construct-inputs"/>
      <w:bookmarkEnd w:id="317"/>
      <w:ins w:id="228" w:author="PR Preview" w:date="2024-01-01T00:00:00Z">
        <w:r>
          <w:t xml:space="preserve"> </w:t>
        </w:r>
      </w:ins>
      <w:bookmarkStart w:id="318" w:name="sec-function-docs"/>
      <w:bookmarkEnd w:id="318"/>
      <w:ins w:id="228" w:author="PR Preview" w:date="2024-01-01T00:00:00Z">
        <w:r>
          <w:t xml:space="preserve"> </w:t>
        </w:r>
      </w:ins>
      <w:bookmarkStart w:id="319" w:name="sec-here-package-style"/>
      <w:bookmarkEnd w:id="319"/>
      <w:ins w:id="228" w:author="PR Preview" w:date="2024-01-01T00:00:00Z">
        <w:r>
          <w:t xml:space="preserve"> </w:t>
        </w:r>
      </w:ins>
      <w:bookmarkStart w:id="320" w:name="sec-here-subpath"/>
      <w:bookmarkEnd w:id="320"/>
      <w:ins w:id="228" w:author="PR Preview" w:date="2024-01-01T00:00:00Z">
        <w:r>
          <w:t xml:space="preserve"> </w:t>
        </w:r>
      </w:ins>
      <w:bookmarkStart w:id="321" w:name="sec-object-naming"/>
      <w:bookmarkEnd w:id="321"/>
      <w:ins w:id="228" w:author="PR Preview" w:date="2024-01-01T00:00:00Z">
        <w:r>
          <w:t xml:space="preserve"> </w:t>
        </w:r>
      </w:ins>
      <w:bookmarkStart w:id="322" w:name="sec-package-code-practices"/>
      <w:bookmarkEnd w:id="322"/>
      <w:ins w:id="228" w:author="PR Preview" w:date="2024-01-01T00:00:00Z">
        <w:r>
          <w:t xml:space="preserve"> </w:t>
        </w:r>
      </w:ins>
      <w:bookmarkStart w:id="323" w:name="sec-per-operation-grouping"/>
      <w:bookmarkEnd w:id="323"/>
      <w:ins w:id="228" w:author="PR Preview" w:date="2024-01-01T00:00:00Z">
        <w:r>
          <w:t xml:space="preserve"> </w:t>
        </w:r>
      </w:ins>
      <w:bookmarkStart w:id="324" w:name="sec-prefer-packaged-functions"/>
      <w:bookmarkEnd w:id="324"/>
      <w:ins w:id="228" w:author="PR Preview" w:date="2024-01-01T00:00:00Z">
        <w:r>
          <w:t xml:space="preserve"> </w:t>
        </w:r>
      </w:ins>
      <w:bookmarkStart w:id="325" w:name="sec-r-resources-style"/>
      <w:bookmarkEnd w:id="325"/>
      <w:ins w:id="228" w:author="PR Preview" w:date="2024-01-01T00:00:00Z">
        <w:r>
          <w:t xml:space="preserve"> </w:t>
        </w:r>
      </w:ins>
      <w:bookmarkStart w:id="326" w:name="sec-semantic-line-breaks"/>
      <w:bookmarkEnd w:id="326"/>
      <w:ins w:id="228" w:author="PR Preview" w:date="2024-01-01T00:00:00Z">
        <w:r>
          <w:t xml:space="preserve"> </w:t>
        </w:r>
      </w:ins>
      <w:bookmarkStart w:id="327" w:name="sec-style-auto-style"/>
      <w:bookmarkEnd w:id="327"/>
      <w:ins w:id="228" w:author="PR Preview" w:date="2024-01-01T00:00:00Z">
        <w:r>
          <w:t xml:space="preserve"> </w:t>
        </w:r>
      </w:ins>
      <w:bookmarkStart w:id="328" w:name="sec-tidyverse-replacements"/>
      <w:bookmarkEnd w:id="328"/>
      <w:ins w:id="228" w:author="PR Preview" w:date="2024-01-01T00:00:00Z">
        <w:r>
          <w:t xml:space="preserve"> </w:t>
        </w:r>
      </w:ins>
      <w:bookmarkStart w:id="329" w:name="general-principles"/>
      <w:bookmarkEnd w:id="329"/>
      <w:ins w:id="228" w:author="PR Preview" w:date="2024-01-01T00:00:00Z">
        <w:r>
          <w:t xml:space="preserve"> </w:t>
        </w:r>
      </w:ins>
      <w:bookmarkStart w:id="330" w:name="meaningful-names"/>
      <w:bookmarkEnd w:id="330"/>
      <w:ins w:id="228" w:author="PR Preview" w:date="2024-01-01T00:00:00Z">
        <w:r>
          <w:t xml:space="preserve"> </w:t>
        </w:r>
      </w:ins>
      <w:bookmarkStart w:id="331" w:name="functions"/>
      <w:bookmarkEnd w:id="331"/>
      <w:ins w:id="228" w:author="PR Preview" w:date="2024-01-01T00:00:00Z">
        <w:r>
          <w:t xml:space="preserve"> </w:t>
        </w:r>
      </w:ins>
      <w:bookmarkStart w:id="332" w:name="comments"/>
      <w:bookmarkEnd w:id="332"/>
      <w:ins w:id="228" w:author="PR Preview" w:date="2024-01-01T00:00:00Z">
        <w:r>
          <w:t xml:space="preserve"> </w:t>
        </w:r>
      </w:ins>
      <w:bookmarkStart w:id="333" w:name="the-boy-scout-rule"/>
      <w:bookmarkEnd w:id="333"/>
      <w:ins w:id="228" w:author="PR Preview" w:date="2024-01-01T00:00:00Z">
        <w:r>
          <w:t xml:space="preserve"> </w:t>
        </w:r>
      </w:ins>
      <w:bookmarkStart w:id="334" w:name="dont-repeat-yourself-dry"/>
      <w:bookmarkEnd w:id="334"/>
      <w:ins w:id="228" w:author="PR Preview" w:date="2024-01-01T00:00:00Z">
        <w:r>
          <w:t xml:space="preserve"> </w:t>
        </w:r>
      </w:ins>
      <w:bookmarkStart w:id="335" w:name="explicit-return-statements"/>
      <w:bookmarkEnd w:id="335"/>
      <w:ins w:id="228" w:author="PR Preview" w:date="2024-01-01T00:00:00Z">
        <w:r>
          <w:t xml:space="preserve"> </w:t>
        </w:r>
      </w:ins>
      <w:bookmarkStart w:id="336" w:name="base-r-stopifnot"/>
      <w:bookmarkEnd w:id="336"/>
      <w:ins w:id="228" w:author="PR Preview" w:date="2024-01-01T00:00:00Z">
        <w:r>
          <w:t xml:space="preserve"> </w:t>
        </w:r>
      </w:ins>
      <w:bookmarkStart w:id="337" w:name="X61299030cb8ff94ada56d4bdbd93b8d1b32c6e5"/>
      <w:bookmarkEnd w:id="337"/>
      <w:ins w:id="228" w:author="PR Preview" w:date="2024-01-01T00:00:00Z">
        <w:r>
          <w:t xml:space="preserve"> </w:t>
        </w:r>
      </w:ins>
      <w:bookmarkStart w:id="338" w:name="X457f54817b75c878d21e6b46cc6bdb759c8b265"/>
      <w:bookmarkEnd w:id="338"/>
      <w:ins w:id="228" w:author="PR Preview" w:date="2024-01-01T00:00:00Z">
        <w:r>
          <w:t xml:space="preserve"> </w:t>
        </w:r>
      </w:ins>
      <w:bookmarkStart w:id="339" w:name="decomposing-validation-into-helpers"/>
      <w:bookmarkEnd w:id="339"/>
      <w:ins w:id="228" w:author="PR Preview" w:date="2024-01-01T00:00:00Z">
        <w:r>
          <w:t xml:space="preserve"> </w:t>
        </w:r>
      </w:ins>
      <w:bookmarkStart w:id="340" w:name="note-on-assertthat"/>
      <w:bookmarkEnd w:id="340"/>
      <w:ins w:id="228" w:author="PR Preview" w:date="2024-01-01T00:00:00Z">
        <w:r>
          <w:t xml:space="preserve"> </w:t>
        </w:r>
      </w:ins>
      <w:bookmarkStart w:id="341" w:name="Xe498262ae6be61f401e18dbcc7cafd360e15ce1"/>
      <w:bookmarkEnd w:id="341"/>
      <w:ins w:id="228" w:author="PR Preview" w:date="2024-01-01T00:00:00Z">
        <w:r>
          <w:t xml:space="preserve"> </w:t>
        </w:r>
      </w:ins>
      <w:bookmarkStart w:id="342" w:name="lambdas-in-map-and-apply-family-calls"/>
      <w:bookmarkEnd w:id="342"/>
      <w:ins w:id="228" w:author="PR Preview" w:date="2024-01-01T00:00:00Z">
        <w:r>
          <w:t xml:space="preserve"> </w:t>
        </w:r>
      </w:ins>
      <w:bookmarkStart w:id="343" w:name="X6cd99ac23357f519341a53b23e138c646ea1c45"/>
      <w:bookmarkEnd w:id="343"/>
      <w:ins w:id="228" w:author="PR Preview" w:date="2024-01-01T00:00:00Z">
        <w:r>
          <w:t xml:space="preserve"> </w:t>
        </w:r>
      </w:ins>
      <w:bookmarkStart w:id="344" w:name="X45da8616c13d9849c5079b09e6f10b14b1e8a62"/>
      <w:bookmarkEnd w:id="344"/>
      <w:ins w:id="228" w:author="PR Preview" w:date="2024-01-01T00:00:00Z">
        <w:r>
          <w:t xml:space="preserve"> </w:t>
        </w:r>
      </w:ins>
      <w:bookmarkStart w:id="345" w:name="X72c8559fef7141ca39114dc26401b510adc0c7e"/>
      <w:bookmarkEnd w:id="345"/>
      <w:ins w:id="228" w:author="PR Preview" w:date="2024-01-01T00:00:00Z">
        <w:r>
          <w:t xml:space="preserve"> </w:t>
        </w:r>
      </w:ins>
      <w:bookmarkStart w:id="346" w:name="X4e174cb9149f2b2e14b36b2edf87964fcbfdad4"/>
      <w:bookmarkEnd w:id="346"/>
      <w:ins w:id="228" w:author="PR Preview" w:date="2024-01-01T00:00:00Z">
        <w:r>
          <w:t xml:space="preserve"> </w:t>
        </w:r>
      </w:ins>
      <w:bookmarkStart w:id="347" w:name="line-breaks-and-formatting"/>
      <w:bookmarkEnd w:id="347"/>
      <w:ins w:id="228" w:author="PR Preview" w:date="2024-01-01T00:00:00Z">
        <w:r>
          <w:t xml:space="preserve"> </w:t>
        </w:r>
      </w:ins>
      <w:bookmarkStart w:id="348" w:name="blank-lines-before-lists"/>
      <w:bookmarkEnd w:id="348"/>
      <w:ins w:id="228" w:author="PR Preview" w:date="2024-01-01T00:00:00Z">
        <w:r>
          <w:t xml:space="preserve"> </w:t>
        </w:r>
      </w:ins>
      <w:bookmarkStart w:id="349" w:name="line-breaks-in-code"/>
      <w:bookmarkEnd w:id="349"/>
      <w:ins w:id="228" w:author="PR Preview" w:date="2024-01-01T00:00:00Z">
        <w:r>
          <w:t xml:space="preserve"> </w:t>
        </w:r>
      </w:ins>
      <w:bookmarkStart w:id="350" w:name="markdown-and-quarto-formatting"/>
      <w:bookmarkEnd w:id="350"/>
      <w:ins w:id="228" w:author="PR Preview" w:date="2024-01-01T00:00:00Z">
        <w:r>
          <w:t xml:space="preserve"> </w:t>
        </w:r>
      </w:ins>
      <w:bookmarkStart w:id="351" w:name="writing-about-code-in-quarto-documents"/>
      <w:bookmarkEnd w:id="351"/>
      <w:ins w:id="228" w:author="PR Preview" w:date="2024-01-01T00:00:00Z">
        <w:r>
          <w:t xml:space="preserve"> </w:t>
        </w:r>
      </w:ins>
      <w:bookmarkStart w:id="352" w:name="messaging-and-user-communication"/>
      <w:bookmarkEnd w:id="352"/>
      <w:ins w:id="228" w:author="PR Preview" w:date="2024-01-01T00:00:00Z">
        <w:r>
          <w:t xml:space="preserve"> </w:t>
        </w:r>
      </w:ins>
      <w:bookmarkStart w:id="353" w:name="styling"/>
      <w:bookmarkEnd w:id="353"/>
      <w:ins w:id="228" w:author="PR Preview" w:date="2024-01-01T00:00:00Z">
        <w:r>
          <w:t xml:space="preserve"> </w:t>
        </w:r>
      </w:ins>
      <w:bookmarkStart w:id="354" w:name="rstudio-shortcuts"/>
      <w:bookmarkEnd w:id="354"/>
      <w:ins w:id="228" w:author="PR Preview" w:date="2024-01-01T00:00:00Z">
        <w:r>
          <w:t xml:space="preserve"> </w:t>
        </w:r>
      </w:ins>
      <w:bookmarkStart w:id="355" w:name="styler"/>
      <w:bookmarkEnd w:id="355"/>
      <w:ins w:id="228" w:author="PR Preview" w:date="2024-01-01T00:00:00Z">
        <w:r>
          <w:t xml:space="preserve"> </w:t>
        </w:r>
      </w:ins>
      <w:bookmarkStart w:id="356" w:name="lintr"/>
      <w:bookmarkEnd w:id="356"/>
      <w:ins w:id="228" w:author="PR Preview" w:date="2024-01-01T00:00:00Z">
        <w:r>
          <w:t xml:space="preserve"> </w:t>
        </w:r>
      </w:ins>
      <w:bookmarkStart w:id="357" w:name="using-lintr"/>
      <w:bookmarkEnd w:id="357"/>
      <w:ins w:id="228" w:author="PR Preview" w:date="2024-01-01T00:00:00Z">
        <w:r>
          <w:t xml:space="preserve"> </w:t>
        </w:r>
      </w:ins>
      <w:bookmarkStart w:id="358" w:name="our-labs-lintr-configuration"/>
      <w:bookmarkEnd w:id="358"/>
      <w:ins w:id="228" w:author="PR Preview" w:date="2024-01-01T00:00:00Z">
        <w:r>
          <w:t xml:space="preserve"> </w:t>
        </w:r>
      </w:ins>
      <w:bookmarkStart w:id="359" w:name="jarl"/>
      <w:bookmarkEnd w:id="359"/>
      <w:ins w:id="228" w:author="PR Preview" w:date="2024-01-01T00:00:00Z">
        <w:r>
          <w:t xml:space="preserve"> </w:t>
        </w:r>
      </w:ins>
      <w:bookmarkStart w:id="360" w:name="key-features"/>
      <w:bookmarkEnd w:id="360"/>
      <w:ins w:id="228" w:author="PR Preview" w:date="2024-01-01T00:00:00Z">
        <w:r>
          <w:t xml:space="preserve"> </w:t>
        </w:r>
      </w:ins>
      <w:bookmarkStart w:id="361" w:name="basic-usage"/>
      <w:bookmarkEnd w:id="361"/>
      <w:ins w:id="228" w:author="PR Preview" w:date="2024-01-01T00:00:00Z">
        <w:r>
          <w:t xml:space="preserve"> </w:t>
        </w:r>
      </w:ins>
      <w:bookmarkStart w:id="362" w:name="comparison-with-lintr"/>
      <w:bookmarkEnd w:id="362"/>
      <w:ins w:id="228" w:author="PR Preview" w:date="2024-01-01T00:00:00Z">
        <w:r>
          <w:t xml:space="preserve"> </w:t>
        </w:r>
      </w:ins>
      <w:bookmarkStart w:id="363" w:name="X20514c3690be0e3afe0e3453b36bf4daf01ce44"/>
      <w:bookmarkEnd w:id="363"/>
    </w:p>
    <w:p>
      <w:pPr>
        <w:pStyle w:val="BodyText"/>
      </w:pPr>
      <w:ins w:id="229" w:author="PR Preview" w:date="2024-01-01T00:00:00Z">
        <w:r>
          <w:t xml:space="preserve">That page covers:</w:t>
        </w:r>
      </w:ins>
    </w:p>
    <w:p>
      <w:pPr>
        <w:pStyle w:val="Compact"/>
        <w:numPr>
          <w:ilvl w:val="0"/>
          <w:numId w:val="1028"/>
        </w:numPr>
      </w:pPr>
      <w:hyperlink r:id="rId364">
        <w:r>
          <w:rPr>
            <w:rStyle w:val="Hyperlink"/>
          </w:rPr>
          <w:t xml:space="preserve">General Principles</w:t>
        </w:r>
      </w:hyperlink>
    </w:p>
    <w:p>
      <w:pPr>
        <w:pStyle w:val="Compact"/>
        <w:numPr>
          <w:ilvl w:val="0"/>
          <w:numId w:val="1028"/>
        </w:numPr>
      </w:pPr>
      <w:hyperlink r:id="rId365">
        <w:r>
          <w:rPr>
            <w:rStyle w:val="Hyperlink"/>
          </w:rPr>
          <w:t xml:space="preserve">Clean Code Principles</w:t>
        </w:r>
      </w:hyperlink>
    </w:p>
    <w:p>
      <w:pPr>
        <w:pStyle w:val="Compact"/>
        <w:numPr>
          <w:ilvl w:val="0"/>
          <w:numId w:val="1028"/>
        </w:numPr>
      </w:pPr>
      <w:hyperlink r:id="rId366">
        <w:r>
          <w:rPr>
            <w:rStyle w:val="Hyperlink"/>
          </w:rPr>
          <w:t xml:space="preserve">Function Structure and Documentation</w:t>
        </w:r>
      </w:hyperlink>
    </w:p>
    <w:p>
      <w:pPr>
        <w:pStyle w:val="Compact"/>
        <w:numPr>
          <w:ilvl w:val="0"/>
          <w:numId w:val="1028"/>
        </w:numPr>
      </w:pPr>
      <w:hyperlink r:id="rId367">
        <w:r>
          <w:rPr>
            <w:rStyle w:val="Hyperlink"/>
          </w:rPr>
          <w:t xml:space="preserve">Assertions and Input Validation</w:t>
        </w:r>
      </w:hyperlink>
    </w:p>
    <w:p>
      <w:pPr>
        <w:pStyle w:val="Compact"/>
        <w:numPr>
          <w:ilvl w:val="0"/>
          <w:numId w:val="1028"/>
        </w:numPr>
      </w:pPr>
      <w:hyperlink r:id="rId368">
        <w:r>
          <w:rPr>
            <w:rStyle w:val="Hyperlink"/>
          </w:rPr>
          <w:t xml:space="preserve">Avoiding Deep Nesting</w:t>
        </w:r>
      </w:hyperlink>
    </w:p>
    <w:p>
      <w:pPr>
        <w:pStyle w:val="Compact"/>
        <w:numPr>
          <w:ilvl w:val="0"/>
          <w:numId w:val="1028"/>
        </w:numPr>
      </w:pPr>
      <w:hyperlink r:id="rId369">
        <w:r>
          <w:rPr>
            <w:rStyle w:val="Hyperlink"/>
          </w:rPr>
          <w:t xml:space="preserve">Prefer Existing Packaged Functions</w:t>
        </w:r>
      </w:hyperlink>
    </w:p>
    <w:p>
      <w:pPr>
        <w:pStyle w:val="Compact"/>
        <w:numPr>
          <w:ilvl w:val="0"/>
          <w:numId w:val="1028"/>
        </w:numPr>
      </w:pPr>
      <w:hyperlink r:id="rId370">
        <w:r>
          <w:rPr>
            <w:rStyle w:val="Hyperlink"/>
          </w:rPr>
          <w:t xml:space="preserve">Prefer Per-Operation Grouping</w:t>
        </w:r>
      </w:hyperlink>
    </w:p>
    <w:p>
      <w:pPr>
        <w:pStyle w:val="Compact"/>
        <w:numPr>
          <w:ilvl w:val="0"/>
          <w:numId w:val="1028"/>
        </w:numPr>
      </w:pPr>
      <w:hyperlink r:id="rId371">
        <w:r>
          <w:rPr>
            <w:rStyle w:val="Hyperlink"/>
          </w:rPr>
          <w:t xml:space="preserve">Avoid Hard-Coding Data with an External Source of Truth</w:t>
        </w:r>
      </w:hyperlink>
    </w:p>
    <w:p>
      <w:pPr>
        <w:pStyle w:val="Compact"/>
        <w:numPr>
          <w:ilvl w:val="0"/>
          <w:numId w:val="1028"/>
        </w:numPr>
      </w:pPr>
      <w:hyperlink r:id="rId372">
        <w:r>
          <w:rPr>
            <w:rStyle w:val="Hyperlink"/>
          </w:rPr>
          <w:t xml:space="preserve">Construct Complex Inputs Before the Call</w:t>
        </w:r>
      </w:hyperlink>
    </w:p>
    <w:p>
      <w:pPr>
        <w:pStyle w:val="Compact"/>
        <w:numPr>
          <w:ilvl w:val="0"/>
          <w:numId w:val="1028"/>
        </w:numPr>
      </w:pPr>
      <w:hyperlink r:id="rId373">
        <w:r>
          <w:rPr>
            <w:rStyle w:val="Hyperlink"/>
          </w:rPr>
          <w:t xml:space="preserve">Comments</w:t>
        </w:r>
      </w:hyperlink>
    </w:p>
    <w:p>
      <w:pPr>
        <w:pStyle w:val="Compact"/>
        <w:numPr>
          <w:ilvl w:val="0"/>
          <w:numId w:val="1028"/>
        </w:numPr>
      </w:pPr>
      <w:hyperlink r:id="rId374">
        <w:r>
          <w:rPr>
            <w:rStyle w:val="Hyperlink"/>
          </w:rPr>
          <w:t xml:space="preserve">Line Breaks and Formatting</w:t>
        </w:r>
      </w:hyperlink>
    </w:p>
    <w:p>
      <w:pPr>
        <w:pStyle w:val="Compact"/>
        <w:numPr>
          <w:ilvl w:val="0"/>
          <w:numId w:val="1028"/>
        </w:numPr>
      </w:pPr>
      <w:hyperlink r:id="rId375">
        <w:r>
          <w:rPr>
            <w:rStyle w:val="Hyperlink"/>
          </w:rPr>
          <w:t xml:space="preserve">Markdown and Quarto Formatting</w:t>
        </w:r>
      </w:hyperlink>
    </w:p>
    <w:p>
      <w:pPr>
        <w:pStyle w:val="Compact"/>
        <w:numPr>
          <w:ilvl w:val="0"/>
          <w:numId w:val="1028"/>
        </w:numPr>
      </w:pPr>
      <w:hyperlink r:id="rId376">
        <w:r>
          <w:rPr>
            <w:rStyle w:val="Hyperlink"/>
          </w:rPr>
          <w:t xml:space="preserve">Messaging and User Communication</w:t>
        </w:r>
      </w:hyperlink>
    </w:p>
    <w:p>
      <w:pPr>
        <w:pStyle w:val="Compact"/>
        <w:numPr>
          <w:ilvl w:val="0"/>
          <w:numId w:val="1028"/>
        </w:numPr>
      </w:pPr>
      <w:hyperlink r:id="rId377">
        <w:r>
          <w:rPr>
            <w:rStyle w:val="Hyperlink"/>
          </w:rPr>
          <w:t xml:space="preserve">Package Code Practices</w:t>
        </w:r>
      </w:hyperlink>
    </w:p>
    <w:p>
      <w:pPr>
        <w:pStyle w:val="Compact"/>
        <w:numPr>
          <w:ilvl w:val="0"/>
          <w:numId w:val="1028"/>
        </w:numPr>
      </w:pPr>
      <w:hyperlink r:id="rId378">
        <w:r>
          <w:rPr>
            <w:rStyle w:val="Hyperlink"/>
          </w:rPr>
          <w:t xml:space="preserve">Tidyverse Replacements</w:t>
        </w:r>
      </w:hyperlink>
    </w:p>
    <w:p>
      <w:pPr>
        <w:pStyle w:val="Compact"/>
        <w:numPr>
          <w:ilvl w:val="0"/>
          <w:numId w:val="1028"/>
        </w:numPr>
      </w:pPr>
      <w:hyperlink r:id="rId379">
        <w:r>
          <w:rPr>
            <w:rStyle w:val="Hyperlink"/>
          </w:rPr>
          <w:t xml:space="preserve">The here Package</w:t>
        </w:r>
      </w:hyperlink>
    </w:p>
    <w:p>
      <w:pPr>
        <w:pStyle w:val="Compact"/>
        <w:numPr>
          <w:ilvl w:val="0"/>
          <w:numId w:val="1028"/>
        </w:numPr>
      </w:pPr>
      <w:hyperlink r:id="rId380">
        <w:r>
          <w:rPr>
            <w:rStyle w:val="Hyperlink"/>
          </w:rPr>
          <w:t xml:space="preserve">Object Naming</w:t>
        </w:r>
      </w:hyperlink>
    </w:p>
    <w:p>
      <w:pPr>
        <w:pStyle w:val="Compact"/>
        <w:numPr>
          <w:ilvl w:val="0"/>
          <w:numId w:val="1028"/>
        </w:numPr>
      </w:pPr>
      <w:hyperlink r:id="rId381">
        <w:r>
          <w:rPr>
            <w:rStyle w:val="Hyperlink"/>
          </w:rPr>
          <w:t xml:space="preserve">Automated Tools for Style and Project Workflow</w:t>
        </w:r>
      </w:hyperlink>
    </w:p>
    <w:p>
      <w:pPr>
        <w:pStyle w:val="Compact"/>
        <w:numPr>
          <w:ilvl w:val="0"/>
          <w:numId w:val="1028"/>
        </w:numPr>
      </w:pPr>
      <w:hyperlink r:id="rId382">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3" name="Picture"/>
                  <a:graphic>
                    <a:graphicData uri="http://schemas.openxmlformats.org/drawingml/2006/picture">
                      <pic:pic>
                        <pic:nvPicPr>
                          <pic:cNvPr descr="/opt/quarto/share/formats/docx/note.png" id="384"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chapters/coding-style.html#sec-foo</w:t>
            </w:r>
            <w:r>
              <w:t xml:space="preserve"> </w:t>
            </w:r>
            <w:r>
              <w:t xml:space="preserve">on the psc site.</w:t>
            </w:r>
          </w:p>
          <w:p/>
        </w:tc>
      </w:tr>
    </w:tbl>
    <w:p>
      <w:r>
        <w:br w:type="page"/>
      </w:r>
    </w:p>
    <w:bookmarkEnd w:id="385"/>
    <w:bookmarkStart w:id="393" w:name="big-data"/>
    <w:p>
      <w:pPr>
        <w:pStyle w:val="Heading1"/>
      </w:pPr>
      <w:r>
        <w:t xml:space="preserve">8. Big data</w:t>
      </w:r>
    </w:p>
    <w:p>
      <w:pPr>
        <w:pStyle w:val="FirstParagraph"/>
      </w:pPr>
      <w:ins w:id="251" w:author="PR Preview" w:date="2024-01-01T00:00:00Z">
        <w:r>
          <w:t xml:space="preserve">This chapter has moved to</w:t>
        </w:r>
      </w:ins>
      <w:ins w:id="251" w:author="PR Preview" w:date="2024-01-01T00:00:00Z">
        <w:r>
          <w:t xml:space="preserve"> </w:t>
        </w:r>
      </w:ins>
      <w:hyperlink r:id="rId62">
        <w:r>
          <w:rPr>
            <w:rStyle w:val="Hyperlink"/>
            <w:i/>
            <w:iCs/>
          </w:rPr>
          <w:t xml:space="preserve">Principles of Scientific Computing</w:t>
        </w:r>
      </w:hyperlink>
      <w:ins w:id="251" w:author="PR Preview" w:date="2024-01-01T00:00:00Z">
        <w:r>
          <w:t xml:space="preserve">,</w:t>
        </w:r>
      </w:ins>
      <w:ins w:id="251" w:author="PR Preview" w:date="2024-01-01T00:00:00Z">
        <w:r>
          <w:t xml:space="preserve"> </w:t>
        </w:r>
      </w:ins>
      <w:ins w:id="251" w:author="PR Preview" w:date="2024-01-01T00:00:00Z">
        <w:r>
          <w:t xml:space="preserve">the Morrison Lab’s general-purpose guide to coding for research projects:</w:t>
        </w:r>
      </w:ins>
      <w:ins w:id="251" w:author="PR Preview" w:date="2024-01-01T00:00:00Z">
        <w:r>
          <w:t xml:space="preserve"> </w:t>
        </w:r>
      </w:ins>
      <w:hyperlink r:id="rId386">
        <w:r>
          <w:rPr>
            <w:rStyle w:val="Hyperlink"/>
            <w:b/>
            <w:bCs/>
          </w:rPr>
          <w:t xml:space="preserve">Big data</w:t>
        </w:r>
      </w:hyperlink>
      <w:ins w:id="251" w:author="PR Preview" w:date="2024-01-01T00:00:00Z">
        <w:r>
          <w:t xml:space="preserve"> </w:t>
        </w:r>
      </w:ins>
      <w:ins w:id="251" w:author="PR Preview" w:date="2024-01-01T00:00:00Z">
        <w:r>
          <w:t xml:space="preserve">(source:</w:t>
        </w:r>
      </w:ins>
      <w:ins w:id="251" w:author="PR Preview" w:date="2024-01-01T00:00:00Z">
        <w:r>
          <w:t xml:space="preserve"> </w:t>
        </w:r>
      </w:ins>
      <w:hyperlink r:id="rId64">
        <w:r>
          <w:rPr>
            <w:rStyle w:val="Hyperlink"/>
          </w:rPr>
          <w:t xml:space="preserve">https://github.com/Morrison-Lab/psc</w:t>
        </w:r>
      </w:hyperlink>
      <w:ins w:id="251" w:author="PR Preview" w:date="2024-01-01T00:00:00Z">
        <w:r>
          <w:t xml:space="preserve">).</w:t>
        </w:r>
      </w:ins>
    </w:p>
    <w:p>
      <w:pPr>
        <w:pStyle w:val="BodyText"/>
      </w:pPr>
      <w:bookmarkStart w:id="387" w:name="the-data.table-package"/>
      <w:bookmarkEnd w:id="387"/>
      <w:ins w:id="252" w:author="PR Preview" w:date="2024-01-01T00:00:00Z">
        <w:r>
          <w:t xml:space="preserve"> </w:t>
        </w:r>
      </w:ins>
      <w:bookmarkStart w:id="388" w:name="using-downsampled-data"/>
      <w:bookmarkEnd w:id="388"/>
      <w:ins w:id="252" w:author="PR Preview" w:date="2024-01-01T00:00:00Z">
        <w:r>
          <w:t xml:space="preserve"> </w:t>
        </w:r>
      </w:ins>
      <w:bookmarkStart w:id="389" w:name="optimal-rstudio-set-up"/>
      <w:bookmarkEnd w:id="389"/>
    </w:p>
    <w:p>
      <w:pPr>
        <w:pStyle w:val="BodyText"/>
      </w:pPr>
      <w:ins w:id="253" w:author="PR Preview" w:date="2024-01-01T00:00:00Z">
        <w:r>
          <w:t xml:space="preserve">That page covers:</w:t>
        </w:r>
      </w:ins>
    </w:p>
    <w:p>
      <w:pPr>
        <w:pStyle w:val="Compact"/>
        <w:numPr>
          <w:ilvl w:val="0"/>
          <w:numId w:val="1029"/>
        </w:numPr>
      </w:pPr>
      <w:hyperlink r:id="rId390">
        <w:r>
          <w:rPr>
            <w:rStyle w:val="Hyperlink"/>
          </w:rPr>
          <w:t xml:space="preserve">The data.table package</w:t>
        </w:r>
      </w:hyperlink>
    </w:p>
    <w:p>
      <w:pPr>
        <w:pStyle w:val="Compact"/>
        <w:numPr>
          <w:ilvl w:val="0"/>
          <w:numId w:val="1029"/>
        </w:numPr>
      </w:pPr>
      <w:hyperlink r:id="rId391">
        <w:r>
          <w:rPr>
            <w:rStyle w:val="Hyperlink"/>
          </w:rPr>
          <w:t xml:space="preserve">Using downsampled data</w:t>
        </w:r>
      </w:hyperlink>
    </w:p>
    <w:p>
      <w:pPr>
        <w:pStyle w:val="Compact"/>
        <w:numPr>
          <w:ilvl w:val="0"/>
          <w:numId w:val="1029"/>
        </w:numPr>
      </w:pPr>
      <w:hyperlink r:id="rId392">
        <w:r>
          <w:rPr>
            <w:rStyle w:val="Hyperlink"/>
          </w:rPr>
          <w:t xml:space="preserve">Optimal RStudio set up</w:t>
        </w:r>
      </w:hyperlink>
    </w:p>
    <w:p>
      <w:r>
        <w:br w:type="page"/>
      </w:r>
    </w:p>
    <w:bookmarkEnd w:id="393"/>
    <w:bookmarkStart w:id="407" w:name="data-masking"/>
    <w:p>
      <w:pPr>
        <w:pStyle w:val="Heading1"/>
      </w:pPr>
      <w:r>
        <w:t xml:space="preserve">9. Data masking</w:t>
      </w:r>
    </w:p>
    <w:p>
      <w:pPr>
        <w:pStyle w:val="FirstParagraph"/>
      </w:pPr>
      <w:ins w:id="259" w:author="PR Preview" w:date="2024-01-01T00:00:00Z">
        <w:r>
          <w:t xml:space="preserve">This chapter has moved to</w:t>
        </w:r>
      </w:ins>
      <w:ins w:id="259" w:author="PR Preview" w:date="2024-01-01T00:00:00Z">
        <w:r>
          <w:t xml:space="preserve"> </w:t>
        </w:r>
      </w:ins>
      <w:hyperlink r:id="rId62">
        <w:r>
          <w:rPr>
            <w:rStyle w:val="Hyperlink"/>
            <w:i/>
            <w:iCs/>
          </w:rPr>
          <w:t xml:space="preserve">Principles of Scientific Computing</w:t>
        </w:r>
      </w:hyperlink>
      <w:ins w:id="259" w:author="PR Preview" w:date="2024-01-01T00:00:00Z">
        <w:r>
          <w:t xml:space="preserve">,</w:t>
        </w:r>
      </w:ins>
      <w:ins w:id="259" w:author="PR Preview" w:date="2024-01-01T00:00:00Z">
        <w:r>
          <w:t xml:space="preserve"> </w:t>
        </w:r>
      </w:ins>
      <w:ins w:id="259" w:author="PR Preview" w:date="2024-01-01T00:00:00Z">
        <w:r>
          <w:t xml:space="preserve">the Morrison Lab’s general-purpose guide to coding for research projects:</w:t>
        </w:r>
      </w:ins>
      <w:ins w:id="259" w:author="PR Preview" w:date="2024-01-01T00:00:00Z">
        <w:r>
          <w:t xml:space="preserve"> </w:t>
        </w:r>
      </w:ins>
      <w:hyperlink r:id="rId394">
        <w:r>
          <w:rPr>
            <w:rStyle w:val="Hyperlink"/>
            <w:b/>
            <w:bCs/>
          </w:rPr>
          <w:t xml:space="preserve">Data masking</w:t>
        </w:r>
      </w:hyperlink>
      <w:ins w:id="259" w:author="PR Preview" w:date="2024-01-01T00:00:00Z">
        <w:r>
          <w:t xml:space="preserve"> </w:t>
        </w:r>
      </w:ins>
      <w:ins w:id="259" w:author="PR Preview" w:date="2024-01-01T00:00:00Z">
        <w:r>
          <w:t xml:space="preserve">(source:</w:t>
        </w:r>
      </w:ins>
      <w:ins w:id="259" w:author="PR Preview" w:date="2024-01-01T00:00:00Z">
        <w:r>
          <w:t xml:space="preserve"> </w:t>
        </w:r>
      </w:ins>
      <w:hyperlink r:id="rId64">
        <w:r>
          <w:rPr>
            <w:rStyle w:val="Hyperlink"/>
          </w:rPr>
          <w:t xml:space="preserve">https://github.com/Morrison-Lab/psc</w:t>
        </w:r>
      </w:hyperlink>
      <w:ins w:id="259" w:author="PR Preview" w:date="2024-01-01T00:00:00Z">
        <w:r>
          <w:t xml:space="preserve">).</w:t>
        </w:r>
      </w:ins>
    </w:p>
    <w:p>
      <w:pPr>
        <w:pStyle w:val="BodyText"/>
      </w:pPr>
      <w:bookmarkStart w:id="395" w:name="sec-data-masking-vs-tidy-selection"/>
      <w:bookmarkEnd w:id="395"/>
      <w:ins w:id="260" w:author="PR Preview" w:date="2024-01-01T00:00:00Z">
        <w:r>
          <w:t xml:space="preserve"> </w:t>
        </w:r>
      </w:ins>
      <w:bookmarkStart w:id="396" w:name="general-overview"/>
      <w:bookmarkEnd w:id="396"/>
      <w:ins w:id="260" w:author="PR Preview" w:date="2024-01-01T00:00:00Z">
        <w:r>
          <w:t xml:space="preserve"> </w:t>
        </w:r>
      </w:ins>
      <w:bookmarkStart w:id="397" w:name="what-is-data-masking"/>
      <w:bookmarkEnd w:id="397"/>
      <w:ins w:id="260" w:author="PR Preview" w:date="2024-01-01T00:00:00Z">
        <w:r>
          <w:t xml:space="preserve"> </w:t>
        </w:r>
      </w:ins>
      <w:bookmarkStart w:id="398" w:name="using-tidy-evaluation-for-data-masking"/>
      <w:bookmarkEnd w:id="398"/>
      <w:ins w:id="260" w:author="PR Preview" w:date="2024-01-01T00:00:00Z">
        <w:r>
          <w:t xml:space="preserve"> </w:t>
        </w:r>
      </w:ins>
      <w:bookmarkStart w:id="399" w:name="X118ff09008793bb586a8982fedb3eb2b41d1fc5"/>
      <w:bookmarkEnd w:id="399"/>
      <w:ins w:id="260" w:author="PR Preview" w:date="2024-01-01T00:00:00Z">
        <w:r>
          <w:t xml:space="preserve"> </w:t>
        </w:r>
      </w:ins>
      <w:bookmarkStart w:id="400" w:name="technical-overview"/>
      <w:bookmarkEnd w:id="400"/>
      <w:ins w:id="260" w:author="PR Preview" w:date="2024-01-01T00:00:00Z">
        <w:r>
          <w:t xml:space="preserve"> </w:t>
        </w:r>
      </w:ins>
      <w:bookmarkStart w:id="401" w:name="example"/>
      <w:bookmarkEnd w:id="401"/>
    </w:p>
    <w:p>
      <w:pPr>
        <w:pStyle w:val="BodyText"/>
      </w:pPr>
      <w:ins w:id="261" w:author="PR Preview" w:date="2024-01-01T00:00:00Z">
        <w:r>
          <w:t xml:space="preserve">That page covers:</w:t>
        </w:r>
      </w:ins>
    </w:p>
    <w:p>
      <w:pPr>
        <w:pStyle w:val="Compact"/>
        <w:numPr>
          <w:ilvl w:val="0"/>
          <w:numId w:val="1030"/>
        </w:numPr>
      </w:pPr>
      <w:hyperlink r:id="rId402">
        <w:r>
          <w:rPr>
            <w:rStyle w:val="Hyperlink"/>
          </w:rPr>
          <w:t xml:space="preserve">General Overview</w:t>
        </w:r>
      </w:hyperlink>
    </w:p>
    <w:p>
      <w:pPr>
        <w:pStyle w:val="Compact"/>
        <w:numPr>
          <w:ilvl w:val="0"/>
          <w:numId w:val="1030"/>
        </w:numPr>
      </w:pPr>
      <w:hyperlink r:id="rId403">
        <w:r>
          <w:rPr>
            <w:rStyle w:val="Hyperlink"/>
          </w:rPr>
          <w:t xml:space="preserve">Data masking vs. tidy selection</w:t>
        </w:r>
      </w:hyperlink>
    </w:p>
    <w:p>
      <w:pPr>
        <w:pStyle w:val="Compact"/>
        <w:numPr>
          <w:ilvl w:val="0"/>
          <w:numId w:val="1030"/>
        </w:numPr>
      </w:pPr>
      <w:hyperlink r:id="rId404">
        <w:r>
          <w:rPr>
            <w:rStyle w:val="Hyperlink"/>
          </w:rPr>
          <w:t xml:space="preserve">Technical Overview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5" name="Picture"/>
                  <a:graphic>
                    <a:graphicData uri="http://schemas.openxmlformats.org/drawingml/2006/picture">
                      <pic:pic>
                        <pic:nvPicPr>
                          <pic:cNvPr descr="/opt/quarto/share/formats/docx/note.png" id="406"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chapters/data-masking.html#sec-foo</w:t>
            </w:r>
            <w:r>
              <w:t xml:space="preserve"> </w:t>
            </w:r>
            <w:r>
              <w:t xml:space="preserve">on the psc site.</w:t>
            </w:r>
          </w:p>
          <w:p/>
        </w:tc>
      </w:tr>
    </w:tbl>
    <w:p>
      <w:r>
        <w:br w:type="page"/>
      </w:r>
    </w:p>
    <w:bookmarkEnd w:id="407"/>
    <w:bookmarkStart w:id="474" w:name="sec-quarto"/>
    <w:p>
      <w:pPr>
        <w:pStyle w:val="Heading1"/>
      </w:pPr>
      <w:r>
        <w:t xml:space="preserve">10. Quarto</w:t>
      </w:r>
    </w:p>
    <w:p>
      <w:pPr>
        <w:pStyle w:val="FirstParagraph"/>
      </w:pPr>
      <w:ins w:id="267" w:author="PR Preview" w:date="2024-01-01T00:00:00Z">
        <w:r>
          <w:t xml:space="preserve">This chapter has moved to</w:t>
        </w:r>
      </w:ins>
      <w:ins w:id="267" w:author="PR Preview" w:date="2024-01-01T00:00:00Z">
        <w:r>
          <w:t xml:space="preserve"> </w:t>
        </w:r>
      </w:ins>
      <w:hyperlink r:id="rId62">
        <w:r>
          <w:rPr>
            <w:rStyle w:val="Hyperlink"/>
            <w:i/>
            <w:iCs/>
          </w:rPr>
          <w:t xml:space="preserve">Principles of Scientific Computing</w:t>
        </w:r>
      </w:hyperlink>
      <w:ins w:id="267" w:author="PR Preview" w:date="2024-01-01T00:00:00Z">
        <w:r>
          <w:t xml:space="preserve">,</w:t>
        </w:r>
      </w:ins>
      <w:ins w:id="267" w:author="PR Preview" w:date="2024-01-01T00:00:00Z">
        <w:r>
          <w:t xml:space="preserve"> </w:t>
        </w:r>
      </w:ins>
      <w:ins w:id="267" w:author="PR Preview" w:date="2024-01-01T00:00:00Z">
        <w:r>
          <w:t xml:space="preserve">the Morrison Lab’s general-purpose guide to coding for research projects:</w:t>
        </w:r>
      </w:ins>
      <w:ins w:id="267" w:author="PR Preview" w:date="2024-01-01T00:00:00Z">
        <w:r>
          <w:t xml:space="preserve"> </w:t>
        </w:r>
      </w:ins>
      <w:hyperlink r:id="rId408">
        <w:r>
          <w:rPr>
            <w:rStyle w:val="Hyperlink"/>
            <w:b/>
            <w:bCs/>
          </w:rPr>
          <w:t xml:space="preserve">Quarto</w:t>
        </w:r>
      </w:hyperlink>
      <w:ins w:id="267" w:author="PR Preview" w:date="2024-01-01T00:00:00Z">
        <w:r>
          <w:t xml:space="preserve"> </w:t>
        </w:r>
      </w:ins>
      <w:ins w:id="267" w:author="PR Preview" w:date="2024-01-01T00:00:00Z">
        <w:r>
          <w:t xml:space="preserve">(source:</w:t>
        </w:r>
      </w:ins>
      <w:ins w:id="267" w:author="PR Preview" w:date="2024-01-01T00:00:00Z">
        <w:r>
          <w:t xml:space="preserve"> </w:t>
        </w:r>
      </w:ins>
      <w:hyperlink r:id="rId64">
        <w:r>
          <w:rPr>
            <w:rStyle w:val="Hyperlink"/>
          </w:rPr>
          <w:t xml:space="preserve">https://github.com/Morrison-Lab/psc</w:t>
        </w:r>
      </w:hyperlink>
      <w:ins w:id="267" w:author="PR Preview" w:date="2024-01-01T00:00:00Z">
        <w:r>
          <w:t xml:space="preserve">).</w:t>
        </w:r>
      </w:ins>
    </w:p>
    <w:p>
      <w:pPr>
        <w:pStyle w:val="BodyText"/>
      </w:pPr>
      <w:bookmarkStart w:id="409" w:name="sec-quarto-dashboards"/>
      <w:bookmarkEnd w:id="409"/>
      <w:ins w:id="268" w:author="PR Preview" w:date="2024-01-01T00:00:00Z">
        <w:r>
          <w:t xml:space="preserve"> </w:t>
        </w:r>
      </w:ins>
      <w:bookmarkStart w:id="410" w:name="introduction"/>
      <w:bookmarkEnd w:id="410"/>
      <w:ins w:id="268" w:author="PR Preview" w:date="2024-01-01T00:00:00Z">
        <w:r>
          <w:t xml:space="preserve"> </w:t>
        </w:r>
      </w:ins>
      <w:bookmarkStart w:id="411" w:name="key-features"/>
      <w:bookmarkEnd w:id="411"/>
      <w:ins w:id="268" w:author="PR Preview" w:date="2024-01-01T00:00:00Z">
        <w:r>
          <w:t xml:space="preserve"> </w:t>
        </w:r>
      </w:ins>
      <w:bookmarkStart w:id="412" w:name="why-quarto"/>
      <w:bookmarkEnd w:id="412"/>
      <w:ins w:id="268" w:author="PR Preview" w:date="2024-01-01T00:00:00Z">
        <w:r>
          <w:t xml:space="preserve"> </w:t>
        </w:r>
      </w:ins>
      <w:bookmarkStart w:id="413" w:name="getting-started"/>
      <w:bookmarkEnd w:id="413"/>
      <w:ins w:id="268" w:author="PR Preview" w:date="2024-01-01T00:00:00Z">
        <w:r>
          <w:t xml:space="preserve"> </w:t>
        </w:r>
      </w:ins>
      <w:bookmarkStart w:id="414" w:name="quarto-basics"/>
      <w:bookmarkEnd w:id="414"/>
      <w:ins w:id="268" w:author="PR Preview" w:date="2024-01-01T00:00:00Z">
        <w:r>
          <w:t xml:space="preserve"> </w:t>
        </w:r>
      </w:ins>
      <w:bookmarkStart w:id="415" w:name="creating-a-new-quarto-document"/>
      <w:bookmarkEnd w:id="415"/>
      <w:ins w:id="268" w:author="PR Preview" w:date="2024-01-01T00:00:00Z">
        <w:r>
          <w:t xml:space="preserve"> </w:t>
        </w:r>
      </w:ins>
      <w:bookmarkStart w:id="416" w:name="visual-vs.-source-editor"/>
      <w:bookmarkEnd w:id="416"/>
      <w:ins w:id="268" w:author="PR Preview" w:date="2024-01-01T00:00:00Z">
        <w:r>
          <w:t xml:space="preserve"> </w:t>
        </w:r>
      </w:ins>
      <w:bookmarkStart w:id="417" w:name="rendering-documents"/>
      <w:bookmarkEnd w:id="417"/>
      <w:ins w:id="268" w:author="PR Preview" w:date="2024-01-01T00:00:00Z">
        <w:r>
          <w:t xml:space="preserve"> </w:t>
        </w:r>
      </w:ins>
      <w:bookmarkStart w:id="418" w:name="code-chunks"/>
      <w:bookmarkEnd w:id="418"/>
      <w:ins w:id="268" w:author="PR Preview" w:date="2024-01-01T00:00:00Z">
        <w:r>
          <w:t xml:space="preserve"> </w:t>
        </w:r>
      </w:ins>
      <w:bookmarkStart w:id="419" w:name="format-specific-settings"/>
      <w:bookmarkEnd w:id="419"/>
      <w:ins w:id="268" w:author="PR Preview" w:date="2024-01-01T00:00:00Z">
        <w:r>
          <w:t xml:space="preserve"> </w:t>
        </w:r>
      </w:ins>
      <w:bookmarkStart w:id="420" w:name="text-formatting"/>
      <w:bookmarkEnd w:id="420"/>
      <w:ins w:id="268" w:author="PR Preview" w:date="2024-01-01T00:00:00Z">
        <w:r>
          <w:t xml:space="preserve"> </w:t>
        </w:r>
      </w:ins>
      <w:bookmarkStart w:id="421" w:name="building-quarto-books"/>
      <w:bookmarkEnd w:id="421"/>
      <w:ins w:id="268" w:author="PR Preview" w:date="2024-01-01T00:00:00Z">
        <w:r>
          <w:t xml:space="preserve"> </w:t>
        </w:r>
      </w:ins>
      <w:bookmarkStart w:id="422" w:name="creating-a-quarto-book"/>
      <w:bookmarkEnd w:id="422"/>
      <w:ins w:id="268" w:author="PR Preview" w:date="2024-01-01T00:00:00Z">
        <w:r>
          <w:t xml:space="preserve"> </w:t>
        </w:r>
      </w:ins>
      <w:bookmarkStart w:id="423" w:name="building-and-previewing"/>
      <w:bookmarkEnd w:id="423"/>
      <w:ins w:id="268" w:author="PR Preview" w:date="2024-01-01T00:00:00Z">
        <w:r>
          <w:t xml:space="preserve"> </w:t>
        </w:r>
      </w:ins>
      <w:bookmarkStart w:id="424" w:name="book-structure"/>
      <w:bookmarkEnd w:id="424"/>
      <w:ins w:id="268" w:author="PR Preview" w:date="2024-01-01T00:00:00Z">
        <w:r>
          <w:t xml:space="preserve"> </w:t>
        </w:r>
      </w:ins>
      <w:bookmarkStart w:id="425" w:name="book-features"/>
      <w:bookmarkEnd w:id="425"/>
      <w:ins w:id="268" w:author="PR Preview" w:date="2024-01-01T00:00:00Z">
        <w:r>
          <w:t xml:space="preserve"> </w:t>
        </w:r>
      </w:ins>
      <w:bookmarkStart w:id="426" w:name="example-this-lab-manual"/>
      <w:bookmarkEnd w:id="426"/>
      <w:ins w:id="268" w:author="PR Preview" w:date="2024-01-01T00:00:00Z">
        <w:r>
          <w:t xml:space="preserve"> </w:t>
        </w:r>
      </w:ins>
      <w:bookmarkStart w:id="427" w:name="resources"/>
      <w:bookmarkEnd w:id="427"/>
      <w:ins w:id="268" w:author="PR Preview" w:date="2024-01-01T00:00:00Z">
        <w:r>
          <w:t xml:space="preserve"> </w:t>
        </w:r>
      </w:ins>
      <w:bookmarkStart w:id="428" w:name="quarto-profiles"/>
      <w:bookmarkEnd w:id="428"/>
      <w:ins w:id="268" w:author="PR Preview" w:date="2024-01-01T00:00:00Z">
        <w:r>
          <w:t xml:space="preserve"> </w:t>
        </w:r>
      </w:ins>
      <w:bookmarkStart w:id="429" w:name="what-are-profiles"/>
      <w:bookmarkEnd w:id="429"/>
      <w:ins w:id="268" w:author="PR Preview" w:date="2024-01-01T00:00:00Z">
        <w:r>
          <w:t xml:space="preserve"> </w:t>
        </w:r>
      </w:ins>
      <w:bookmarkStart w:id="430" w:name="example-rendering-chapters-as-slides"/>
      <w:bookmarkEnd w:id="430"/>
      <w:ins w:id="268" w:author="PR Preview" w:date="2024-01-01T00:00:00Z">
        <w:r>
          <w:t xml:space="preserve"> </w:t>
        </w:r>
      </w:ins>
      <w:bookmarkStart w:id="431" w:name="creating-a-profile"/>
      <w:bookmarkEnd w:id="431"/>
      <w:ins w:id="268" w:author="PR Preview" w:date="2024-01-01T00:00:00Z">
        <w:r>
          <w:t xml:space="preserve"> </w:t>
        </w:r>
      </w:ins>
      <w:bookmarkStart w:id="432" w:name="common-use-cases"/>
      <w:bookmarkEnd w:id="432"/>
      <w:ins w:id="268" w:author="PR Preview" w:date="2024-01-01T00:00:00Z">
        <w:r>
          <w:t xml:space="preserve"> </w:t>
        </w:r>
      </w:ins>
      <w:bookmarkStart w:id="433" w:name="resources-1"/>
      <w:bookmarkEnd w:id="433"/>
      <w:ins w:id="268" w:author="PR Preview" w:date="2024-01-01T00:00:00Z">
        <w:r>
          <w:t xml:space="preserve"> </w:t>
        </w:r>
      </w:ins>
      <w:bookmarkStart w:id="434" w:name="advanced-features"/>
      <w:bookmarkEnd w:id="434"/>
      <w:ins w:id="268" w:author="PR Preview" w:date="2024-01-01T00:00:00Z">
        <w:r>
          <w:t xml:space="preserve"> </w:t>
        </w:r>
      </w:ins>
      <w:bookmarkStart w:id="435" w:name="cross-references"/>
      <w:bookmarkEnd w:id="435"/>
      <w:ins w:id="268" w:author="PR Preview" w:date="2024-01-01T00:00:00Z">
        <w:r>
          <w:t xml:space="preserve"> </w:t>
        </w:r>
      </w:ins>
      <w:bookmarkStart w:id="436" w:name="using-includes-for-modular-content"/>
      <w:bookmarkEnd w:id="436"/>
      <w:ins w:id="268" w:author="PR Preview" w:date="2024-01-01T00:00:00Z">
        <w:r>
          <w:t xml:space="preserve"> </w:t>
        </w:r>
      </w:ins>
      <w:bookmarkStart w:id="437" w:name="including-external-code-files"/>
      <w:bookmarkEnd w:id="437"/>
      <w:ins w:id="268" w:author="PR Preview" w:date="2024-01-01T00:00:00Z">
        <w:r>
          <w:t xml:space="preserve"> </w:t>
        </w:r>
      </w:ins>
      <w:bookmarkStart w:id="438" w:name="mermaid-diagrams"/>
      <w:bookmarkEnd w:id="438"/>
      <w:ins w:id="268" w:author="PR Preview" w:date="2024-01-01T00:00:00Z">
        <w:r>
          <w:t xml:space="preserve"> </w:t>
        </w:r>
      </w:ins>
      <w:bookmarkStart w:id="439" w:name="creating-mermaid-diagrams"/>
      <w:bookmarkEnd w:id="439"/>
      <w:ins w:id="268" w:author="PR Preview" w:date="2024-01-01T00:00:00Z">
        <w:r>
          <w:t xml:space="preserve"> </w:t>
        </w:r>
      </w:ins>
      <w:bookmarkStart w:id="440" w:name="known-issues-with-docx-and-pdf-output"/>
      <w:bookmarkEnd w:id="440"/>
      <w:ins w:id="268" w:author="PR Preview" w:date="2024-01-01T00:00:00Z">
        <w:r>
          <w:t xml:space="preserve"> </w:t>
        </w:r>
      </w:ins>
      <w:bookmarkStart w:id="441" w:name="rendering-failures-and-hangs"/>
      <w:bookmarkEnd w:id="441"/>
      <w:ins w:id="268" w:author="PR Preview" w:date="2024-01-01T00:00:00Z">
        <w:r>
          <w:t xml:space="preserve"> </w:t>
        </w:r>
      </w:ins>
      <w:bookmarkStart w:id="442" w:name="image-quality-issues"/>
      <w:bookmarkEnd w:id="442"/>
      <w:ins w:id="268" w:author="PR Preview" w:date="2024-01-01T00:00:00Z">
        <w:r>
          <w:t xml:space="preserve"> </w:t>
        </w:r>
      </w:ins>
      <w:bookmarkStart w:id="443" w:name="recommended-workarounds"/>
      <w:bookmarkEnd w:id="443"/>
      <w:ins w:id="268" w:author="PR Preview" w:date="2024-01-01T00:00:00Z">
        <w:r>
          <w:t xml:space="preserve"> </w:t>
        </w:r>
      </w:ins>
      <w:bookmarkStart w:id="444" w:name="X2edef8ce9f8bac616e9594daed1c60b0b595fc0"/>
      <w:bookmarkEnd w:id="444"/>
      <w:ins w:id="268" w:author="PR Preview" w:date="2024-01-01T00:00:00Z">
        <w:r>
          <w:t xml:space="preserve"> </w:t>
        </w:r>
      </w:ins>
      <w:bookmarkStart w:id="445" w:name="Xbfb676fb4e0cc03a5e43d4b5e20c58be3d2e99c"/>
      <w:bookmarkEnd w:id="445"/>
      <w:ins w:id="268" w:author="PR Preview" w:date="2024-01-01T00:00:00Z">
        <w:r>
          <w:t xml:space="preserve"> </w:t>
        </w:r>
      </w:ins>
      <w:bookmarkStart w:id="446" w:name="Xdafd877d5028a086c03193885ac2230894ef7ac"/>
      <w:bookmarkEnd w:id="446"/>
      <w:ins w:id="268" w:author="PR Preview" w:date="2024-01-01T00:00:00Z">
        <w:r>
          <w:t xml:space="preserve"> </w:t>
        </w:r>
      </w:ins>
      <w:bookmarkStart w:id="447" w:name="prefer-html-output-when-possible"/>
      <w:bookmarkEnd w:id="447"/>
      <w:ins w:id="268" w:author="PR Preview" w:date="2024-01-01T00:00:00Z">
        <w:r>
          <w:t xml:space="preserve"> </w:t>
        </w:r>
      </w:ins>
      <w:bookmarkStart w:id="448" w:name="real-world-example"/>
      <w:bookmarkEnd w:id="448"/>
      <w:ins w:id="268" w:author="PR Preview" w:date="2024-01-01T00:00:00Z">
        <w:r>
          <w:t xml:space="preserve"> </w:t>
        </w:r>
      </w:ins>
      <w:bookmarkStart w:id="449" w:name="future-outlook"/>
      <w:bookmarkEnd w:id="449"/>
      <w:ins w:id="268" w:author="PR Preview" w:date="2024-01-01T00:00:00Z">
        <w:r>
          <w:t xml:space="preserve"> </w:t>
        </w:r>
      </w:ins>
      <w:bookmarkStart w:id="450" w:name="summary"/>
      <w:bookmarkEnd w:id="450"/>
      <w:ins w:id="268" w:author="PR Preview" w:date="2024-01-01T00:00:00Z">
        <w:r>
          <w:t xml:space="preserve"> </w:t>
        </w:r>
      </w:ins>
      <w:bookmarkStart w:id="451" w:name="troubleshooting"/>
      <w:bookmarkEnd w:id="451"/>
      <w:ins w:id="268" w:author="PR Preview" w:date="2024-01-01T00:00:00Z">
        <w:r>
          <w:t xml:space="preserve"> </w:t>
        </w:r>
      </w:ins>
      <w:bookmarkStart w:id="452" w:name="checking-your-setup"/>
      <w:bookmarkEnd w:id="452"/>
      <w:ins w:id="268" w:author="PR Preview" w:date="2024-01-01T00:00:00Z">
        <w:r>
          <w:t xml:space="preserve"> </w:t>
        </w:r>
      </w:ins>
      <w:bookmarkStart w:id="453" w:name="diagnostic-tools"/>
      <w:bookmarkEnd w:id="453"/>
      <w:ins w:id="268" w:author="PR Preview" w:date="2024-01-01T00:00:00Z">
        <w:r>
          <w:t xml:space="preserve"> </w:t>
        </w:r>
      </w:ins>
      <w:bookmarkStart w:id="454" w:name="common-issues"/>
      <w:bookmarkEnd w:id="454"/>
      <w:ins w:id="268" w:author="PR Preview" w:date="2024-01-01T00:00:00Z">
        <w:r>
          <w:t xml:space="preserve"> </w:t>
        </w:r>
      </w:ins>
      <w:bookmarkStart w:id="455" w:name="advanced-troubleshooting"/>
      <w:bookmarkEnd w:id="455"/>
      <w:ins w:id="268" w:author="PR Preview" w:date="2024-01-01T00:00:00Z">
        <w:r>
          <w:t xml:space="preserve"> </w:t>
        </w:r>
      </w:ins>
      <w:bookmarkStart w:id="456" w:name="additional-resources"/>
      <w:bookmarkEnd w:id="456"/>
      <w:ins w:id="268" w:author="PR Preview" w:date="2024-01-01T00:00:00Z">
        <w:r>
          <w:t xml:space="preserve"> </w:t>
        </w:r>
      </w:ins>
      <w:bookmarkStart w:id="457" w:name="official-documentation"/>
      <w:bookmarkEnd w:id="457"/>
      <w:ins w:id="268" w:author="PR Preview" w:date="2024-01-01T00:00:00Z">
        <w:r>
          <w:t xml:space="preserve"> </w:t>
        </w:r>
      </w:ins>
      <w:bookmarkStart w:id="458" w:name="learning-resources"/>
      <w:bookmarkEnd w:id="458"/>
      <w:ins w:id="268" w:author="PR Preview" w:date="2024-01-01T00:00:00Z">
        <w:r>
          <w:t xml:space="preserve"> </w:t>
        </w:r>
      </w:ins>
      <w:bookmarkStart w:id="459" w:name="templates"/>
      <w:bookmarkEnd w:id="459"/>
      <w:ins w:id="268" w:author="PR Preview" w:date="2024-01-01T00:00:00Z">
        <w:r>
          <w:t xml:space="preserve"> </w:t>
        </w:r>
      </w:ins>
      <w:bookmarkStart w:id="460" w:name="extensions-and-tools"/>
      <w:bookmarkEnd w:id="460"/>
      <w:ins w:id="268" w:author="PR Preview" w:date="2024-01-01T00:00:00Z">
        <w:r>
          <w:t xml:space="preserve"> </w:t>
        </w:r>
      </w:ins>
      <w:bookmarkStart w:id="461" w:name="development-roadmap-and-known-issues"/>
      <w:bookmarkEnd w:id="461"/>
      <w:ins w:id="268" w:author="PR Preview" w:date="2024-01-01T00:00:00Z">
        <w:r>
          <w:t xml:space="preserve"> </w:t>
        </w:r>
      </w:ins>
      <w:bookmarkStart w:id="462" w:name="related-lab-manual-chapters"/>
      <w:bookmarkEnd w:id="462"/>
    </w:p>
    <w:p>
      <w:pPr>
        <w:pStyle w:val="BodyText"/>
      </w:pPr>
      <w:ins w:id="269" w:author="PR Preview" w:date="2024-01-01T00:00:00Z">
        <w:r>
          <w:t xml:space="preserve">That page covers:</w:t>
        </w:r>
      </w:ins>
    </w:p>
    <w:p>
      <w:pPr>
        <w:pStyle w:val="Compact"/>
        <w:numPr>
          <w:ilvl w:val="0"/>
          <w:numId w:val="1031"/>
        </w:numPr>
      </w:pPr>
      <w:hyperlink r:id="rId463">
        <w:r>
          <w:rPr>
            <w:rStyle w:val="Hyperlink"/>
          </w:rPr>
          <w:t xml:space="preserve">Introduction</w:t>
        </w:r>
      </w:hyperlink>
    </w:p>
    <w:p>
      <w:pPr>
        <w:pStyle w:val="Compact"/>
        <w:numPr>
          <w:ilvl w:val="0"/>
          <w:numId w:val="1031"/>
        </w:numPr>
      </w:pPr>
      <w:hyperlink r:id="rId464">
        <w:r>
          <w:rPr>
            <w:rStyle w:val="Hyperlink"/>
          </w:rPr>
          <w:t xml:space="preserve">Quarto Basics</w:t>
        </w:r>
      </w:hyperlink>
    </w:p>
    <w:p>
      <w:pPr>
        <w:pStyle w:val="Compact"/>
        <w:numPr>
          <w:ilvl w:val="0"/>
          <w:numId w:val="1031"/>
        </w:numPr>
      </w:pPr>
      <w:hyperlink r:id="rId465">
        <w:r>
          <w:rPr>
            <w:rStyle w:val="Hyperlink"/>
          </w:rPr>
          <w:t xml:space="preserve">Building Quarto Books</w:t>
        </w:r>
      </w:hyperlink>
    </w:p>
    <w:p>
      <w:pPr>
        <w:pStyle w:val="Compact"/>
        <w:numPr>
          <w:ilvl w:val="0"/>
          <w:numId w:val="1031"/>
        </w:numPr>
      </w:pPr>
      <w:hyperlink r:id="rId466">
        <w:r>
          <w:rPr>
            <w:rStyle w:val="Hyperlink"/>
          </w:rPr>
          <w:t xml:space="preserve">Dashboards</w:t>
        </w:r>
      </w:hyperlink>
    </w:p>
    <w:p>
      <w:pPr>
        <w:pStyle w:val="Compact"/>
        <w:numPr>
          <w:ilvl w:val="0"/>
          <w:numId w:val="1031"/>
        </w:numPr>
      </w:pPr>
      <w:hyperlink r:id="rId467">
        <w:r>
          <w:rPr>
            <w:rStyle w:val="Hyperlink"/>
          </w:rPr>
          <w:t xml:space="preserve">Quarto Profiles</w:t>
        </w:r>
      </w:hyperlink>
    </w:p>
    <w:p>
      <w:pPr>
        <w:pStyle w:val="Compact"/>
        <w:numPr>
          <w:ilvl w:val="0"/>
          <w:numId w:val="1031"/>
        </w:numPr>
      </w:pPr>
      <w:hyperlink r:id="rId468">
        <w:r>
          <w:rPr>
            <w:rStyle w:val="Hyperlink"/>
          </w:rPr>
          <w:t xml:space="preserve">Advanced Features</w:t>
        </w:r>
      </w:hyperlink>
    </w:p>
    <w:p>
      <w:pPr>
        <w:pStyle w:val="Compact"/>
        <w:numPr>
          <w:ilvl w:val="0"/>
          <w:numId w:val="1031"/>
        </w:numPr>
      </w:pPr>
      <w:hyperlink r:id="rId469">
        <w:r>
          <w:rPr>
            <w:rStyle w:val="Hyperlink"/>
          </w:rPr>
          <w:t xml:space="preserve">Mermaid Diagrams</w:t>
        </w:r>
      </w:hyperlink>
    </w:p>
    <w:p>
      <w:pPr>
        <w:pStyle w:val="Compact"/>
        <w:numPr>
          <w:ilvl w:val="0"/>
          <w:numId w:val="1031"/>
        </w:numPr>
      </w:pPr>
      <w:hyperlink r:id="rId470">
        <w:r>
          <w:rPr>
            <w:rStyle w:val="Hyperlink"/>
          </w:rPr>
          <w:t xml:space="preserve">Troubleshooting</w:t>
        </w:r>
      </w:hyperlink>
    </w:p>
    <w:p>
      <w:pPr>
        <w:pStyle w:val="Compact"/>
        <w:numPr>
          <w:ilvl w:val="0"/>
          <w:numId w:val="1031"/>
        </w:numPr>
      </w:pPr>
      <w:hyperlink r:id="rId471">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2" name="Picture"/>
                  <a:graphic>
                    <a:graphicData uri="http://schemas.openxmlformats.org/drawingml/2006/picture">
                      <pic:pic>
                        <pic:nvPicPr>
                          <pic:cNvPr descr="/opt/quarto/share/formats/docx/note.png" id="473"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usually 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chapters/quarto.html#sec-foo</w:t>
            </w:r>
            <w:r>
              <w:t xml:space="preserve"> </w:t>
            </w:r>
            <w:r>
              <w:t xml:space="preserve">on the psc site.</w:t>
            </w:r>
          </w:p>
          <w:p/>
        </w:tc>
      </w:tr>
    </w:tbl>
    <w:p>
      <w:r>
        <w:br w:type="page"/>
      </w:r>
    </w:p>
    <w:bookmarkEnd w:id="474"/>
    <w:bookmarkStart w:id="542" w:name="sec-github"/>
    <w:p>
      <w:pPr>
        <w:pStyle w:val="Heading1"/>
      </w:pPr>
      <w:r>
        <w:t xml:space="preserve">11. Github</w:t>
      </w:r>
    </w:p>
    <w:p>
      <w:pPr>
        <w:pStyle w:val="FirstParagraph"/>
      </w:pPr>
      <w:ins w:id="281" w:author="PR Preview" w:date="2024-01-01T00:00:00Z">
        <w:r>
          <w:t xml:space="preserve">This chapter has moved to</w:t>
        </w:r>
      </w:ins>
      <w:ins w:id="281" w:author="PR Preview" w:date="2024-01-01T00:00:00Z">
        <w:r>
          <w:t xml:space="preserve"> </w:t>
        </w:r>
      </w:ins>
      <w:hyperlink r:id="rId62">
        <w:r>
          <w:rPr>
            <w:rStyle w:val="Hyperlink"/>
            <w:i/>
            <w:iCs/>
          </w:rPr>
          <w:t xml:space="preserve">Principles of Scientific Computing</w:t>
        </w:r>
      </w:hyperlink>
      <w:ins w:id="281" w:author="PR Preview" w:date="2024-01-01T00:00:00Z">
        <w:r>
          <w:t xml:space="preserve">,</w:t>
        </w:r>
      </w:ins>
      <w:ins w:id="281" w:author="PR Preview" w:date="2024-01-01T00:00:00Z">
        <w:r>
          <w:t xml:space="preserve"> </w:t>
        </w:r>
      </w:ins>
      <w:ins w:id="281" w:author="PR Preview" w:date="2024-01-01T00:00:00Z">
        <w:r>
          <w:t xml:space="preserve">the Morrison Lab’s general-purpose guide to coding for research projects:</w:t>
        </w:r>
      </w:ins>
      <w:ins w:id="281" w:author="PR Preview" w:date="2024-01-01T00:00:00Z">
        <w:r>
          <w:t xml:space="preserve"> </w:t>
        </w:r>
      </w:ins>
      <w:hyperlink r:id="rId475">
        <w:r>
          <w:rPr>
            <w:rStyle w:val="Hyperlink"/>
            <w:b/>
            <w:bCs/>
          </w:rPr>
          <w:t xml:space="preserve">Git and GitHub</w:t>
        </w:r>
      </w:hyperlink>
      <w:ins w:id="281" w:author="PR Preview" w:date="2024-01-01T00:00:00Z">
        <w:r>
          <w:t xml:space="preserve"> </w:t>
        </w:r>
      </w:ins>
      <w:ins w:id="281" w:author="PR Preview" w:date="2024-01-01T00:00:00Z">
        <w:r>
          <w:t xml:space="preserve">(source:</w:t>
        </w:r>
      </w:ins>
      <w:ins w:id="281" w:author="PR Preview" w:date="2024-01-01T00:00:00Z">
        <w:r>
          <w:t xml:space="preserve"> </w:t>
        </w:r>
      </w:ins>
      <w:hyperlink r:id="rId64">
        <w:r>
          <w:rPr>
            <w:rStyle w:val="Hyperlink"/>
          </w:rPr>
          <w:t xml:space="preserve">https://github.com/Morrison-Lab/psc</w:t>
        </w:r>
      </w:hyperlink>
      <w:ins w:id="281" w:author="PR Preview" w:date="2024-01-01T00:00:00Z">
        <w:r>
          <w:t xml:space="preserve">).</w:t>
        </w:r>
      </w:ins>
    </w:p>
    <w:p>
      <w:pPr>
        <w:pStyle w:val="BodyText"/>
      </w:pPr>
      <w:bookmarkStart w:id="476" w:name="sec-cli-tools"/>
      <w:bookmarkEnd w:id="476"/>
      <w:ins w:id="282" w:author="PR Preview" w:date="2024-01-01T00:00:00Z">
        <w:r>
          <w:t xml:space="preserve"> </w:t>
        </w:r>
      </w:ins>
      <w:bookmarkStart w:id="477" w:name="sec-dev-branches"/>
      <w:bookmarkEnd w:id="477"/>
      <w:ins w:id="282" w:author="PR Preview" w:date="2024-01-01T00:00:00Z">
        <w:r>
          <w:t xml:space="preserve"> </w:t>
        </w:r>
      </w:ins>
      <w:bookmarkStart w:id="478" w:name="sec-export-cautions"/>
      <w:bookmarkEnd w:id="478"/>
      <w:ins w:id="282" w:author="PR Preview" w:date="2024-01-01T00:00:00Z">
        <w:r>
          <w:t xml:space="preserve"> </w:t>
        </w:r>
      </w:ins>
      <w:bookmarkStart w:id="479" w:name="sec-export-conversations"/>
      <w:bookmarkEnd w:id="479"/>
      <w:ins w:id="282" w:author="PR Preview" w:date="2024-01-01T00:00:00Z">
        <w:r>
          <w:t xml:space="preserve"> </w:t>
        </w:r>
      </w:ins>
      <w:bookmarkStart w:id="480" w:name="sec-export-gh"/>
      <w:bookmarkEnd w:id="480"/>
      <w:ins w:id="282" w:author="PR Preview" w:date="2024-01-01T00:00:00Z">
        <w:r>
          <w:t xml:space="preserve"> </w:t>
        </w:r>
      </w:ins>
      <w:bookmarkStart w:id="481" w:name="sec-export-graphql"/>
      <w:bookmarkEnd w:id="481"/>
      <w:ins w:id="282" w:author="PR Preview" w:date="2024-01-01T00:00:00Z">
        <w:r>
          <w:t xml:space="preserve"> </w:t>
        </w:r>
      </w:ins>
      <w:bookmarkStart w:id="482" w:name="sec-export-migration"/>
      <w:bookmarkEnd w:id="482"/>
      <w:ins w:id="282" w:author="PR Preview" w:date="2024-01-01T00:00:00Z">
        <w:r>
          <w:t xml:space="preserve"> </w:t>
        </w:r>
      </w:ins>
      <w:bookmarkStart w:id="483" w:name="sec-export-rest"/>
      <w:bookmarkEnd w:id="483"/>
      <w:ins w:id="282" w:author="PR Preview" w:date="2024-01-01T00:00:00Z">
        <w:r>
          <w:t xml:space="preserve"> </w:t>
        </w:r>
      </w:ins>
      <w:bookmarkStart w:id="484" w:name="sec-export-three-streams"/>
      <w:bookmarkEnd w:id="484"/>
      <w:ins w:id="282" w:author="PR Preview" w:date="2024-01-01T00:00:00Z">
        <w:r>
          <w:t xml:space="preserve"> </w:t>
        </w:r>
      </w:ins>
      <w:bookmarkStart w:id="485" w:name="sec-git-gui-clients"/>
      <w:bookmarkEnd w:id="485"/>
      <w:ins w:id="282" w:author="PR Preview" w:date="2024-01-01T00:00:00Z">
        <w:r>
          <w:t xml:space="preserve"> </w:t>
        </w:r>
      </w:ins>
      <w:bookmarkStart w:id="486" w:name="sec-gitattributes"/>
      <w:bookmarkEnd w:id="486"/>
      <w:ins w:id="282" w:author="PR Preview" w:date="2024-01-01T00:00:00Z">
        <w:r>
          <w:t xml:space="preserve"> </w:t>
        </w:r>
      </w:ins>
      <w:bookmarkStart w:id="487" w:name="sec-github-desktop"/>
      <w:bookmarkEnd w:id="487"/>
      <w:ins w:id="282" w:author="PR Preview" w:date="2024-01-01T00:00:00Z">
        <w:r>
          <w:t xml:space="preserve"> </w:t>
        </w:r>
      </w:ins>
      <w:bookmarkStart w:id="488" w:name="sec-gitkraken"/>
      <w:bookmarkEnd w:id="488"/>
      <w:ins w:id="282" w:author="PR Preview" w:date="2024-01-01T00:00:00Z">
        <w:r>
          <w:t xml:space="preserve"> </w:t>
        </w:r>
      </w:ins>
      <w:bookmarkStart w:id="489" w:name="sec-gitkraken-kepler"/>
      <w:bookmarkEnd w:id="489"/>
      <w:ins w:id="282" w:author="PR Preview" w:date="2024-01-01T00:00:00Z">
        <w:r>
          <w:t xml:space="preserve"> </w:t>
        </w:r>
      </w:ins>
      <w:bookmarkStart w:id="490" w:name="sec-gitlab"/>
      <w:bookmarkEnd w:id="490"/>
      <w:ins w:id="282" w:author="PR Preview" w:date="2024-01-01T00:00:00Z">
        <w:r>
          <w:t xml:space="preserve"> </w:t>
        </w:r>
      </w:ins>
      <w:bookmarkStart w:id="491" w:name="sec-install-gh"/>
      <w:bookmarkEnd w:id="491"/>
      <w:ins w:id="282" w:author="PR Preview" w:date="2024-01-01T00:00:00Z">
        <w:r>
          <w:t xml:space="preserve"> </w:t>
        </w:r>
      </w:ins>
      <w:bookmarkStart w:id="492" w:name="sec-install-glab"/>
      <w:bookmarkEnd w:id="492"/>
      <w:ins w:id="282" w:author="PR Preview" w:date="2024-01-01T00:00:00Z">
        <w:r>
          <w:t xml:space="preserve"> </w:t>
        </w:r>
      </w:ins>
      <w:bookmarkStart w:id="493" w:name="sec-removing-sensitive-data"/>
      <w:bookmarkEnd w:id="493"/>
      <w:ins w:id="282" w:author="PR Preview" w:date="2024-01-01T00:00:00Z">
        <w:r>
          <w:t xml:space="preserve"> </w:t>
        </w:r>
      </w:ins>
      <w:bookmarkStart w:id="494" w:name="basics"/>
      <w:bookmarkEnd w:id="494"/>
      <w:ins w:id="282" w:author="PR Preview" w:date="2024-01-01T00:00:00Z">
        <w:r>
          <w:t xml:space="preserve"> </w:t>
        </w:r>
      </w:ins>
      <w:bookmarkStart w:id="495" w:name="git-branching"/>
      <w:bookmarkEnd w:id="495"/>
      <w:ins w:id="282" w:author="PR Preview" w:date="2024-01-01T00:00:00Z">
        <w:r>
          <w:t xml:space="preserve"> </w:t>
        </w:r>
      </w:ins>
      <w:bookmarkStart w:id="496" w:name="example-workflow"/>
      <w:bookmarkEnd w:id="496"/>
      <w:ins w:id="282" w:author="PR Preview" w:date="2024-01-01T00:00:00Z">
        <w:r>
          <w:t xml:space="preserve"> </w:t>
        </w:r>
      </w:ins>
      <w:bookmarkStart w:id="497" w:name="pull-request-roles-and-protocol"/>
      <w:bookmarkEnd w:id="497"/>
      <w:ins w:id="282" w:author="PR Preview" w:date="2024-01-01T00:00:00Z">
        <w:r>
          <w:t xml:space="preserve"> </w:t>
        </w:r>
      </w:ins>
      <w:bookmarkStart w:id="498" w:name="commonly-used-git-commands"/>
      <w:bookmarkEnd w:id="498"/>
      <w:ins w:id="282" w:author="PR Preview" w:date="2024-01-01T00:00:00Z">
        <w:r>
          <w:t xml:space="preserve"> </w:t>
        </w:r>
      </w:ins>
      <w:bookmarkStart w:id="499" w:name="how-often-should-i-commit"/>
      <w:bookmarkEnd w:id="499"/>
      <w:ins w:id="282" w:author="PR Preview" w:date="2024-01-01T00:00:00Z">
        <w:r>
          <w:t xml:space="preserve"> </w:t>
        </w:r>
      </w:ins>
      <w:bookmarkStart w:id="500" w:name="repeated-amend-workflow"/>
      <w:bookmarkEnd w:id="500"/>
      <w:ins w:id="282" w:author="PR Preview" w:date="2024-01-01T00:00:00Z">
        <w:r>
          <w:t xml:space="preserve"> </w:t>
        </w:r>
      </w:ins>
      <w:bookmarkStart w:id="501" w:name="basic-workflow"/>
      <w:bookmarkEnd w:id="501"/>
      <w:ins w:id="282" w:author="PR Preview" w:date="2024-01-01T00:00:00Z">
        <w:r>
          <w:t xml:space="preserve"> </w:t>
        </w:r>
      </w:ins>
      <w:bookmarkStart w:id="502" w:name="key-points"/>
      <w:bookmarkEnd w:id="502"/>
      <w:ins w:id="282" w:author="PR Preview" w:date="2024-01-01T00:00:00Z">
        <w:r>
          <w:t xml:space="preserve"> </w:t>
        </w:r>
      </w:ins>
      <w:bookmarkStart w:id="503" w:name="what-should-be-pushed-to-github"/>
      <w:bookmarkEnd w:id="503"/>
      <w:ins w:id="282" w:author="PR Preview" w:date="2024-01-01T00:00:00Z">
        <w:r>
          <w:t xml:space="preserve"> </w:t>
        </w:r>
      </w:ins>
      <w:bookmarkStart w:id="504" w:name="the-linguist-generated-attribute"/>
      <w:bookmarkEnd w:id="504"/>
      <w:ins w:id="282" w:author="PR Preview" w:date="2024-01-01T00:00:00Z">
        <w:r>
          <w:t xml:space="preserve"> </w:t>
        </w:r>
      </w:ins>
      <w:bookmarkStart w:id="505" w:name="using-.gitattributes"/>
      <w:bookmarkEnd w:id="505"/>
      <w:ins w:id="282" w:author="PR Preview" w:date="2024-01-01T00:00:00Z">
        <w:r>
          <w:t xml:space="preserve"> </w:t>
        </w:r>
      </w:ins>
      <w:bookmarkStart w:id="506" w:name="other-useful-linguist-attributes"/>
      <w:bookmarkEnd w:id="506"/>
      <w:ins w:id="282" w:author="PR Preview" w:date="2024-01-01T00:00:00Z">
        <w:r>
          <w:t xml:space="preserve"> </w:t>
        </w:r>
      </w:ins>
      <w:bookmarkStart w:id="507" w:name="immediate-steps"/>
      <w:bookmarkEnd w:id="507"/>
    </w:p>
    <w:p>
      <w:pPr>
        <w:pStyle w:val="BodyText"/>
      </w:pPr>
      <w:ins w:id="283" w:author="PR Preview" w:date="2024-01-01T00:00:00Z">
        <w:r>
          <w:t xml:space="preserve">That page covers:</w:t>
        </w:r>
      </w:ins>
    </w:p>
    <w:p>
      <w:pPr>
        <w:pStyle w:val="Compact"/>
        <w:numPr>
          <w:ilvl w:val="0"/>
          <w:numId w:val="1032"/>
        </w:numPr>
      </w:pPr>
      <w:hyperlink r:id="rId508">
        <w:r>
          <w:rPr>
            <w:rStyle w:val="Hyperlink"/>
          </w:rPr>
          <w:t xml:space="preserve">Basics</w:t>
        </w:r>
      </w:hyperlink>
    </w:p>
    <w:p>
      <w:pPr>
        <w:pStyle w:val="Compact"/>
        <w:numPr>
          <w:ilvl w:val="0"/>
          <w:numId w:val="1032"/>
        </w:numPr>
      </w:pPr>
      <w:hyperlink r:id="rId509">
        <w:r>
          <w:rPr>
            <w:rStyle w:val="Hyperlink"/>
          </w:rPr>
          <w:t xml:space="preserve">Graphical Git Clients</w:t>
        </w:r>
      </w:hyperlink>
    </w:p>
    <w:p>
      <w:pPr>
        <w:pStyle w:val="Compact"/>
        <w:numPr>
          <w:ilvl w:val="0"/>
          <w:numId w:val="1032"/>
        </w:numPr>
      </w:pPr>
      <w:hyperlink r:id="rId510">
        <w:r>
          <w:rPr>
            <w:rStyle w:val="Hyperlink"/>
          </w:rPr>
          <w:t xml:space="preserve">GitHub CLI and GitLab CLI</w:t>
        </w:r>
      </w:hyperlink>
    </w:p>
    <w:p>
      <w:pPr>
        <w:pStyle w:val="Compact"/>
        <w:numPr>
          <w:ilvl w:val="0"/>
          <w:numId w:val="1032"/>
        </w:numPr>
      </w:pPr>
      <w:hyperlink r:id="rId511">
        <w:r>
          <w:rPr>
            <w:rStyle w:val="Hyperlink"/>
          </w:rPr>
          <w:t xml:space="preserve">Git Branching</w:t>
        </w:r>
      </w:hyperlink>
    </w:p>
    <w:p>
      <w:pPr>
        <w:pStyle w:val="Compact"/>
        <w:numPr>
          <w:ilvl w:val="0"/>
          <w:numId w:val="1032"/>
        </w:numPr>
      </w:pPr>
      <w:hyperlink r:id="rId512">
        <w:r>
          <w:rPr>
            <w:rStyle w:val="Hyperlink"/>
          </w:rPr>
          <w:t xml:space="preserve">Personal Dev Branches</w:t>
        </w:r>
      </w:hyperlink>
    </w:p>
    <w:p>
      <w:pPr>
        <w:pStyle w:val="Compact"/>
        <w:numPr>
          <w:ilvl w:val="0"/>
          <w:numId w:val="1032"/>
        </w:numPr>
      </w:pPr>
      <w:hyperlink r:id="rId513">
        <w:r>
          <w:rPr>
            <w:rStyle w:val="Hyperlink"/>
          </w:rPr>
          <w:t xml:space="preserve">Example Workflow</w:t>
        </w:r>
      </w:hyperlink>
    </w:p>
    <w:p>
      <w:pPr>
        <w:pStyle w:val="Compact"/>
        <w:numPr>
          <w:ilvl w:val="0"/>
          <w:numId w:val="1032"/>
        </w:numPr>
      </w:pPr>
      <w:hyperlink r:id="rId514">
        <w:r>
          <w:rPr>
            <w:rStyle w:val="Hyperlink"/>
          </w:rPr>
          <w:t xml:space="preserve">Pull Request Roles and Protocol</w:t>
        </w:r>
      </w:hyperlink>
    </w:p>
    <w:p>
      <w:pPr>
        <w:pStyle w:val="Compact"/>
        <w:numPr>
          <w:ilvl w:val="0"/>
          <w:numId w:val="1032"/>
        </w:numPr>
      </w:pPr>
      <w:hyperlink r:id="rId515">
        <w:r>
          <w:rPr>
            <w:rStyle w:val="Hyperlink"/>
          </w:rPr>
          <w:t xml:space="preserve">Commonly Used Git Commands</w:t>
        </w:r>
      </w:hyperlink>
    </w:p>
    <w:p>
      <w:pPr>
        <w:pStyle w:val="Compact"/>
        <w:numPr>
          <w:ilvl w:val="0"/>
          <w:numId w:val="1032"/>
        </w:numPr>
      </w:pPr>
      <w:hyperlink r:id="rId516">
        <w:r>
          <w:rPr>
            <w:rStyle w:val="Hyperlink"/>
          </w:rPr>
          <w:t xml:space="preserve">How often should I commit?</w:t>
        </w:r>
      </w:hyperlink>
    </w:p>
    <w:p>
      <w:pPr>
        <w:pStyle w:val="Compact"/>
        <w:numPr>
          <w:ilvl w:val="0"/>
          <w:numId w:val="1032"/>
        </w:numPr>
      </w:pPr>
      <w:hyperlink r:id="rId517">
        <w:r>
          <w:rPr>
            <w:rStyle w:val="Hyperlink"/>
          </w:rPr>
          <w:t xml:space="preserve">Repeated Amend Workflow</w:t>
        </w:r>
      </w:hyperlink>
    </w:p>
    <w:p>
      <w:pPr>
        <w:pStyle w:val="Compact"/>
        <w:numPr>
          <w:ilvl w:val="0"/>
          <w:numId w:val="1032"/>
        </w:numPr>
      </w:pPr>
      <w:hyperlink r:id="rId518">
        <w:r>
          <w:rPr>
            <w:rStyle w:val="Hyperlink"/>
          </w:rPr>
          <w:t xml:space="preserve">What should be pushed to Github?</w:t>
        </w:r>
      </w:hyperlink>
    </w:p>
    <w:p>
      <w:pPr>
        <w:pStyle w:val="Compact"/>
        <w:numPr>
          <w:ilvl w:val="0"/>
          <w:numId w:val="1032"/>
        </w:numPr>
      </w:pPr>
      <w:hyperlink r:id="rId519">
        <w:r>
          <w:rPr>
            <w:rStyle w:val="Hyperlink"/>
          </w:rPr>
          <w:t xml:space="preserve">GitLab</w:t>
        </w:r>
      </w:hyperlink>
    </w:p>
    <w:p>
      <w:pPr>
        <w:pStyle w:val="Compact"/>
        <w:numPr>
          <w:ilvl w:val="0"/>
          <w:numId w:val="1032"/>
        </w:numPr>
      </w:pPr>
      <w:hyperlink r:id="rId520">
        <w:r>
          <w:rPr>
            <w:rStyle w:val="Hyperlink"/>
          </w:rPr>
          <w:t xml:space="preserve">Customizing How Files Appear on GitHub</w:t>
        </w:r>
      </w:hyperlink>
    </w:p>
    <w:p>
      <w:pPr>
        <w:pStyle w:val="Compact"/>
        <w:numPr>
          <w:ilvl w:val="0"/>
          <w:numId w:val="1032"/>
        </w:numPr>
      </w:pPr>
      <w:hyperlink r:id="rId521">
        <w:r>
          <w:rPr>
            <w:rStyle w:val="Hyperlink"/>
          </w:rPr>
          <w:t xml:space="preserve">Exporting Issue and Pull Request Conversations</w:t>
        </w:r>
      </w:hyperlink>
    </w:p>
    <w:p>
      <w:pPr>
        <w:pStyle w:val="Compact"/>
        <w:numPr>
          <w:ilvl w:val="0"/>
          <w:numId w:val="1032"/>
        </w:numPr>
      </w:pPr>
      <w:hyperlink r:id="rId522">
        <w:r>
          <w:rPr>
            <w:rStyle w:val="Hyperlink"/>
          </w:rPr>
          <w:t xml:space="preserve">Removing Sensitive Data from a Repository</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3" name="Picture"/>
                  <a:graphic>
                    <a:graphicData uri="http://schemas.openxmlformats.org/drawingml/2006/picture">
                      <pic:pic>
                        <pic:nvPicPr>
                          <pic:cNvPr descr="/opt/quarto/share/formats/docx/note.png" id="524"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chapters/github.html#sec-foo</w:t>
            </w:r>
            <w:r>
              <w:t xml:space="preserve"> </w:t>
            </w:r>
            <w:r>
              <w:t xml:space="preserve">on the psc site.</w:t>
            </w:r>
          </w:p>
          <w:p/>
        </w:tc>
      </w:tr>
    </w:tbl>
    <w:bookmarkStart w:id="541" w:name="sec-github-education"/>
    <w:p>
      <w:pPr>
        <w:pStyle w:val="Heading2"/>
      </w:pPr>
      <w:ins w:id="299" w:author="PR Preview" w:date="2024-01-01T00:00:00Z">
        <w:r>
          <w:t xml:space="preserve">11.1 GitHub Education and Copilot Access</w:t>
        </w:r>
      </w:ins>
    </w:p>
    <w:bookmarkStart w:id="528" w:name="github-education-benefits"/>
    <w:p>
      <w:pPr>
        <w:pStyle w:val="Heading3"/>
      </w:pPr>
      <w:ins w:id="300" w:author="PR Preview" w:date="2024-01-01T00:00:00Z">
        <w:r>
          <w:t xml:space="preserve">11.1.1 GitHub Education Benefits</w:t>
        </w:r>
      </w:ins>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033"/>
        </w:numPr>
      </w:pPr>
      <w:r>
        <w:t xml:space="preserve">Visit the</w:t>
      </w:r>
      <w:r>
        <w:t xml:space="preserve"> </w:t>
      </w:r>
      <w:hyperlink r:id="rId525">
        <w:r>
          <w:rPr>
            <w:rStyle w:val="Hyperlink"/>
          </w:rPr>
          <w:t xml:space="preserve">GitHub Education website</w:t>
        </w:r>
      </w:hyperlink>
    </w:p>
    <w:p>
      <w:pPr>
        <w:pStyle w:val="Compact"/>
        <w:numPr>
          <w:ilvl w:val="0"/>
          <w:numId w:val="103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033"/>
        </w:numPr>
      </w:pPr>
      <w:r>
        <w:t xml:space="preserve">Sign in with your GitHub account (or create one if you don’t have one)</w:t>
      </w:r>
    </w:p>
    <w:p>
      <w:pPr>
        <w:pStyle w:val="Compact"/>
        <w:numPr>
          <w:ilvl w:val="0"/>
          <w:numId w:val="103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033"/>
        </w:numPr>
      </w:pPr>
      <w:r>
        <w:t xml:space="preserve">Provide proof of your academic affiliation (e.g., upload a photo of your student ID or university letter)</w:t>
      </w:r>
    </w:p>
    <w:p>
      <w:pPr>
        <w:pStyle w:val="Compact"/>
        <w:numPr>
          <w:ilvl w:val="0"/>
          <w:numId w:val="103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26">
        <w:r>
          <w:rPr>
            <w:rStyle w:val="Hyperlink"/>
          </w:rPr>
          <w:t xml:space="preserve">GitHub Student Developer Pack</w:t>
        </w:r>
      </w:hyperlink>
      <w:r>
        <w:t xml:space="preserve"> </w:t>
      </w:r>
      <w:r>
        <w:t xml:space="preserve">(for students)</w:t>
      </w:r>
      <w:r>
        <w:t xml:space="preserve"> </w:t>
      </w:r>
      <w:r>
        <w:t xml:space="preserve">or</w:t>
      </w:r>
      <w:r>
        <w:t xml:space="preserve"> </w:t>
      </w:r>
      <w:hyperlink r:id="rId527">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28"/>
    <w:bookmarkStart w:id="540" w:name="X41b56039c71257be4531d08391ae81a73d29f03"/>
    <w:p>
      <w:pPr>
        <w:pStyle w:val="Heading3"/>
      </w:pPr>
      <w:ins w:id="310" w:author="PR Preview" w:date="2024-01-01T00:00:00Z">
        <w:r>
          <w:t xml:space="preserve">11.1.2 GitHub Copilot Access for UC Davis Members</w:t>
        </w:r>
      </w:ins>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034"/>
        </w:numPr>
      </w:pPr>
      <w:r>
        <w:t xml:space="preserve">Ensure you have a GitHub account and have signed up for GitHub Education (see above)</w:t>
      </w:r>
    </w:p>
    <w:p>
      <w:pPr>
        <w:pStyle w:val="Compact"/>
        <w:numPr>
          <w:ilvl w:val="0"/>
          <w:numId w:val="1034"/>
        </w:numPr>
      </w:pPr>
      <w:r>
        <w:t xml:space="preserve">Go to the</w:t>
      </w:r>
      <w:r>
        <w:t xml:space="preserve"> </w:t>
      </w:r>
      <w:hyperlink r:id="rId529">
        <w:r>
          <w:rPr>
            <w:rStyle w:val="Hyperlink"/>
          </w:rPr>
          <w:t xml:space="preserve">UC Davis IT ServiceHub GitHub page</w:t>
        </w:r>
      </w:hyperlink>
    </w:p>
    <w:p>
      <w:pPr>
        <w:pStyle w:val="Compact"/>
        <w:numPr>
          <w:ilvl w:val="0"/>
          <w:numId w:val="1034"/>
        </w:numPr>
      </w:pPr>
      <w:r>
        <w:t xml:space="preserve">Click the blue</w:t>
      </w:r>
      <w:r>
        <w:t xml:space="preserve"> </w:t>
      </w:r>
      <w:r>
        <w:t xml:space="preserve">“Get GitHub!”</w:t>
      </w:r>
      <w:r>
        <w:t xml:space="preserve"> </w:t>
      </w:r>
      <w:r>
        <w:t xml:space="preserve">button near the top right</w:t>
      </w:r>
    </w:p>
    <w:p>
      <w:pPr>
        <w:pStyle w:val="Compact"/>
        <w:numPr>
          <w:ilvl w:val="0"/>
          <w:numId w:val="103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3" w:name="fig-request-copilot-seat"/>
          <w:p>
            <w:pPr>
              <w:pStyle w:val="Compact"/>
              <w:jc w:val="center"/>
            </w:pPr>
            <w:r>
              <w:drawing>
                <wp:inline>
                  <wp:extent cx="5334000" cy="3052792"/>
                  <wp:effectExtent b="0" l="0" r="0" t="0"/>
                  <wp:docPr descr="" title="" id="531" name="Picture"/>
                  <a:graphic>
                    <a:graphicData uri="http://schemas.openxmlformats.org/drawingml/2006/picture">
                      <pic:pic>
                        <pic:nvPicPr>
                          <pic:cNvPr descr="assets/images/github-copilot-invitation-email.png" id="532" name="Picture"/>
                          <pic:cNvPicPr>
                            <a:picLocks noChangeArrowheads="1" noChangeAspect="1"/>
                          </pic:cNvPicPr>
                        </pic:nvPicPr>
                        <pic:blipFill>
                          <a:blip r:embed="rId530"/>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33"/>
        </w:tc>
      </w:tr>
    </w:tbl>
    <w:p>
      <w:pPr>
        <w:pStyle w:val="Compact"/>
        <w:numPr>
          <w:ilvl w:val="0"/>
          <w:numId w:val="1035"/>
        </w:numPr>
      </w:pPr>
      <w:r>
        <w:t xml:space="preserve">Click</w:t>
      </w:r>
      <w:r>
        <w:t xml:space="preserve"> </w:t>
      </w:r>
      <w:r>
        <w:t xml:space="preserve">“Join UC Davis”</w:t>
      </w:r>
      <w:r>
        <w:t xml:space="preserve"> </w:t>
      </w:r>
      <w:r>
        <w:t xml:space="preserve">to accept the invitation</w:t>
      </w:r>
    </w:p>
    <w:p>
      <w:pPr>
        <w:pStyle w:val="Compact"/>
        <w:numPr>
          <w:ilvl w:val="0"/>
          <w:numId w:val="103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036"/>
        </w:numPr>
      </w:pPr>
      <w:r>
        <w:t xml:space="preserve">Go to your</w:t>
      </w:r>
      <w:r>
        <w:t xml:space="preserve"> </w:t>
      </w:r>
      <w:hyperlink r:id="rId534">
        <w:r>
          <w:rPr>
            <w:rStyle w:val="Hyperlink"/>
          </w:rPr>
          <w:t xml:space="preserve">GitHub Copilot settings</w:t>
        </w:r>
      </w:hyperlink>
    </w:p>
    <w:p>
      <w:pPr>
        <w:pStyle w:val="Compact"/>
        <w:numPr>
          <w:ilvl w:val="0"/>
          <w:numId w:val="103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03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38" w:name="fig-copilot-settings-org-options"/>
          <w:p>
            <w:pPr>
              <w:pStyle w:val="Compact"/>
              <w:jc w:val="center"/>
            </w:pPr>
            <w:r>
              <w:drawing>
                <wp:inline>
                  <wp:extent cx="5334000" cy="531962"/>
                  <wp:effectExtent b="0" l="0" r="0" t="0"/>
                  <wp:docPr descr="" title="" id="536" name="Picture"/>
                  <a:graphic>
                    <a:graphicData uri="http://schemas.openxmlformats.org/drawingml/2006/picture">
                      <pic:pic>
                        <pic:nvPicPr>
                          <pic:cNvPr descr="assets/images/github-copilot-settings-page.png" id="537" name="Picture"/>
                          <pic:cNvPicPr>
                            <a:picLocks noChangeArrowheads="1" noChangeAspect="1"/>
                          </pic:cNvPicPr>
                        </pic:nvPicPr>
                        <pic:blipFill>
                          <a:blip r:embed="rId535"/>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38"/>
        </w:tc>
      </w:tr>
    </w:tbl>
    <w:p>
      <w:pPr>
        <w:pStyle w:val="Compact"/>
        <w:numPr>
          <w:ilvl w:val="0"/>
          <w:numId w:val="1037"/>
        </w:numPr>
      </w:pPr>
      <w:r>
        <w:t xml:space="preserve">Wait for approval from the UC Davis GitHub organization administrators</w:t>
      </w:r>
    </w:p>
    <w:p>
      <w:pPr>
        <w:pStyle w:val="Compact"/>
        <w:numPr>
          <w:ilvl w:val="0"/>
          <w:numId w:val="103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5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r>
        <w:br w:type="page"/>
      </w:r>
    </w:p>
    <w:bookmarkEnd w:id="540"/>
    <w:bookmarkEnd w:id="541"/>
    <w:bookmarkEnd w:id="542"/>
    <w:bookmarkStart w:id="581" w:name="sec-collab-dev"/>
    <w:p>
      <w:pPr>
        <w:pStyle w:val="Heading1"/>
      </w:pPr>
      <w:r>
        <w:t xml:space="preserve">12. Collaborative Software Development</w:t>
      </w:r>
    </w:p>
    <w:p>
      <w:pPr>
        <w:pStyle w:val="FirstParagraph"/>
      </w:pPr>
      <w:ins w:id="329" w:author="PR Preview" w:date="2024-01-01T00:00:00Z">
        <w:r>
          <w:t xml:space="preserve">This chapter has moved to</w:t>
        </w:r>
      </w:ins>
      <w:ins w:id="329" w:author="PR Preview" w:date="2024-01-01T00:00:00Z">
        <w:r>
          <w:t xml:space="preserve"> </w:t>
        </w:r>
      </w:ins>
      <w:hyperlink r:id="rId62">
        <w:r>
          <w:rPr>
            <w:rStyle w:val="Hyperlink"/>
            <w:i/>
            <w:iCs/>
          </w:rPr>
          <w:t xml:space="preserve">Principles of Scientific Computing</w:t>
        </w:r>
      </w:hyperlink>
      <w:ins w:id="329" w:author="PR Preview" w:date="2024-01-01T00:00:00Z">
        <w:r>
          <w:t xml:space="preserve">,</w:t>
        </w:r>
      </w:ins>
      <w:ins w:id="329" w:author="PR Preview" w:date="2024-01-01T00:00:00Z">
        <w:r>
          <w:t xml:space="preserve"> </w:t>
        </w:r>
      </w:ins>
      <w:ins w:id="329" w:author="PR Preview" w:date="2024-01-01T00:00:00Z">
        <w:r>
          <w:t xml:space="preserve">the Morrison Lab’s general-purpose guide to coding for research projects:</w:t>
        </w:r>
      </w:ins>
      <w:ins w:id="329" w:author="PR Preview" w:date="2024-01-01T00:00:00Z">
        <w:r>
          <w:t xml:space="preserve"> </w:t>
        </w:r>
      </w:ins>
      <w:hyperlink r:id="rId39">
        <w:r>
          <w:rPr>
            <w:rStyle w:val="Hyperlink"/>
            <w:b/>
            <w:bCs/>
          </w:rPr>
          <w:t xml:space="preserve">Collaborative Software Development</w:t>
        </w:r>
      </w:hyperlink>
      <w:ins w:id="329" w:author="PR Preview" w:date="2024-01-01T00:00:00Z">
        <w:r>
          <w:t xml:space="preserve"> </w:t>
        </w:r>
      </w:ins>
      <w:ins w:id="329" w:author="PR Preview" w:date="2024-01-01T00:00:00Z">
        <w:r>
          <w:t xml:space="preserve">(source:</w:t>
        </w:r>
      </w:ins>
      <w:ins w:id="329" w:author="PR Preview" w:date="2024-01-01T00:00:00Z">
        <w:r>
          <w:t xml:space="preserve"> </w:t>
        </w:r>
      </w:ins>
      <w:hyperlink r:id="rId64">
        <w:r>
          <w:rPr>
            <w:rStyle w:val="Hyperlink"/>
          </w:rPr>
          <w:t xml:space="preserve">https://github.com/Morrison-Lab/psc</w:t>
        </w:r>
      </w:hyperlink>
      <w:ins w:id="329" w:author="PR Preview" w:date="2024-01-01T00:00:00Z">
        <w:r>
          <w:t xml:space="preserve">).</w:t>
        </w:r>
      </w:ins>
    </w:p>
    <w:p>
      <w:pPr>
        <w:pStyle w:val="BodyText"/>
      </w:pPr>
      <w:bookmarkStart w:id="543" w:name="sec-avoid-closing-restarting-prs"/>
      <w:bookmarkEnd w:id="543"/>
      <w:ins w:id="330" w:author="PR Preview" w:date="2024-01-01T00:00:00Z">
        <w:r>
          <w:t xml:space="preserve"> </w:t>
        </w:r>
      </w:ins>
      <w:bookmarkStart w:id="544" w:name="sec-code-review"/>
      <w:bookmarkEnd w:id="544"/>
      <w:ins w:id="330" w:author="PR Preview" w:date="2024-01-01T00:00:00Z">
        <w:r>
          <w:t xml:space="preserve"> </w:t>
        </w:r>
      </w:ins>
      <w:bookmarkStart w:id="545" w:name="sec-opening-pull-requests"/>
      <w:bookmarkEnd w:id="545"/>
      <w:ins w:id="330" w:author="PR Preview" w:date="2024-01-01T00:00:00Z">
        <w:r>
          <w:t xml:space="preserve"> </w:t>
        </w:r>
      </w:ins>
      <w:bookmarkStart w:id="546" w:name="sec-pr-assignee"/>
      <w:bookmarkEnd w:id="546"/>
      <w:ins w:id="330" w:author="PR Preview" w:date="2024-01-01T00:00:00Z">
        <w:r>
          <w:t xml:space="preserve"> </w:t>
        </w:r>
      </w:ins>
      <w:bookmarkStart w:id="547" w:name="sec-pr-author"/>
      <w:bookmarkEnd w:id="547"/>
      <w:ins w:id="330" w:author="PR Preview" w:date="2024-01-01T00:00:00Z">
        <w:r>
          <w:t xml:space="preserve"> </w:t>
        </w:r>
      </w:ins>
      <w:bookmarkStart w:id="548" w:name="sec-pr-issue-creator"/>
      <w:bookmarkEnd w:id="548"/>
      <w:ins w:id="330" w:author="PR Preview" w:date="2024-01-01T00:00:00Z">
        <w:r>
          <w:t xml:space="preserve"> </w:t>
        </w:r>
      </w:ins>
      <w:bookmarkStart w:id="549" w:name="sec-pr-merger"/>
      <w:bookmarkEnd w:id="549"/>
      <w:ins w:id="330" w:author="PR Preview" w:date="2024-01-01T00:00:00Z">
        <w:r>
          <w:t xml:space="preserve"> </w:t>
        </w:r>
      </w:ins>
      <w:bookmarkStart w:id="550" w:name="sec-pr-reviewer"/>
      <w:bookmarkEnd w:id="550"/>
      <w:ins w:id="330" w:author="PR Preview" w:date="2024-01-01T00:00:00Z">
        <w:r>
          <w:t xml:space="preserve"> </w:t>
        </w:r>
      </w:ins>
      <w:bookmarkStart w:id="551" w:name="sec-pr-roles"/>
      <w:bookmarkEnd w:id="551"/>
      <w:ins w:id="330" w:author="PR Preview" w:date="2024-01-01T00:00:00Z">
        <w:r>
          <w:t xml:space="preserve"> </w:t>
        </w:r>
      </w:ins>
      <w:bookmarkStart w:id="552" w:name="sec-pr-steward"/>
      <w:bookmarkEnd w:id="552"/>
      <w:ins w:id="330" w:author="PR Preview" w:date="2024-01-01T00:00:00Z">
        <w:r>
          <w:t xml:space="preserve"> </w:t>
        </w:r>
      </w:ins>
      <w:bookmarkStart w:id="553" w:name="sec-pull-requests"/>
      <w:bookmarkEnd w:id="553"/>
      <w:ins w:id="330" w:author="PR Preview" w:date="2024-01-01T00:00:00Z">
        <w:r>
          <w:t xml:space="preserve"> </w:t>
        </w:r>
      </w:ins>
      <w:bookmarkStart w:id="554" w:name="sec-resolving-review-threads"/>
      <w:bookmarkEnd w:id="554"/>
      <w:ins w:id="330" w:author="PR Preview" w:date="2024-01-01T00:00:00Z">
        <w:r>
          <w:t xml:space="preserve"> </w:t>
        </w:r>
      </w:ins>
      <w:bookmarkStart w:id="555" w:name="sec-responding-to-review-comments"/>
      <w:bookmarkEnd w:id="555"/>
      <w:ins w:id="330" w:author="PR Preview" w:date="2024-01-01T00:00:00Z">
        <w:r>
          <w:t xml:space="preserve"> </w:t>
        </w:r>
      </w:ins>
      <w:bookmarkStart w:id="556" w:name="sec-reviewing-pull-requests"/>
      <w:bookmarkEnd w:id="556"/>
      <w:ins w:id="330" w:author="PR Preview" w:date="2024-01-01T00:00:00Z">
        <w:r>
          <w:t xml:space="preserve"> </w:t>
        </w:r>
      </w:ins>
      <w:bookmarkStart w:id="557" w:name="sec-stacked-pull-requests"/>
      <w:bookmarkEnd w:id="557"/>
      <w:ins w:id="330" w:author="PR Preview" w:date="2024-01-01T00:00:00Z">
        <w:r>
          <w:t xml:space="preserve"> </w:t>
        </w:r>
      </w:ins>
      <w:bookmarkStart w:id="558" w:name="write-focused-prs"/>
      <w:bookmarkEnd w:id="558"/>
      <w:ins w:id="330" w:author="PR Preview" w:date="2024-01-01T00:00:00Z">
        <w:r>
          <w:t xml:space="preserve"> </w:t>
        </w:r>
      </w:ins>
      <w:bookmarkStart w:id="559" w:name="write-clear-pr-titles-and-descriptions"/>
      <w:bookmarkEnd w:id="559"/>
      <w:ins w:id="330" w:author="PR Preview" w:date="2024-01-01T00:00:00Z">
        <w:r>
          <w:t xml:space="preserve"> </w:t>
        </w:r>
      </w:ins>
      <w:bookmarkStart w:id="560" w:name="explain-technical-reasoning-up-front"/>
      <w:bookmarkEnd w:id="560"/>
      <w:ins w:id="330" w:author="PR Preview" w:date="2024-01-01T00:00:00Z">
        <w:r>
          <w:t xml:space="preserve"> </w:t>
        </w:r>
      </w:ins>
      <w:bookmarkStart w:id="561" w:name="request-reviews-in-the-right-order"/>
      <w:bookmarkEnd w:id="561"/>
      <w:ins w:id="330" w:author="PR Preview" w:date="2024-01-01T00:00:00Z">
        <w:r>
          <w:t xml:space="preserve"> </w:t>
        </w:r>
      </w:ins>
      <w:bookmarkStart w:id="562" w:name="include-tests-with-behavior-changes"/>
      <w:bookmarkEnd w:id="562"/>
      <w:ins w:id="330" w:author="PR Preview" w:date="2024-01-01T00:00:00Z">
        <w:r>
          <w:t xml:space="preserve"> </w:t>
        </w:r>
      </w:ins>
      <w:bookmarkStart w:id="563" w:name="separate-refactorings-from-feature-work"/>
      <w:bookmarkEnd w:id="563"/>
      <w:ins w:id="330" w:author="PR Preview" w:date="2024-01-01T00:00:00Z">
        <w:r>
          <w:t xml:space="preserve"> </w:t>
        </w:r>
      </w:ins>
      <w:bookmarkStart w:id="564" w:name="X50338839007aa36ec7a0c29a9ee5822857f20d8"/>
      <w:bookmarkEnd w:id="564"/>
      <w:ins w:id="330" w:author="PR Preview" w:date="2024-01-01T00:00:00Z">
        <w:r>
          <w:t xml:space="preserve"> </w:t>
        </w:r>
      </w:ins>
      <w:bookmarkStart w:id="565" w:name="stacked-pull-requests"/>
      <w:bookmarkEnd w:id="565"/>
      <w:ins w:id="330" w:author="PR Preview" w:date="2024-01-01T00:00:00Z">
        <w:r>
          <w:t xml:space="preserve"> </w:t>
        </w:r>
      </w:ins>
      <w:bookmarkStart w:id="566" w:name="what-are-stacked-pull-requests"/>
      <w:bookmarkEnd w:id="566"/>
      <w:ins w:id="330" w:author="PR Preview" w:date="2024-01-01T00:00:00Z">
        <w:r>
          <w:t xml:space="preserve"> </w:t>
        </w:r>
      </w:ins>
      <w:bookmarkStart w:id="567" w:name="benefits-of-stacked-pull-requests"/>
      <w:bookmarkEnd w:id="567"/>
      <w:ins w:id="330" w:author="PR Preview" w:date="2024-01-01T00:00:00Z">
        <w:r>
          <w:t xml:space="preserve"> </w:t>
        </w:r>
      </w:ins>
      <w:bookmarkStart w:id="568" w:name="core-principles-for-stacking"/>
      <w:bookmarkEnd w:id="568"/>
      <w:ins w:id="330" w:author="PR Preview" w:date="2024-01-01T00:00:00Z">
        <w:r>
          <w:t xml:space="preserve"> </w:t>
        </w:r>
      </w:ins>
      <w:bookmarkStart w:id="569" w:name="ci-rebasing-and-merging"/>
      <w:bookmarkEnd w:id="569"/>
      <w:ins w:id="330" w:author="PR Preview" w:date="2024-01-01T00:00:00Z">
        <w:r>
          <w:t xml:space="preserve"> </w:t>
        </w:r>
      </w:ins>
      <w:bookmarkStart w:id="570" w:name="purpose-of-code-review"/>
      <w:bookmarkEnd w:id="570"/>
      <w:ins w:id="330" w:author="PR Preview" w:date="2024-01-01T00:00:00Z">
        <w:r>
          <w:t xml:space="preserve"> </w:t>
        </w:r>
      </w:ins>
      <w:bookmarkStart w:id="571" w:name="monitor-prs-awaiting-your-review"/>
      <w:bookmarkEnd w:id="571"/>
      <w:ins w:id="330" w:author="PR Preview" w:date="2024-01-01T00:00:00Z">
        <w:r>
          <w:t xml:space="preserve"> </w:t>
        </w:r>
      </w:ins>
      <w:bookmarkStart w:id="572" w:name="write-review-comments-that-teach"/>
      <w:bookmarkEnd w:id="572"/>
      <w:ins w:id="330" w:author="PR Preview" w:date="2024-01-01T00:00:00Z">
        <w:r>
          <w:t xml:space="preserve"> </w:t>
        </w:r>
      </w:ins>
      <w:bookmarkStart w:id="573" w:name="use-review-as-mentoring"/>
      <w:bookmarkEnd w:id="573"/>
      <w:ins w:id="330" w:author="PR Preview" w:date="2024-01-01T00:00:00Z">
        <w:r>
          <w:t xml:space="preserve"> </w:t>
        </w:r>
      </w:ins>
      <w:bookmarkStart w:id="574" w:name="balance-direct-fixes-with-guidance"/>
      <w:bookmarkEnd w:id="574"/>
      <w:ins w:id="330" w:author="PR Preview" w:date="2024-01-01T00:00:00Z">
        <w:r>
          <w:t xml:space="preserve"> </w:t>
        </w:r>
      </w:ins>
      <w:bookmarkStart w:id="575" w:name="Xb79f8536e368ddea61466be29d8dc7bff058357"/>
      <w:bookmarkEnd w:id="575"/>
      <w:ins w:id="330" w:author="PR Preview" w:date="2024-01-01T00:00:00Z">
        <w:r>
          <w:t xml:space="preserve"> </w:t>
        </w:r>
      </w:ins>
      <w:bookmarkStart w:id="576" w:name="X5f65d278c65bbb0dc383f2bf0a669eebfe317ac"/>
      <w:bookmarkEnd w:id="576"/>
    </w:p>
    <w:p>
      <w:pPr>
        <w:pStyle w:val="BodyText"/>
      </w:pPr>
      <w:ins w:id="331" w:author="PR Preview" w:date="2024-01-01T00:00:00Z">
        <w:r>
          <w:t xml:space="preserve">That page covers:</w:t>
        </w:r>
      </w:ins>
    </w:p>
    <w:p>
      <w:pPr>
        <w:pStyle w:val="Compact"/>
        <w:numPr>
          <w:ilvl w:val="0"/>
          <w:numId w:val="1038"/>
        </w:numPr>
      </w:pPr>
      <w:hyperlink r:id="rId577">
        <w:r>
          <w:rPr>
            <w:rStyle w:val="Hyperlink"/>
          </w:rPr>
          <w:t xml:space="preserve">Pull Requests</w:t>
        </w:r>
      </w:hyperlink>
    </w:p>
    <w:p>
      <w:pPr>
        <w:pStyle w:val="Compact"/>
        <w:numPr>
          <w:ilvl w:val="0"/>
          <w:numId w:val="1038"/>
        </w:numPr>
      </w:pPr>
      <w:hyperlink r:id="rId578">
        <w:r>
          <w:rPr>
            <w:rStyle w:val="Hyperlink"/>
          </w:rPr>
          <w:t xml:space="preserve">Code Review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9" name="Picture"/>
                  <a:graphic>
                    <a:graphicData uri="http://schemas.openxmlformats.org/drawingml/2006/picture">
                      <pic:pic>
                        <pic:nvPicPr>
                          <pic:cNvPr descr="/opt/quarto/share/formats/docx/note.png" id="58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chapters/collaborative-software-development.html#sec-foo</w:t>
            </w:r>
            <w:r>
              <w:t xml:space="preserve"> </w:t>
            </w:r>
            <w:r>
              <w:t xml:space="preserve">on the psc site.</w:t>
            </w:r>
          </w:p>
          <w:p/>
        </w:tc>
      </w:tr>
    </w:tbl>
    <w:p>
      <w:r>
        <w:br w:type="page"/>
      </w:r>
    </w:p>
    <w:bookmarkEnd w:id="581"/>
    <w:bookmarkStart w:id="625" w:name="sec-r-ci"/>
    <w:p>
      <w:pPr>
        <w:pStyle w:val="Heading1"/>
      </w:pPr>
      <w:r>
        <w:t xml:space="preserve">13. Continuous Integration</w:t>
      </w:r>
    </w:p>
    <w:p>
      <w:pPr>
        <w:pStyle w:val="FirstParagraph"/>
      </w:pPr>
      <w:ins w:id="336" w:author="PR Preview" w:date="2024-01-01T00:00:00Z">
        <w:r>
          <w:t xml:space="preserve">This chapter has moved to</w:t>
        </w:r>
      </w:ins>
      <w:ins w:id="336" w:author="PR Preview" w:date="2024-01-01T00:00:00Z">
        <w:r>
          <w:t xml:space="preserve"> </w:t>
        </w:r>
      </w:ins>
      <w:hyperlink r:id="rId62">
        <w:r>
          <w:rPr>
            <w:rStyle w:val="Hyperlink"/>
            <w:i/>
            <w:iCs/>
          </w:rPr>
          <w:t xml:space="preserve">Principles of Scientific Computing</w:t>
        </w:r>
      </w:hyperlink>
      <w:ins w:id="336" w:author="PR Preview" w:date="2024-01-01T00:00:00Z">
        <w:r>
          <w:t xml:space="preserve">,</w:t>
        </w:r>
      </w:ins>
      <w:ins w:id="336" w:author="PR Preview" w:date="2024-01-01T00:00:00Z">
        <w:r>
          <w:t xml:space="preserve"> </w:t>
        </w:r>
      </w:ins>
      <w:ins w:id="336" w:author="PR Preview" w:date="2024-01-01T00:00:00Z">
        <w:r>
          <w:t xml:space="preserve">the Morrison Lab’s general-purpose guide to coding for research projects:</w:t>
        </w:r>
      </w:ins>
      <w:ins w:id="336" w:author="PR Preview" w:date="2024-01-01T00:00:00Z">
        <w:r>
          <w:t xml:space="preserve"> </w:t>
        </w:r>
      </w:ins>
      <w:hyperlink r:id="rId582">
        <w:r>
          <w:rPr>
            <w:rStyle w:val="Hyperlink"/>
            <w:b/>
            <w:bCs/>
          </w:rPr>
          <w:t xml:space="preserve">Continuous Integration</w:t>
        </w:r>
      </w:hyperlink>
      <w:ins w:id="336" w:author="PR Preview" w:date="2024-01-01T00:00:00Z">
        <w:r>
          <w:t xml:space="preserve"> </w:t>
        </w:r>
      </w:ins>
      <w:ins w:id="336" w:author="PR Preview" w:date="2024-01-01T00:00:00Z">
        <w:r>
          <w:t xml:space="preserve">(source:</w:t>
        </w:r>
      </w:ins>
      <w:ins w:id="336" w:author="PR Preview" w:date="2024-01-01T00:00:00Z">
        <w:r>
          <w:t xml:space="preserve"> </w:t>
        </w:r>
      </w:ins>
      <w:hyperlink r:id="rId64">
        <w:r>
          <w:rPr>
            <w:rStyle w:val="Hyperlink"/>
          </w:rPr>
          <w:t xml:space="preserve">https://github.com/Morrison-Lab/psc</w:t>
        </w:r>
      </w:hyperlink>
      <w:ins w:id="336" w:author="PR Preview" w:date="2024-01-01T00:00:00Z">
        <w:r>
          <w:t xml:space="preserve">).</w:t>
        </w:r>
      </w:ins>
    </w:p>
    <w:p>
      <w:pPr>
        <w:pStyle w:val="BodyText"/>
      </w:pPr>
      <w:bookmarkStart w:id="583" w:name="sec-ci-concurrency"/>
      <w:bookmarkEnd w:id="583"/>
      <w:ins w:id="337" w:author="PR Preview" w:date="2024-01-01T00:00:00Z">
        <w:r>
          <w:t xml:space="preserve"> </w:t>
        </w:r>
      </w:ins>
      <w:bookmarkStart w:id="584" w:name="sec-ci-decomposition"/>
      <w:bookmarkEnd w:id="584"/>
      <w:ins w:id="337" w:author="PR Preview" w:date="2024-01-01T00:00:00Z">
        <w:r>
          <w:t xml:space="preserve"> </w:t>
        </w:r>
      </w:ins>
      <w:bookmarkStart w:id="585" w:name="sec-ci-design-patterns"/>
      <w:bookmarkEnd w:id="585"/>
      <w:ins w:id="337" w:author="PR Preview" w:date="2024-01-01T00:00:00Z">
        <w:r>
          <w:t xml:space="preserve"> </w:t>
        </w:r>
      </w:ins>
      <w:bookmarkStart w:id="586" w:name="sec-ci-fail-open-closed"/>
      <w:bookmarkEnd w:id="586"/>
      <w:ins w:id="337" w:author="PR Preview" w:date="2024-01-01T00:00:00Z">
        <w:r>
          <w:t xml:space="preserve"> </w:t>
        </w:r>
      </w:ins>
      <w:bookmarkStart w:id="587" w:name="sec-ci-idempotency"/>
      <w:bookmarkEnd w:id="587"/>
      <w:ins w:id="337" w:author="PR Preview" w:date="2024-01-01T00:00:00Z">
        <w:r>
          <w:t xml:space="preserve"> </w:t>
        </w:r>
      </w:ins>
      <w:bookmarkStart w:id="588" w:name="sec-ci-observability"/>
      <w:bookmarkEnd w:id="588"/>
      <w:ins w:id="337" w:author="PR Preview" w:date="2024-01-01T00:00:00Z">
        <w:r>
          <w:t xml:space="preserve"> </w:t>
        </w:r>
      </w:ins>
      <w:bookmarkStart w:id="589" w:name="sec-ci-retries"/>
      <w:bookmarkEnd w:id="589"/>
      <w:ins w:id="337" w:author="PR Preview" w:date="2024-01-01T00:00:00Z">
        <w:r>
          <w:t xml:space="preserve"> </w:t>
        </w:r>
      </w:ins>
      <w:bookmarkStart w:id="590" w:name="sec-ci-secrets"/>
      <w:bookmarkEnd w:id="590"/>
      <w:ins w:id="337" w:author="PR Preview" w:date="2024-01-01T00:00:00Z">
        <w:r>
          <w:t xml:space="preserve"> </w:t>
        </w:r>
      </w:ins>
      <w:bookmarkStart w:id="591" w:name="sec-ci-toctou"/>
      <w:bookmarkEnd w:id="591"/>
      <w:ins w:id="337" w:author="PR Preview" w:date="2024-01-01T00:00:00Z">
        <w:r>
          <w:t xml:space="preserve"> </w:t>
        </w:r>
      </w:ins>
      <w:bookmarkStart w:id="592" w:name="sec-pr-comment-automation"/>
      <w:bookmarkEnd w:id="592"/>
      <w:ins w:id="337" w:author="PR Preview" w:date="2024-01-01T00:00:00Z">
        <w:r>
          <w:t xml:space="preserve"> </w:t>
        </w:r>
      </w:ins>
      <w:bookmarkStart w:id="593" w:name="sec-reusable-workflow-collections"/>
      <w:bookmarkEnd w:id="593"/>
      <w:ins w:id="337" w:author="PR Preview" w:date="2024-01-01T00:00:00Z">
        <w:r>
          <w:t xml:space="preserve"> </w:t>
        </w:r>
      </w:ins>
      <w:bookmarkStart w:id="594" w:name="sec-setting-up-github-actions"/>
      <w:bookmarkEnd w:id="594"/>
      <w:ins w:id="337" w:author="PR Preview" w:date="2024-01-01T00:00:00Z">
        <w:r>
          <w:t xml:space="preserve"> </w:t>
        </w:r>
      </w:ins>
      <w:bookmarkStart w:id="595" w:name="understanding-github-actions"/>
      <w:bookmarkEnd w:id="595"/>
      <w:ins w:id="337" w:author="PR Preview" w:date="2024-01-01T00:00:00Z">
        <w:r>
          <w:t xml:space="preserve"> </w:t>
        </w:r>
      </w:ins>
      <w:bookmarkStart w:id="596" w:name="action-versioning"/>
      <w:bookmarkEnd w:id="596"/>
      <w:ins w:id="337" w:author="PR Preview" w:date="2024-01-01T00:00:00Z">
        <w:r>
          <w:t xml:space="preserve"> </w:t>
        </w:r>
      </w:ins>
      <w:bookmarkStart w:id="597" w:name="floating-mutable-tags"/>
      <w:bookmarkEnd w:id="597"/>
      <w:ins w:id="337" w:author="PR Preview" w:date="2024-01-01T00:00:00Z">
        <w:r>
          <w:t xml:space="preserve"> </w:t>
        </w:r>
      </w:ins>
      <w:bookmarkStart w:id="598" w:name="how-a-floating-tag-differs-from-a-branch"/>
      <w:bookmarkEnd w:id="598"/>
      <w:ins w:id="337" w:author="PR Preview" w:date="2024-01-01T00:00:00Z">
        <w:r>
          <w:t xml:space="preserve"> </w:t>
        </w:r>
      </w:ins>
      <w:bookmarkStart w:id="599" w:name="the-reproducibility-tradeoff"/>
      <w:bookmarkEnd w:id="599"/>
      <w:ins w:id="337" w:author="PR Preview" w:date="2024-01-01T00:00:00Z">
        <w:r>
          <w:t xml:space="preserve"> </w:t>
        </w:r>
      </w:ins>
      <w:bookmarkStart w:id="600" w:name="essential-workflows"/>
      <w:bookmarkEnd w:id="600"/>
      <w:ins w:id="337" w:author="PR Preview" w:date="2024-01-01T00:00:00Z">
        <w:r>
          <w:t xml:space="preserve"> </w:t>
        </w:r>
      </w:ins>
      <w:bookmarkStart w:id="601" w:name="interactive-setup"/>
      <w:bookmarkEnd w:id="601"/>
      <w:ins w:id="337" w:author="PR Preview" w:date="2024-01-01T00:00:00Z">
        <w:r>
          <w:t xml:space="preserve"> </w:t>
        </w:r>
      </w:ins>
      <w:bookmarkStart w:id="602" w:name="allowing-actions-to-create-pull-requests"/>
      <w:bookmarkEnd w:id="602"/>
      <w:ins w:id="337" w:author="PR Preview" w:date="2024-01-01T00:00:00Z">
        <w:r>
          <w:t xml:space="preserve"> </w:t>
        </w:r>
      </w:ins>
      <w:bookmarkStart w:id="603" w:name="how-github-actions-workflows-work"/>
      <w:bookmarkEnd w:id="603"/>
      <w:ins w:id="337" w:author="PR Preview" w:date="2024-01-01T00:00:00Z">
        <w:r>
          <w:t xml:space="preserve"> </w:t>
        </w:r>
      </w:ins>
      <w:bookmarkStart w:id="604" w:name="workflow-files-and-security"/>
      <w:bookmarkEnd w:id="604"/>
      <w:ins w:id="337" w:author="PR Preview" w:date="2024-01-01T00:00:00Z">
        <w:r>
          <w:t xml:space="preserve"> </w:t>
        </w:r>
      </w:ins>
      <w:bookmarkStart w:id="605" w:name="troubleshooting-failed-workflows"/>
      <w:bookmarkEnd w:id="605"/>
      <w:ins w:id="337" w:author="PR Preview" w:date="2024-01-01T00:00:00Z">
        <w:r>
          <w:t xml:space="preserve"> </w:t>
        </w:r>
      </w:ins>
      <w:bookmarkStart w:id="606" w:name="common-use-cases"/>
      <w:bookmarkEnd w:id="606"/>
      <w:ins w:id="337" w:author="PR Preview" w:date="2024-01-01T00:00:00Z">
        <w:r>
          <w:t xml:space="preserve"> </w:t>
        </w:r>
      </w:ins>
      <w:bookmarkStart w:id="607" w:name="comparison-of-popular-actions"/>
      <w:bookmarkEnd w:id="607"/>
      <w:ins w:id="337" w:author="PR Preview" w:date="2024-01-01T00:00:00Z">
        <w:r>
          <w:t xml:space="preserve"> </w:t>
        </w:r>
      </w:ins>
      <w:bookmarkStart w:id="608" w:name="tbl-pr-comment-features"/>
      <w:bookmarkEnd w:id="608"/>
      <w:ins w:id="337" w:author="PR Preview" w:date="2024-01-01T00:00:00Z">
        <w:r>
          <w:t xml:space="preserve"> </w:t>
        </w:r>
      </w:ins>
      <w:bookmarkStart w:id="609" w:name="choosing-the-right-action"/>
      <w:bookmarkEnd w:id="609"/>
      <w:ins w:id="337" w:author="PR Preview" w:date="2024-01-01T00:00:00Z">
        <w:r>
          <w:t xml:space="preserve"> </w:t>
        </w:r>
      </w:ins>
      <w:bookmarkStart w:id="610" w:name="security-considerations"/>
      <w:bookmarkEnd w:id="610"/>
      <w:ins w:id="337" w:author="PR Preview" w:date="2024-01-01T00:00:00Z">
        <w:r>
          <w:t xml:space="preserve"> </w:t>
        </w:r>
      </w:ins>
      <w:bookmarkStart w:id="611" w:name="fast-package-installation-with-r2u"/>
      <w:bookmarkEnd w:id="611"/>
      <w:ins w:id="337" w:author="PR Preview" w:date="2024-01-01T00:00:00Z">
        <w:r>
          <w:t xml:space="preserve"> </w:t>
        </w:r>
      </w:ins>
      <w:bookmarkStart w:id="612" w:name="additional-resources"/>
      <w:bookmarkEnd w:id="612"/>
    </w:p>
    <w:p>
      <w:pPr>
        <w:pStyle w:val="BodyText"/>
      </w:pPr>
      <w:ins w:id="338" w:author="PR Preview" w:date="2024-01-01T00:00:00Z">
        <w:r>
          <w:t xml:space="preserve">That page covers:</w:t>
        </w:r>
      </w:ins>
    </w:p>
    <w:p>
      <w:pPr>
        <w:pStyle w:val="Compact"/>
        <w:numPr>
          <w:ilvl w:val="0"/>
          <w:numId w:val="1039"/>
        </w:numPr>
      </w:pPr>
      <w:hyperlink r:id="rId613">
        <w:r>
          <w:rPr>
            <w:rStyle w:val="Hyperlink"/>
          </w:rPr>
          <w:t xml:space="preserve">Understanding GitHub Actions</w:t>
        </w:r>
      </w:hyperlink>
    </w:p>
    <w:p>
      <w:pPr>
        <w:pStyle w:val="Compact"/>
        <w:numPr>
          <w:ilvl w:val="0"/>
          <w:numId w:val="1039"/>
        </w:numPr>
      </w:pPr>
      <w:hyperlink r:id="rId614">
        <w:r>
          <w:rPr>
            <w:rStyle w:val="Hyperlink"/>
          </w:rPr>
          <w:t xml:space="preserve">Setting Up GitHub Actions</w:t>
        </w:r>
      </w:hyperlink>
    </w:p>
    <w:p>
      <w:pPr>
        <w:pStyle w:val="Compact"/>
        <w:numPr>
          <w:ilvl w:val="0"/>
          <w:numId w:val="1039"/>
        </w:numPr>
      </w:pPr>
      <w:hyperlink r:id="rId615">
        <w:r>
          <w:rPr>
            <w:rStyle w:val="Hyperlink"/>
          </w:rPr>
          <w:t xml:space="preserve">Reusable Workflow Collections</w:t>
        </w:r>
      </w:hyperlink>
    </w:p>
    <w:p>
      <w:pPr>
        <w:pStyle w:val="Compact"/>
        <w:numPr>
          <w:ilvl w:val="0"/>
          <w:numId w:val="1039"/>
        </w:numPr>
      </w:pPr>
      <w:hyperlink r:id="rId616">
        <w:r>
          <w:rPr>
            <w:rStyle w:val="Hyperlink"/>
          </w:rPr>
          <w:t xml:space="preserve">How GitHub Actions Workflows Work</w:t>
        </w:r>
      </w:hyperlink>
    </w:p>
    <w:p>
      <w:pPr>
        <w:pStyle w:val="Compact"/>
        <w:numPr>
          <w:ilvl w:val="0"/>
          <w:numId w:val="1039"/>
        </w:numPr>
      </w:pPr>
      <w:hyperlink r:id="rId617">
        <w:r>
          <w:rPr>
            <w:rStyle w:val="Hyperlink"/>
          </w:rPr>
          <w:t xml:space="preserve">Workflow Files and Security</w:t>
        </w:r>
      </w:hyperlink>
    </w:p>
    <w:p>
      <w:pPr>
        <w:pStyle w:val="Compact"/>
        <w:numPr>
          <w:ilvl w:val="0"/>
          <w:numId w:val="1039"/>
        </w:numPr>
      </w:pPr>
      <w:hyperlink r:id="rId618">
        <w:r>
          <w:rPr>
            <w:rStyle w:val="Hyperlink"/>
          </w:rPr>
          <w:t xml:space="preserve">Pipeline Design Patterns</w:t>
        </w:r>
      </w:hyperlink>
    </w:p>
    <w:p>
      <w:pPr>
        <w:pStyle w:val="Compact"/>
        <w:numPr>
          <w:ilvl w:val="0"/>
          <w:numId w:val="1039"/>
        </w:numPr>
      </w:pPr>
      <w:hyperlink r:id="rId619">
        <w:r>
          <w:rPr>
            <w:rStyle w:val="Hyperlink"/>
          </w:rPr>
          <w:t xml:space="preserve">Troubleshooting Failed Workflows</w:t>
        </w:r>
      </w:hyperlink>
    </w:p>
    <w:p>
      <w:pPr>
        <w:pStyle w:val="Compact"/>
        <w:numPr>
          <w:ilvl w:val="0"/>
          <w:numId w:val="1039"/>
        </w:numPr>
      </w:pPr>
      <w:hyperlink r:id="rId620">
        <w:r>
          <w:rPr>
            <w:rStyle w:val="Hyperlink"/>
          </w:rPr>
          <w:t xml:space="preserve">Pull Request Comment Automation</w:t>
        </w:r>
      </w:hyperlink>
    </w:p>
    <w:p>
      <w:pPr>
        <w:pStyle w:val="Compact"/>
        <w:numPr>
          <w:ilvl w:val="0"/>
          <w:numId w:val="1039"/>
        </w:numPr>
      </w:pPr>
      <w:hyperlink r:id="rId621">
        <w:r>
          <w:rPr>
            <w:rStyle w:val="Hyperlink"/>
          </w:rPr>
          <w:t xml:space="preserve">Fast Package Installation with r2u</w:t>
        </w:r>
      </w:hyperlink>
    </w:p>
    <w:p>
      <w:pPr>
        <w:pStyle w:val="Compact"/>
        <w:numPr>
          <w:ilvl w:val="0"/>
          <w:numId w:val="1039"/>
        </w:numPr>
      </w:pPr>
      <w:hyperlink r:id="rId622">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note.png" id="624"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chapters/continuous-integration.html#sec-foo</w:t>
            </w:r>
            <w:r>
              <w:t xml:space="preserve"> </w:t>
            </w:r>
            <w:r>
              <w:t xml:space="preserve">on the psc site.</w:t>
            </w:r>
          </w:p>
          <w:p/>
        </w:tc>
      </w:tr>
    </w:tbl>
    <w:p>
      <w:r>
        <w:br w:type="page"/>
      </w:r>
    </w:p>
    <w:bookmarkEnd w:id="625"/>
    <w:bookmarkStart w:id="681" w:name="sec-unix"/>
    <w:p>
      <w:pPr>
        <w:pStyle w:val="Heading1"/>
      </w:pPr>
      <w:r>
        <w:t xml:space="preserve">14. Unix</w:t>
      </w:r>
    </w:p>
    <w:p>
      <w:pPr>
        <w:pStyle w:val="FirstParagraph"/>
      </w:pPr>
      <w:ins w:id="351" w:author="PR Preview" w:date="2024-01-01T00:00:00Z">
        <w:r>
          <w:t xml:space="preserve">This chapter has moved to</w:t>
        </w:r>
      </w:ins>
      <w:ins w:id="351" w:author="PR Preview" w:date="2024-01-01T00:00:00Z">
        <w:r>
          <w:t xml:space="preserve"> </w:t>
        </w:r>
      </w:ins>
      <w:hyperlink r:id="rId62">
        <w:r>
          <w:rPr>
            <w:rStyle w:val="Hyperlink"/>
            <w:i/>
            <w:iCs/>
          </w:rPr>
          <w:t xml:space="preserve">Principles of Scientific Computing</w:t>
        </w:r>
      </w:hyperlink>
      <w:ins w:id="351" w:author="PR Preview" w:date="2024-01-01T00:00:00Z">
        <w:r>
          <w:t xml:space="preserve">,</w:t>
        </w:r>
      </w:ins>
      <w:ins w:id="351" w:author="PR Preview" w:date="2024-01-01T00:00:00Z">
        <w:r>
          <w:t xml:space="preserve"> </w:t>
        </w:r>
      </w:ins>
      <w:ins w:id="351" w:author="PR Preview" w:date="2024-01-01T00:00:00Z">
        <w:r>
          <w:t xml:space="preserve">the Morrison Lab’s general-purpose guide to coding for research projects:</w:t>
        </w:r>
      </w:ins>
      <w:ins w:id="351" w:author="PR Preview" w:date="2024-01-01T00:00:00Z">
        <w:r>
          <w:t xml:space="preserve"> </w:t>
        </w:r>
      </w:ins>
      <w:hyperlink r:id="rId626">
        <w:r>
          <w:rPr>
            <w:rStyle w:val="Hyperlink"/>
            <w:b/>
            <w:bCs/>
          </w:rPr>
          <w:t xml:space="preserve">Unix</w:t>
        </w:r>
      </w:hyperlink>
      <w:ins w:id="351" w:author="PR Preview" w:date="2024-01-01T00:00:00Z">
        <w:r>
          <w:t xml:space="preserve"> </w:t>
        </w:r>
      </w:ins>
      <w:ins w:id="351" w:author="PR Preview" w:date="2024-01-01T00:00:00Z">
        <w:r>
          <w:t xml:space="preserve">(source:</w:t>
        </w:r>
      </w:ins>
      <w:ins w:id="351" w:author="PR Preview" w:date="2024-01-01T00:00:00Z">
        <w:r>
          <w:t xml:space="preserve"> </w:t>
        </w:r>
      </w:ins>
      <w:hyperlink r:id="rId64">
        <w:r>
          <w:rPr>
            <w:rStyle w:val="Hyperlink"/>
          </w:rPr>
          <w:t xml:space="preserve">https://github.com/Morrison-Lab/psc</w:t>
        </w:r>
      </w:hyperlink>
      <w:ins w:id="351" w:author="PR Preview" w:date="2024-01-01T00:00:00Z">
        <w:r>
          <w:t xml:space="preserve">).</w:t>
        </w:r>
      </w:ins>
    </w:p>
    <w:p>
      <w:pPr>
        <w:pStyle w:val="BodyText"/>
      </w:pPr>
      <w:bookmarkStart w:id="627" w:name="sec-cli-tui-gui"/>
      <w:bookmarkEnd w:id="627"/>
      <w:ins w:id="352" w:author="PR Preview" w:date="2024-01-01T00:00:00Z">
        <w:r>
          <w:t xml:space="preserve"> </w:t>
        </w:r>
      </w:ins>
      <w:bookmarkStart w:id="628" w:name="sec-shell-style"/>
      <w:bookmarkEnd w:id="628"/>
      <w:ins w:id="352" w:author="PR Preview" w:date="2024-01-01T00:00:00Z">
        <w:r>
          <w:t xml:space="preserve"> </w:t>
        </w:r>
      </w:ins>
      <w:bookmarkStart w:id="629" w:name="sec-terminal-emulators"/>
      <w:bookmarkEnd w:id="629"/>
      <w:ins w:id="352" w:author="PR Preview" w:date="2024-01-01T00:00:00Z">
        <w:r>
          <w:t xml:space="preserve"> </w:t>
        </w:r>
      </w:ins>
      <w:bookmarkStart w:id="630" w:name="sec-zsh"/>
      <w:bookmarkEnd w:id="630"/>
      <w:ins w:id="352" w:author="PR Preview" w:date="2024-01-01T00:00:00Z">
        <w:r>
          <w:t xml:space="preserve"> </w:t>
        </w:r>
      </w:ins>
      <w:bookmarkStart w:id="631" w:name="command-line-interfaces-cli"/>
      <w:bookmarkEnd w:id="631"/>
      <w:ins w:id="352" w:author="PR Preview" w:date="2024-01-01T00:00:00Z">
        <w:r>
          <w:t xml:space="preserve"> </w:t>
        </w:r>
      </w:ins>
      <w:bookmarkStart w:id="632" w:name="terminal-user-interfaces-tui"/>
      <w:bookmarkEnd w:id="632"/>
      <w:ins w:id="352" w:author="PR Preview" w:date="2024-01-01T00:00:00Z">
        <w:r>
          <w:t xml:space="preserve"> </w:t>
        </w:r>
      </w:ins>
      <w:bookmarkStart w:id="633" w:name="graphical-user-interfaces-gui"/>
      <w:bookmarkEnd w:id="633"/>
      <w:ins w:id="352" w:author="PR Preview" w:date="2024-01-01T00:00:00Z">
        <w:r>
          <w:t xml:space="preserve"> </w:t>
        </w:r>
      </w:ins>
      <w:bookmarkStart w:id="634" w:name="summary-and-trade-offs"/>
      <w:bookmarkEnd w:id="634"/>
      <w:ins w:id="352" w:author="PR Preview" w:date="2024-01-01T00:00:00Z">
        <w:r>
          <w:t xml:space="preserve"> </w:t>
        </w:r>
      </w:ins>
      <w:bookmarkStart w:id="635" w:name="basics"/>
      <w:bookmarkEnd w:id="635"/>
      <w:ins w:id="352" w:author="PR Preview" w:date="2024-01-01T00:00:00Z">
        <w:r>
          <w:t xml:space="preserve"> </w:t>
        </w:r>
      </w:ins>
      <w:bookmarkStart w:id="636" w:name="recommended-options"/>
      <w:bookmarkEnd w:id="636"/>
      <w:ins w:id="352" w:author="PR Preview" w:date="2024-01-01T00:00:00Z">
        <w:r>
          <w:t xml:space="preserve"> </w:t>
        </w:r>
      </w:ins>
      <w:bookmarkStart w:id="637" w:name="ghostty"/>
      <w:bookmarkEnd w:id="637"/>
      <w:ins w:id="352" w:author="PR Preview" w:date="2024-01-01T00:00:00Z">
        <w:r>
          <w:t xml:space="preserve"> </w:t>
        </w:r>
      </w:ins>
      <w:bookmarkStart w:id="638" w:name="wezterm"/>
      <w:bookmarkEnd w:id="638"/>
      <w:ins w:id="352" w:author="PR Preview" w:date="2024-01-01T00:00:00Z">
        <w:r>
          <w:t xml:space="preserve"> </w:t>
        </w:r>
      </w:ins>
      <w:bookmarkStart w:id="639" w:name="alacritty"/>
      <w:bookmarkEnd w:id="639"/>
      <w:ins w:id="352" w:author="PR Preview" w:date="2024-01-01T00:00:00Z">
        <w:r>
          <w:t xml:space="preserve"> </w:t>
        </w:r>
      </w:ins>
      <w:bookmarkStart w:id="640" w:name="kitty"/>
      <w:bookmarkEnd w:id="640"/>
      <w:ins w:id="352" w:author="PR Preview" w:date="2024-01-01T00:00:00Z">
        <w:r>
          <w:t xml:space="preserve"> </w:t>
        </w:r>
      </w:ins>
      <w:bookmarkStart w:id="641" w:name="iterm2"/>
      <w:bookmarkEnd w:id="641"/>
      <w:ins w:id="352" w:author="PR Preview" w:date="2024-01-01T00:00:00Z">
        <w:r>
          <w:t xml:space="preserve"> </w:t>
        </w:r>
      </w:ins>
      <w:bookmarkStart w:id="642" w:name="windows-terminal"/>
      <w:bookmarkEnd w:id="642"/>
      <w:ins w:id="352" w:author="PR Preview" w:date="2024-01-01T00:00:00Z">
        <w:r>
          <w:t xml:space="preserve"> </w:t>
        </w:r>
      </w:ins>
      <w:bookmarkStart w:id="643" w:name="comparison-summary"/>
      <w:bookmarkEnd w:id="643"/>
      <w:ins w:id="352" w:author="PR Preview" w:date="2024-01-01T00:00:00Z">
        <w:r>
          <w:t xml:space="preserve"> </w:t>
        </w:r>
      </w:ins>
      <w:bookmarkStart w:id="644" w:name="syntax-for-both-macwindows"/>
      <w:bookmarkEnd w:id="644"/>
      <w:ins w:id="352" w:author="PR Preview" w:date="2024-01-01T00:00:00Z">
        <w:r>
          <w:t xml:space="preserve"> </w:t>
        </w:r>
      </w:ins>
      <w:bookmarkStart w:id="645" w:name="installing-zsh"/>
      <w:bookmarkEnd w:id="645"/>
      <w:ins w:id="352" w:author="PR Preview" w:date="2024-01-01T00:00:00Z">
        <w:r>
          <w:t xml:space="preserve"> </w:t>
        </w:r>
      </w:ins>
      <w:bookmarkStart w:id="646" w:name="installing-oh-my-zsh"/>
      <w:bookmarkEnd w:id="646"/>
      <w:ins w:id="352" w:author="PR Preview" w:date="2024-01-01T00:00:00Z">
        <w:r>
          <w:t xml:space="preserve"> </w:t>
        </w:r>
      </w:ins>
      <w:bookmarkStart w:id="647" w:name="the-two-plugins-we-use"/>
      <w:bookmarkEnd w:id="647"/>
      <w:ins w:id="352" w:author="PR Preview" w:date="2024-01-01T00:00:00Z">
        <w:r>
          <w:t xml:space="preserve"> </w:t>
        </w:r>
      </w:ins>
      <w:bookmarkStart w:id="648" w:name="more-plugins-at-no-install-cost"/>
      <w:bookmarkEnd w:id="648"/>
      <w:ins w:id="352" w:author="PR Preview" w:date="2024-01-01T00:00:00Z">
        <w:r>
          <w:t xml:space="preserve"> </w:t>
        </w:r>
      </w:ins>
      <w:bookmarkStart w:id="649" w:name="prompt-themes"/>
      <w:bookmarkEnd w:id="649"/>
      <w:ins w:id="352" w:author="PR Preview" w:date="2024-01-01T00:00:00Z">
        <w:r>
          <w:t xml:space="preserve"> </w:t>
        </w:r>
      </w:ins>
      <w:bookmarkStart w:id="650" w:name="X011670ee6c6000a8cba5cb4c9eb89f7822efe26"/>
      <w:bookmarkEnd w:id="650"/>
      <w:ins w:id="352" w:author="PR Preview" w:date="2024-01-01T00:00:00Z">
        <w:r>
          <w:t xml:space="preserve"> </w:t>
        </w:r>
      </w:ins>
      <w:bookmarkStart w:id="651" w:name="X78be3aeb742b1d2b9c7bd71a18d58f3a9503c9f"/>
      <w:bookmarkEnd w:id="651"/>
      <w:ins w:id="352" w:author="PR Preview" w:date="2024-01-01T00:00:00Z">
        <w:r>
          <w:t xml:space="preserve"> </w:t>
        </w:r>
      </w:ins>
      <w:bookmarkStart w:id="652" w:name="running-bash-scripts"/>
      <w:bookmarkEnd w:id="652"/>
      <w:ins w:id="352" w:author="PR Preview" w:date="2024-01-01T00:00:00Z">
        <w:r>
          <w:t xml:space="preserve"> </w:t>
        </w:r>
      </w:ins>
      <w:bookmarkStart w:id="653" w:name="error-handling"/>
      <w:bookmarkEnd w:id="653"/>
      <w:ins w:id="352" w:author="PR Preview" w:date="2024-01-01T00:00:00Z">
        <w:r>
          <w:t xml:space="preserve"> </w:t>
        </w:r>
      </w:ins>
      <w:bookmarkStart w:id="654" w:name="functions-and-naming"/>
      <w:bookmarkEnd w:id="654"/>
      <w:ins w:id="352" w:author="PR Preview" w:date="2024-01-01T00:00:00Z">
        <w:r>
          <w:t xml:space="preserve"> </w:t>
        </w:r>
      </w:ins>
      <w:bookmarkStart w:id="655" w:name="comments"/>
      <w:bookmarkEnd w:id="655"/>
      <w:ins w:id="352" w:author="PR Preview" w:date="2024-01-01T00:00:00Z">
        <w:r>
          <w:t xml:space="preserve"> </w:t>
        </w:r>
      </w:ins>
      <w:bookmarkStart w:id="656" w:name="logging"/>
      <w:bookmarkEnd w:id="656"/>
      <w:ins w:id="352" w:author="PR Preview" w:date="2024-01-01T00:00:00Z">
        <w:r>
          <w:t xml:space="preserve"> </w:t>
        </w:r>
      </w:ins>
      <w:bookmarkStart w:id="657" w:name="security"/>
      <w:bookmarkEnd w:id="657"/>
      <w:ins w:id="352" w:author="PR Preview" w:date="2024-01-01T00:00:00Z">
        <w:r>
          <w:t xml:space="preserve"> </w:t>
        </w:r>
      </w:ins>
      <w:bookmarkStart w:id="658" w:name="linting"/>
      <w:bookmarkEnd w:id="658"/>
      <w:ins w:id="352" w:author="PR Preview" w:date="2024-01-01T00:00:00Z">
        <w:r>
          <w:t xml:space="preserve"> </w:t>
        </w:r>
      </w:ins>
      <w:bookmarkStart w:id="659" w:name="portability"/>
      <w:bookmarkEnd w:id="659"/>
      <w:ins w:id="352" w:author="PR Preview" w:date="2024-01-01T00:00:00Z">
        <w:r>
          <w:t xml:space="preserve"> </w:t>
        </w:r>
      </w:ins>
      <w:bookmarkStart w:id="660" w:name="formatting"/>
      <w:bookmarkEnd w:id="660"/>
      <w:ins w:id="352" w:author="PR Preview" w:date="2024-01-01T00:00:00Z">
        <w:r>
          <w:t xml:space="preserve"> </w:t>
        </w:r>
      </w:ins>
      <w:bookmarkStart w:id="661" w:name="running-rscripts-in-windows"/>
      <w:bookmarkEnd w:id="661"/>
      <w:ins w:id="352" w:author="PR Preview" w:date="2024-01-01T00:00:00Z">
        <w:r>
          <w:t xml:space="preserve"> </w:t>
        </w:r>
      </w:ins>
      <w:bookmarkStart w:id="662" w:name="common-mistakes"/>
      <w:bookmarkEnd w:id="662"/>
      <w:ins w:id="352" w:author="PR Preview" w:date="2024-01-01T00:00:00Z">
        <w:r>
          <w:t xml:space="preserve"> </w:t>
        </w:r>
      </w:ins>
      <w:bookmarkStart w:id="663" w:name="checking-tasks-and-killing-jobs"/>
      <w:bookmarkEnd w:id="663"/>
      <w:ins w:id="352" w:author="PR Preview" w:date="2024-01-01T00:00:00Z">
        <w:r>
          <w:t xml:space="preserve"> </w:t>
        </w:r>
      </w:ins>
      <w:bookmarkStart w:id="664" w:name="running-big-jobs"/>
      <w:bookmarkEnd w:id="664"/>
      <w:ins w:id="352" w:author="PR Preview" w:date="2024-01-01T00:00:00Z">
        <w:r>
          <w:t xml:space="preserve"> </w:t>
        </w:r>
      </w:ins>
      <w:bookmarkStart w:id="665" w:name="example-code-for-runfilesavelogs"/>
      <w:bookmarkEnd w:id="665"/>
      <w:ins w:id="352" w:author="PR Preview" w:date="2024-01-01T00:00:00Z">
        <w:r>
          <w:t xml:space="preserve"> </w:t>
        </w:r>
      </w:ins>
      <w:bookmarkStart w:id="666" w:name="example-usage-for-runfilesavelogs"/>
      <w:bookmarkEnd w:id="666"/>
      <w:ins w:id="352" w:author="PR Preview" w:date="2024-01-01T00:00:00Z">
        <w:r>
          <w:t xml:space="preserve"> </w:t>
        </w:r>
      </w:ins>
      <w:bookmarkStart w:id="667" w:name="external-resources"/>
      <w:bookmarkEnd w:id="667"/>
    </w:p>
    <w:p>
      <w:pPr>
        <w:pStyle w:val="BodyText"/>
      </w:pPr>
      <w:ins w:id="353" w:author="PR Preview" w:date="2024-01-01T00:00:00Z">
        <w:r>
          <w:t xml:space="preserve">That page covers:</w:t>
        </w:r>
      </w:ins>
    </w:p>
    <w:p>
      <w:pPr>
        <w:pStyle w:val="Compact"/>
        <w:numPr>
          <w:ilvl w:val="0"/>
          <w:numId w:val="1040"/>
        </w:numPr>
      </w:pPr>
      <w:hyperlink r:id="rId668">
        <w:r>
          <w:rPr>
            <w:rStyle w:val="Hyperlink"/>
          </w:rPr>
          <w:t xml:space="preserve">User interfaces: CLI, TUI, and GUI</w:t>
        </w:r>
      </w:hyperlink>
    </w:p>
    <w:p>
      <w:pPr>
        <w:pStyle w:val="Compact"/>
        <w:numPr>
          <w:ilvl w:val="0"/>
          <w:numId w:val="1040"/>
        </w:numPr>
      </w:pPr>
      <w:hyperlink r:id="rId669">
        <w:r>
          <w:rPr>
            <w:rStyle w:val="Hyperlink"/>
          </w:rPr>
          <w:t xml:space="preserve">Basics</w:t>
        </w:r>
      </w:hyperlink>
    </w:p>
    <w:p>
      <w:pPr>
        <w:pStyle w:val="Compact"/>
        <w:numPr>
          <w:ilvl w:val="0"/>
          <w:numId w:val="1040"/>
        </w:numPr>
      </w:pPr>
      <w:hyperlink r:id="rId670">
        <w:r>
          <w:rPr>
            <w:rStyle w:val="Hyperlink"/>
          </w:rPr>
          <w:t xml:space="preserve">Terminal Emulators</w:t>
        </w:r>
      </w:hyperlink>
    </w:p>
    <w:p>
      <w:pPr>
        <w:pStyle w:val="Compact"/>
        <w:numPr>
          <w:ilvl w:val="0"/>
          <w:numId w:val="1040"/>
        </w:numPr>
      </w:pPr>
      <w:hyperlink r:id="rId671">
        <w:r>
          <w:rPr>
            <w:rStyle w:val="Hyperlink"/>
          </w:rPr>
          <w:t xml:space="preserve">Syntax for both Mac/Windows</w:t>
        </w:r>
      </w:hyperlink>
    </w:p>
    <w:p>
      <w:pPr>
        <w:pStyle w:val="Compact"/>
        <w:numPr>
          <w:ilvl w:val="0"/>
          <w:numId w:val="1040"/>
        </w:numPr>
      </w:pPr>
      <w:hyperlink r:id="rId672">
        <w:r>
          <w:rPr>
            <w:rStyle w:val="Hyperlink"/>
          </w:rPr>
          <w:t xml:space="preserve">Zsh and Oh My Zsh</w:t>
        </w:r>
      </w:hyperlink>
    </w:p>
    <w:p>
      <w:pPr>
        <w:pStyle w:val="Compact"/>
        <w:numPr>
          <w:ilvl w:val="0"/>
          <w:numId w:val="1040"/>
        </w:numPr>
      </w:pPr>
      <w:hyperlink r:id="rId673">
        <w:r>
          <w:rPr>
            <w:rStyle w:val="Hyperlink"/>
          </w:rPr>
          <w:t xml:space="preserve">Running Bash Scripts</w:t>
        </w:r>
      </w:hyperlink>
    </w:p>
    <w:p>
      <w:pPr>
        <w:pStyle w:val="Compact"/>
        <w:numPr>
          <w:ilvl w:val="0"/>
          <w:numId w:val="1040"/>
        </w:numPr>
      </w:pPr>
      <w:hyperlink r:id="rId674">
        <w:r>
          <w:rPr>
            <w:rStyle w:val="Hyperlink"/>
          </w:rPr>
          <w:t xml:space="preserve">Shell Scripting Style</w:t>
        </w:r>
      </w:hyperlink>
    </w:p>
    <w:p>
      <w:pPr>
        <w:pStyle w:val="Compact"/>
        <w:numPr>
          <w:ilvl w:val="0"/>
          <w:numId w:val="1040"/>
        </w:numPr>
      </w:pPr>
      <w:hyperlink r:id="rId675">
        <w:r>
          <w:rPr>
            <w:rStyle w:val="Hyperlink"/>
          </w:rPr>
          <w:t xml:space="preserve">Running Rscripts in Windows</w:t>
        </w:r>
      </w:hyperlink>
    </w:p>
    <w:p>
      <w:pPr>
        <w:pStyle w:val="Compact"/>
        <w:numPr>
          <w:ilvl w:val="0"/>
          <w:numId w:val="1040"/>
        </w:numPr>
      </w:pPr>
      <w:hyperlink r:id="rId676">
        <w:r>
          <w:rPr>
            <w:rStyle w:val="Hyperlink"/>
          </w:rPr>
          <w:t xml:space="preserve">Checking tasks and killing jobs</w:t>
        </w:r>
      </w:hyperlink>
    </w:p>
    <w:p>
      <w:pPr>
        <w:pStyle w:val="Compact"/>
        <w:numPr>
          <w:ilvl w:val="0"/>
          <w:numId w:val="1040"/>
        </w:numPr>
      </w:pPr>
      <w:hyperlink r:id="rId677">
        <w:r>
          <w:rPr>
            <w:rStyle w:val="Hyperlink"/>
          </w:rPr>
          <w:t xml:space="preserve">Running big jobs</w:t>
        </w:r>
      </w:hyperlink>
    </w:p>
    <w:p>
      <w:pPr>
        <w:pStyle w:val="Compact"/>
        <w:numPr>
          <w:ilvl w:val="0"/>
          <w:numId w:val="1040"/>
        </w:numPr>
      </w:pPr>
      <w:hyperlink r:id="rId678">
        <w:r>
          <w:rPr>
            <w:rStyle w:val="Hyperlink"/>
          </w:rPr>
          <w:t xml:space="preserve">External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9" name="Picture"/>
                  <a:graphic>
                    <a:graphicData uri="http://schemas.openxmlformats.org/drawingml/2006/picture">
                      <pic:pic>
                        <pic:nvPicPr>
                          <pic:cNvPr descr="/opt/quarto/share/formats/docx/note.png" id="68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chapters/unix.html#sec-foo</w:t>
            </w:r>
            <w:r>
              <w:t xml:space="preserve"> </w:t>
            </w:r>
            <w:r>
              <w:t xml:space="preserve">on the psc site.</w:t>
            </w:r>
          </w:p>
          <w:p/>
        </w:tc>
      </w:tr>
    </w:tbl>
    <w:p>
      <w:r>
        <w:br w:type="page"/>
      </w:r>
    </w:p>
    <w:bookmarkEnd w:id="681"/>
    <w:bookmarkStart w:id="696" w:name="sec-reproducible-environments"/>
    <w:p>
      <w:pPr>
        <w:pStyle w:val="Heading1"/>
      </w:pPr>
      <w:r>
        <w:t xml:space="preserve">15. Reproducible Environments</w:t>
      </w:r>
    </w:p>
    <w:p>
      <w:pPr>
        <w:pStyle w:val="FirstParagraph"/>
      </w:pPr>
      <w:ins w:id="367" w:author="PR Preview" w:date="2024-01-01T00:00:00Z">
        <w:r>
          <w:t xml:space="preserve">This chapter has moved to</w:t>
        </w:r>
      </w:ins>
      <w:ins w:id="367" w:author="PR Preview" w:date="2024-01-01T00:00:00Z">
        <w:r>
          <w:t xml:space="preserve"> </w:t>
        </w:r>
      </w:ins>
      <w:hyperlink r:id="rId62">
        <w:r>
          <w:rPr>
            <w:rStyle w:val="Hyperlink"/>
            <w:i/>
            <w:iCs/>
          </w:rPr>
          <w:t xml:space="preserve">Principles of Scientific Computing</w:t>
        </w:r>
      </w:hyperlink>
      <w:ins w:id="367" w:author="PR Preview" w:date="2024-01-01T00:00:00Z">
        <w:r>
          <w:t xml:space="preserve">,</w:t>
        </w:r>
      </w:ins>
      <w:ins w:id="367" w:author="PR Preview" w:date="2024-01-01T00:00:00Z">
        <w:r>
          <w:t xml:space="preserve"> </w:t>
        </w:r>
      </w:ins>
      <w:ins w:id="367" w:author="PR Preview" w:date="2024-01-01T00:00:00Z">
        <w:r>
          <w:t xml:space="preserve">the Morrison Lab’s general-purpose guide to coding for research projects:</w:t>
        </w:r>
      </w:ins>
      <w:ins w:id="367" w:author="PR Preview" w:date="2024-01-01T00:00:00Z">
        <w:r>
          <w:t xml:space="preserve"> </w:t>
        </w:r>
      </w:ins>
      <w:hyperlink r:id="rId682">
        <w:r>
          <w:rPr>
            <w:rStyle w:val="Hyperlink"/>
            <w:b/>
            <w:bCs/>
          </w:rPr>
          <w:t xml:space="preserve">Reproducible Environments</w:t>
        </w:r>
      </w:hyperlink>
      <w:ins w:id="367" w:author="PR Preview" w:date="2024-01-01T00:00:00Z">
        <w:r>
          <w:t xml:space="preserve"> </w:t>
        </w:r>
      </w:ins>
      <w:ins w:id="367" w:author="PR Preview" w:date="2024-01-01T00:00:00Z">
        <w:r>
          <w:t xml:space="preserve">(source:</w:t>
        </w:r>
      </w:ins>
      <w:ins w:id="367" w:author="PR Preview" w:date="2024-01-01T00:00:00Z">
        <w:r>
          <w:t xml:space="preserve"> </w:t>
        </w:r>
      </w:ins>
      <w:hyperlink r:id="rId64">
        <w:r>
          <w:rPr>
            <w:rStyle w:val="Hyperlink"/>
          </w:rPr>
          <w:t xml:space="preserve">https://github.com/Morrison-Lab/psc</w:t>
        </w:r>
      </w:hyperlink>
      <w:ins w:id="367" w:author="PR Preview" w:date="2024-01-01T00:00:00Z">
        <w:r>
          <w:t xml:space="preserve">).</w:t>
        </w:r>
      </w:ins>
    </w:p>
    <w:p>
      <w:pPr>
        <w:pStyle w:val="BodyText"/>
      </w:pPr>
      <w:bookmarkStart w:id="683" w:name="package-version-control-with-renv"/>
      <w:bookmarkEnd w:id="683"/>
      <w:ins w:id="368" w:author="PR Preview" w:date="2024-01-01T00:00:00Z">
        <w:r>
          <w:t xml:space="preserve"> </w:t>
        </w:r>
      </w:ins>
      <w:bookmarkStart w:id="684" w:name="introduction"/>
      <w:bookmarkEnd w:id="684"/>
      <w:ins w:id="368" w:author="PR Preview" w:date="2024-01-01T00:00:00Z">
        <w:r>
          <w:t xml:space="preserve"> </w:t>
        </w:r>
      </w:ins>
      <w:bookmarkStart w:id="685" w:name="implementing-renv-in-projects"/>
      <w:bookmarkEnd w:id="685"/>
      <w:ins w:id="368" w:author="PR Preview" w:date="2024-01-01T00:00:00Z">
        <w:r>
          <w:t xml:space="preserve"> </w:t>
        </w:r>
      </w:ins>
      <w:bookmarkStart w:id="686" w:name="configuring-renv-settings"/>
      <w:bookmarkEnd w:id="686"/>
      <w:ins w:id="368" w:author="PR Preview" w:date="2024-01-01T00:00:00Z">
        <w:r>
          <w:t xml:space="preserve"> </w:t>
        </w:r>
      </w:ins>
      <w:bookmarkStart w:id="687" w:name="reducing-startup-messages"/>
      <w:bookmarkEnd w:id="687"/>
      <w:ins w:id="368" w:author="PR Preview" w:date="2024-01-01T00:00:00Z">
        <w:r>
          <w:t xml:space="preserve"> </w:t>
        </w:r>
      </w:ins>
      <w:bookmarkStart w:id="688" w:name="using-projects-with-renv"/>
      <w:bookmarkEnd w:id="688"/>
      <w:ins w:id="368" w:author="PR Preview" w:date="2024-01-01T00:00:00Z">
        <w:r>
          <w:t xml:space="preserve"> </w:t>
        </w:r>
      </w:ins>
      <w:bookmarkStart w:id="689" w:name="X95323e1d396258fce1ce82f3a573e34bd494b0b"/>
      <w:bookmarkEnd w:id="689"/>
      <w:ins w:id="368" w:author="PR Preview" w:date="2024-01-01T00:00:00Z">
        <w:r>
          <w:t xml:space="preserve"> </w:t>
        </w:r>
      </w:ins>
      <w:bookmarkStart w:id="690" w:name="managing-r-versions-with-rig"/>
      <w:bookmarkEnd w:id="690"/>
      <w:ins w:id="368" w:author="PR Preview" w:date="2024-01-01T00:00:00Z">
        <w:r>
          <w:t xml:space="preserve"> </w:t>
        </w:r>
      </w:ins>
      <w:bookmarkStart w:id="691" w:name="clearing-docker-cache"/>
      <w:bookmarkEnd w:id="691"/>
    </w:p>
    <w:p>
      <w:pPr>
        <w:pStyle w:val="BodyText"/>
      </w:pPr>
      <w:ins w:id="369" w:author="PR Preview" w:date="2024-01-01T00:00:00Z">
        <w:r>
          <w:t xml:space="preserve">That page covers:</w:t>
        </w:r>
      </w:ins>
    </w:p>
    <w:p>
      <w:pPr>
        <w:pStyle w:val="Compact"/>
        <w:numPr>
          <w:ilvl w:val="0"/>
          <w:numId w:val="1041"/>
        </w:numPr>
      </w:pPr>
      <w:hyperlink r:id="rId692">
        <w:r>
          <w:rPr>
            <w:rStyle w:val="Hyperlink"/>
          </w:rPr>
          <w:t xml:space="preserve">Package Version Control with renv</w:t>
        </w:r>
      </w:hyperlink>
    </w:p>
    <w:p>
      <w:pPr>
        <w:pStyle w:val="Compact"/>
        <w:numPr>
          <w:ilvl w:val="0"/>
          <w:numId w:val="1041"/>
        </w:numPr>
      </w:pPr>
      <w:hyperlink r:id="rId693">
        <w:r>
          <w:rPr>
            <w:rStyle w:val="Hyperlink"/>
          </w:rPr>
          <w:t xml:space="preserve">Fast Package Installation on Ubuntu with r2u</w:t>
        </w:r>
      </w:hyperlink>
    </w:p>
    <w:p>
      <w:pPr>
        <w:pStyle w:val="Compact"/>
        <w:numPr>
          <w:ilvl w:val="0"/>
          <w:numId w:val="1041"/>
        </w:numPr>
      </w:pPr>
      <w:hyperlink r:id="rId694">
        <w:r>
          <w:rPr>
            <w:rStyle w:val="Hyperlink"/>
          </w:rPr>
          <w:t xml:space="preserve">Managing R Versions with rig</w:t>
        </w:r>
      </w:hyperlink>
    </w:p>
    <w:p>
      <w:pPr>
        <w:pStyle w:val="Compact"/>
        <w:numPr>
          <w:ilvl w:val="0"/>
          <w:numId w:val="1041"/>
        </w:numPr>
      </w:pPr>
      <w:hyperlink r:id="rId695">
        <w:r>
          <w:rPr>
            <w:rStyle w:val="Hyperlink"/>
          </w:rPr>
          <w:t xml:space="preserve">Clearing Docker Cache</w:t>
        </w:r>
      </w:hyperlink>
    </w:p>
    <w:p>
      <w:r>
        <w:br w:type="page"/>
      </w:r>
    </w:p>
    <w:bookmarkEnd w:id="696"/>
    <w:bookmarkStart w:id="724" w:name="code-publication"/>
    <w:p>
      <w:pPr>
        <w:pStyle w:val="Heading1"/>
      </w:pPr>
      <w:r>
        <w:t xml:space="preserve">16. Code Publication</w:t>
      </w:r>
    </w:p>
    <w:p>
      <w:pPr>
        <w:pStyle w:val="FirstParagraph"/>
      </w:pPr>
      <w:ins w:id="376" w:author="PR Preview" w:date="2024-01-01T00:00:00Z">
        <w:r>
          <w:t xml:space="preserve">This chapter has moved to</w:t>
        </w:r>
      </w:ins>
      <w:ins w:id="376" w:author="PR Preview" w:date="2024-01-01T00:00:00Z">
        <w:r>
          <w:t xml:space="preserve"> </w:t>
        </w:r>
      </w:ins>
      <w:hyperlink r:id="rId62">
        <w:r>
          <w:rPr>
            <w:rStyle w:val="Hyperlink"/>
            <w:i/>
            <w:iCs/>
          </w:rPr>
          <w:t xml:space="preserve">Principles of Scientific Computing</w:t>
        </w:r>
      </w:hyperlink>
      <w:ins w:id="376" w:author="PR Preview" w:date="2024-01-01T00:00:00Z">
        <w:r>
          <w:t xml:space="preserve">,</w:t>
        </w:r>
      </w:ins>
      <w:ins w:id="376" w:author="PR Preview" w:date="2024-01-01T00:00:00Z">
        <w:r>
          <w:t xml:space="preserve"> </w:t>
        </w:r>
      </w:ins>
      <w:ins w:id="376" w:author="PR Preview" w:date="2024-01-01T00:00:00Z">
        <w:r>
          <w:t xml:space="preserve">the Morrison Lab’s general-purpose guide to coding for research projects:</w:t>
        </w:r>
      </w:ins>
      <w:ins w:id="376" w:author="PR Preview" w:date="2024-01-01T00:00:00Z">
        <w:r>
          <w:t xml:space="preserve"> </w:t>
        </w:r>
      </w:ins>
      <w:hyperlink r:id="rId697">
        <w:r>
          <w:rPr>
            <w:rStyle w:val="Hyperlink"/>
            <w:b/>
            <w:bCs/>
          </w:rPr>
          <w:t xml:space="preserve">Code Publication</w:t>
        </w:r>
      </w:hyperlink>
      <w:ins w:id="376" w:author="PR Preview" w:date="2024-01-01T00:00:00Z">
        <w:r>
          <w:t xml:space="preserve"> </w:t>
        </w:r>
      </w:ins>
      <w:ins w:id="376" w:author="PR Preview" w:date="2024-01-01T00:00:00Z">
        <w:r>
          <w:t xml:space="preserve">(source:</w:t>
        </w:r>
      </w:ins>
      <w:ins w:id="376" w:author="PR Preview" w:date="2024-01-01T00:00:00Z">
        <w:r>
          <w:t xml:space="preserve"> </w:t>
        </w:r>
      </w:ins>
      <w:hyperlink r:id="rId64">
        <w:r>
          <w:rPr>
            <w:rStyle w:val="Hyperlink"/>
          </w:rPr>
          <w:t xml:space="preserve">https://github.com/Morrison-Lab/psc</w:t>
        </w:r>
      </w:hyperlink>
      <w:ins w:id="376" w:author="PR Preview" w:date="2024-01-01T00:00:00Z">
        <w:r>
          <w:t xml:space="preserve">).</w:t>
        </w:r>
      </w:ins>
    </w:p>
    <w:p>
      <w:pPr>
        <w:pStyle w:val="BodyText"/>
      </w:pPr>
      <w:bookmarkStart w:id="698" w:name="sec-cran-release"/>
      <w:bookmarkEnd w:id="698"/>
      <w:ins w:id="377" w:author="PR Preview" w:date="2024-01-01T00:00:00Z">
        <w:r>
          <w:t xml:space="preserve"> </w:t>
        </w:r>
      </w:ins>
      <w:bookmarkStart w:id="699" w:name="sec-create-github-release"/>
      <w:bookmarkEnd w:id="699"/>
      <w:ins w:id="377" w:author="PR Preview" w:date="2024-01-01T00:00:00Z">
        <w:r>
          <w:t xml:space="preserve"> </w:t>
        </w:r>
      </w:ins>
      <w:bookmarkStart w:id="700" w:name="checklist-overview"/>
      <w:bookmarkEnd w:id="700"/>
      <w:ins w:id="377" w:author="PR Preview" w:date="2024-01-01T00:00:00Z">
        <w:r>
          <w:t xml:space="preserve"> </w:t>
        </w:r>
      </w:ins>
      <w:bookmarkStart w:id="701" w:name="fill-out-file-headers"/>
      <w:bookmarkEnd w:id="701"/>
      <w:ins w:id="377" w:author="PR Preview" w:date="2024-01-01T00:00:00Z">
        <w:r>
          <w:t xml:space="preserve"> </w:t>
        </w:r>
      </w:ins>
      <w:bookmarkStart w:id="702" w:name="clean-up-comments"/>
      <w:bookmarkEnd w:id="702"/>
      <w:ins w:id="377" w:author="PR Preview" w:date="2024-01-01T00:00:00Z">
        <w:r>
          <w:t xml:space="preserve"> </w:t>
        </w:r>
      </w:ins>
      <w:bookmarkStart w:id="703" w:name="document-functions"/>
      <w:bookmarkEnd w:id="703"/>
      <w:ins w:id="377" w:author="PR Preview" w:date="2024-01-01T00:00:00Z">
        <w:r>
          <w:t xml:space="preserve"> </w:t>
        </w:r>
      </w:ins>
      <w:bookmarkStart w:id="704" w:name="remove-deprecated-filepaths"/>
      <w:bookmarkEnd w:id="704"/>
      <w:ins w:id="377" w:author="PR Preview" w:date="2024-01-01T00:00:00Z">
        <w:r>
          <w:t xml:space="preserve"> </w:t>
        </w:r>
      </w:ins>
      <w:bookmarkStart w:id="705" w:name="ensure-project-runs-via-bash"/>
      <w:bookmarkEnd w:id="705"/>
      <w:ins w:id="377" w:author="PR Preview" w:date="2024-01-01T00:00:00Z">
        <w:r>
          <w:t xml:space="preserve"> </w:t>
        </w:r>
      </w:ins>
      <w:bookmarkStart w:id="706" w:name="complete-the-readme"/>
      <w:bookmarkEnd w:id="706"/>
      <w:ins w:id="377" w:author="PR Preview" w:date="2024-01-01T00:00:00Z">
        <w:r>
          <w:t xml:space="preserve"> </w:t>
        </w:r>
      </w:ins>
      <w:bookmarkStart w:id="707" w:name="clean-up-feature-branches"/>
      <w:bookmarkEnd w:id="707"/>
      <w:ins w:id="377" w:author="PR Preview" w:date="2024-01-01T00:00:00Z">
        <w:r>
          <w:t xml:space="preserve"> </w:t>
        </w:r>
      </w:ins>
      <w:bookmarkStart w:id="708" w:name="versioning"/>
      <w:bookmarkEnd w:id="708"/>
      <w:ins w:id="377" w:author="PR Preview" w:date="2024-01-01T00:00:00Z">
        <w:r>
          <w:t xml:space="preserve"> </w:t>
        </w:r>
      </w:ins>
      <w:bookmarkStart w:id="709" w:name="pre-release-checklist"/>
      <w:bookmarkEnd w:id="709"/>
      <w:ins w:id="377" w:author="PR Preview" w:date="2024-01-01T00:00:00Z">
        <w:r>
          <w:t xml:space="preserve"> </w:t>
        </w:r>
      </w:ins>
      <w:bookmarkStart w:id="710" w:name="submitting-to-cran"/>
      <w:bookmarkEnd w:id="710"/>
      <w:ins w:id="377" w:author="PR Preview" w:date="2024-01-01T00:00:00Z">
        <w:r>
          <w:t xml:space="preserve"> </w:t>
        </w:r>
      </w:ins>
      <w:bookmarkStart w:id="711" w:name="after-cran-acceptance"/>
      <w:bookmarkEnd w:id="711"/>
    </w:p>
    <w:p>
      <w:pPr>
        <w:pStyle w:val="BodyText"/>
      </w:pPr>
      <w:ins w:id="378" w:author="PR Preview" w:date="2024-01-01T00:00:00Z">
        <w:r>
          <w:t xml:space="preserve">That page covers:</w:t>
        </w:r>
      </w:ins>
    </w:p>
    <w:p>
      <w:pPr>
        <w:pStyle w:val="Compact"/>
        <w:numPr>
          <w:ilvl w:val="0"/>
          <w:numId w:val="1042"/>
        </w:numPr>
      </w:pPr>
      <w:hyperlink r:id="rId712">
        <w:r>
          <w:rPr>
            <w:rStyle w:val="Hyperlink"/>
          </w:rPr>
          <w:t xml:space="preserve">Checklist overview</w:t>
        </w:r>
      </w:hyperlink>
    </w:p>
    <w:p>
      <w:pPr>
        <w:pStyle w:val="Compact"/>
        <w:numPr>
          <w:ilvl w:val="0"/>
          <w:numId w:val="1042"/>
        </w:numPr>
      </w:pPr>
      <w:hyperlink r:id="rId713">
        <w:r>
          <w:rPr>
            <w:rStyle w:val="Hyperlink"/>
          </w:rPr>
          <w:t xml:space="preserve">Fill out file headers</w:t>
        </w:r>
      </w:hyperlink>
    </w:p>
    <w:p>
      <w:pPr>
        <w:pStyle w:val="Compact"/>
        <w:numPr>
          <w:ilvl w:val="0"/>
          <w:numId w:val="1042"/>
        </w:numPr>
      </w:pPr>
      <w:hyperlink r:id="rId714">
        <w:r>
          <w:rPr>
            <w:rStyle w:val="Hyperlink"/>
          </w:rPr>
          <w:t xml:space="preserve">Clean up comments</w:t>
        </w:r>
      </w:hyperlink>
    </w:p>
    <w:p>
      <w:pPr>
        <w:pStyle w:val="Compact"/>
        <w:numPr>
          <w:ilvl w:val="0"/>
          <w:numId w:val="1042"/>
        </w:numPr>
      </w:pPr>
      <w:hyperlink r:id="rId715">
        <w:r>
          <w:rPr>
            <w:rStyle w:val="Hyperlink"/>
          </w:rPr>
          <w:t xml:space="preserve">Document functions</w:t>
        </w:r>
      </w:hyperlink>
    </w:p>
    <w:p>
      <w:pPr>
        <w:pStyle w:val="Compact"/>
        <w:numPr>
          <w:ilvl w:val="0"/>
          <w:numId w:val="1042"/>
        </w:numPr>
      </w:pPr>
      <w:hyperlink r:id="rId716">
        <w:r>
          <w:rPr>
            <w:rStyle w:val="Hyperlink"/>
          </w:rPr>
          <w:t xml:space="preserve">Remove deprecated filepaths</w:t>
        </w:r>
      </w:hyperlink>
    </w:p>
    <w:p>
      <w:pPr>
        <w:pStyle w:val="Compact"/>
        <w:numPr>
          <w:ilvl w:val="0"/>
          <w:numId w:val="1042"/>
        </w:numPr>
      </w:pPr>
      <w:hyperlink r:id="rId717">
        <w:r>
          <w:rPr>
            <w:rStyle w:val="Hyperlink"/>
          </w:rPr>
          <w:t xml:space="preserve">Ensure project runs via bash</w:t>
        </w:r>
      </w:hyperlink>
    </w:p>
    <w:p>
      <w:pPr>
        <w:pStyle w:val="Compact"/>
        <w:numPr>
          <w:ilvl w:val="0"/>
          <w:numId w:val="1042"/>
        </w:numPr>
      </w:pPr>
      <w:hyperlink r:id="rId718">
        <w:r>
          <w:rPr>
            <w:rStyle w:val="Hyperlink"/>
          </w:rPr>
          <w:t xml:space="preserve">Complete the README</w:t>
        </w:r>
      </w:hyperlink>
    </w:p>
    <w:p>
      <w:pPr>
        <w:pStyle w:val="Compact"/>
        <w:numPr>
          <w:ilvl w:val="0"/>
          <w:numId w:val="1042"/>
        </w:numPr>
      </w:pPr>
      <w:hyperlink r:id="rId719">
        <w:r>
          <w:rPr>
            <w:rStyle w:val="Hyperlink"/>
          </w:rPr>
          <w:t xml:space="preserve">Clean up feature branches</w:t>
        </w:r>
      </w:hyperlink>
    </w:p>
    <w:p>
      <w:pPr>
        <w:pStyle w:val="Compact"/>
        <w:numPr>
          <w:ilvl w:val="0"/>
          <w:numId w:val="1042"/>
        </w:numPr>
      </w:pPr>
      <w:hyperlink r:id="rId720">
        <w:r>
          <w:rPr>
            <w:rStyle w:val="Hyperlink"/>
          </w:rPr>
          <w:t xml:space="preserve">Create GitHub release</w:t>
        </w:r>
      </w:hyperlink>
    </w:p>
    <w:p>
      <w:pPr>
        <w:pStyle w:val="Compact"/>
        <w:numPr>
          <w:ilvl w:val="0"/>
          <w:numId w:val="1042"/>
        </w:numPr>
      </w:pPr>
      <w:hyperlink r:id="rId721">
        <w:r>
          <w:rPr>
            <w:rStyle w:val="Hyperlink"/>
          </w:rPr>
          <w:t xml:space="preserve">Releasing to CRAN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2" name="Picture"/>
                  <a:graphic>
                    <a:graphicData uri="http://schemas.openxmlformats.org/drawingml/2006/picture">
                      <pic:pic>
                        <pic:nvPicPr>
                          <pic:cNvPr descr="/opt/quarto/share/formats/docx/note.png" id="723"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chapters/code-publication.html#sec-foo</w:t>
            </w:r>
            <w:r>
              <w:t xml:space="preserve"> </w:t>
            </w:r>
            <w:r>
              <w:t xml:space="preserve">on the psc site.</w:t>
            </w:r>
          </w:p>
          <w:p/>
        </w:tc>
      </w:tr>
    </w:tbl>
    <w:p>
      <w:r>
        <w:br w:type="page"/>
      </w:r>
    </w:p>
    <w:bookmarkEnd w:id="724"/>
    <w:bookmarkStart w:id="744" w:name="sec-data-publication"/>
    <w:p>
      <w:pPr>
        <w:pStyle w:val="Heading1"/>
      </w:pPr>
      <w:r>
        <w:t xml:space="preserve">17. Data Publication</w:t>
      </w:r>
    </w:p>
    <w:bookmarkStart w:id="725"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25"/>
    <w:bookmarkStart w:id="730"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26"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26"/>
    <w:bookmarkStart w:id="727"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27"/>
    <w:bookmarkStart w:id="729"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28">
        <w:r>
          <w:rPr>
            <w:rStyle w:val="Hyperlink"/>
          </w:rPr>
          <w:t xml:space="preserve">UC Davis DataLab GIS workshops</w:t>
        </w:r>
      </w:hyperlink>
      <w:r>
        <w:t xml:space="preserve">, including resources on QGIS and spatial SQL.</w:t>
      </w:r>
    </w:p>
    <w:bookmarkEnd w:id="729"/>
    <w:bookmarkEnd w:id="730"/>
    <w:bookmarkStart w:id="734" w:name="create-public-ids"/>
    <w:p>
      <w:pPr>
        <w:pStyle w:val="Heading2"/>
      </w:pPr>
      <w:r>
        <w:t xml:space="preserve">17.3 Create public IDs</w:t>
      </w:r>
    </w:p>
    <w:bookmarkStart w:id="731"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31"/>
    <w:bookmarkStart w:id="732"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32"/>
    <w:bookmarkStart w:id="733"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043"/>
        </w:numPr>
      </w:pPr>
      <w:r>
        <w:rPr>
          <w:rStyle w:val="VerbatimChar"/>
        </w:rPr>
        <w:t xml:space="preserve">data/final/</w:t>
      </w:r>
      <w:r>
        <w:t xml:space="preserve">- folder containing the projects final data in both csv and rds formats</w:t>
      </w:r>
      <w:r>
        <w:br/>
      </w:r>
    </w:p>
    <w:p>
      <w:pPr>
        <w:pStyle w:val="Compact"/>
        <w:numPr>
          <w:ilvl w:val="0"/>
          <w:numId w:val="104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33"/>
    <w:bookmarkEnd w:id="734"/>
    <w:bookmarkStart w:id="740"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735">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736">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737">
        <w:r>
          <w:rPr>
            <w:rStyle w:val="Hyperlink"/>
          </w:rPr>
          <w:t xml:space="preserve">UC Davis DataLab workshop on data documentation</w:t>
        </w:r>
      </w:hyperlink>
      <w:r>
        <w:t xml:space="preserve">.</w:t>
      </w:r>
    </w:p>
    <w:bookmarkStart w:id="739" w:name="X659912a983e12070198566d6758f84b7c139c71"/>
    <w:p>
      <w:pPr>
        <w:pStyle w:val="Heading3"/>
      </w:pPr>
      <w:r>
        <w:t xml:space="preserve">17.4.1 Steps for creating an Open Science Framework (OSF) repository:</w:t>
      </w:r>
    </w:p>
    <w:p>
      <w:pPr>
        <w:pStyle w:val="Compact"/>
        <w:numPr>
          <w:ilvl w:val="0"/>
          <w:numId w:val="1044"/>
        </w:numPr>
      </w:pPr>
      <w:r>
        <w:t xml:space="preserve">Create a new OSF project per these instructions: https://help.osf.io/article/252-create-a-project</w:t>
      </w:r>
    </w:p>
    <w:p>
      <w:pPr>
        <w:pStyle w:val="Compact"/>
        <w:numPr>
          <w:ilvl w:val="0"/>
          <w:numId w:val="104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4"/>
        </w:numPr>
      </w:pPr>
      <w:r>
        <w:t xml:space="preserve">Create a notebook component and upload the final .html files (which will not be on github… but see optional item below)</w:t>
      </w:r>
    </w:p>
    <w:p>
      <w:pPr>
        <w:pStyle w:val="Compact"/>
        <w:numPr>
          <w:ilvl w:val="0"/>
          <w:numId w:val="1044"/>
        </w:numPr>
      </w:pPr>
      <w:r>
        <w:t xml:space="preserve">On the OSF landing Wiki, provide some context. Here is a recent example: https://osf.io/954bt/</w:t>
      </w:r>
    </w:p>
    <w:p>
      <w:pPr>
        <w:pStyle w:val="Compact"/>
        <w:numPr>
          <w:ilvl w:val="0"/>
          <w:numId w:val="1044"/>
        </w:numPr>
      </w:pPr>
      <w:r>
        <w:t xml:space="preserve">Create a Digital Object Identifier (DOI) for the repository. A DOI is a unique identifier that provides a persistent link to content, such as a dataset in this case.</w:t>
      </w:r>
      <w:r>
        <w:t xml:space="preserve"> </w:t>
      </w:r>
      <w:hyperlink r:id="rId738">
        <w:r>
          <w:rPr>
            <w:rStyle w:val="Hyperlink"/>
          </w:rPr>
          <w:t xml:space="preserve">Learn more about DOIs</w:t>
        </w:r>
      </w:hyperlink>
    </w:p>
    <w:p>
      <w:pPr>
        <w:pStyle w:val="Compact"/>
        <w:numPr>
          <w:ilvl w:val="0"/>
          <w:numId w:val="1044"/>
        </w:numPr>
      </w:pPr>
      <w:r>
        <w:t xml:space="preserve">Optional: Complete the software checklist and system requirement guide for the analysis to guide others. Include it on the GitHub README for the project: https://github.com/proctor-ucsf/mordor-antibody</w:t>
      </w:r>
    </w:p>
    <w:bookmarkEnd w:id="739"/>
    <w:bookmarkEnd w:id="740"/>
    <w:bookmarkStart w:id="741"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741"/>
    <w:bookmarkStart w:id="742" w:name="X9e5a2e412be73507d832915a5b2807bcc43a531"/>
    <w:p>
      <w:pPr>
        <w:pStyle w:val="Heading2"/>
      </w:pPr>
      <w:r>
        <w:t xml:space="preserve">17.6 Create a public GitHub page for public scripts</w:t>
      </w:r>
    </w:p>
    <w:p>
      <w:pPr>
        <w:pStyle w:val="FirstParagraph"/>
      </w:pPr>
      <w:ins w:id="448" w:author="PR Preview" w:date="2024-01-01T00:00:00Z">
        <w:r>
          <w:t xml:space="preserve">At minimum, we should include all of the scripts required to run the analyses.</w:t>
        </w:r>
      </w:ins>
      <w:ins w:id="448" w:author="PR Preview" w:date="2024-01-01T00:00:00Z">
        <w:r>
          <w:t xml:space="preserve"> </w:t>
        </w:r>
      </w:ins>
      <w:ins w:id="448" w:author="PR Preview" w:date="2024-01-01T00:00:00Z">
        <w:r>
          <w:rPr>
            <w:b/>
            <w:bCs/>
          </w:rPr>
          <w:t xml:space="preserve">IMPORTANT</w:t>
        </w:r>
      </w:ins>
      <w:ins w:id="448" w:author="PR Preview" w:date="2024-01-01T00:00:00Z">
        <w:r>
          <w:t xml:space="preserve">: ensure you have taken a snapshot and saved your computing environment using the</w:t>
        </w:r>
      </w:ins>
      <w:ins w:id="448" w:author="PR Preview" w:date="2024-01-01T00:00:00Z">
        <w:r>
          <w:t xml:space="preserve"> </w:t>
        </w:r>
      </w:ins>
      <w:ins w:id="448" w:author="PR Preview" w:date="2024-01-01T00:00:00Z">
        <w:r>
          <w:rPr>
            <w:rStyle w:val="VerbatimChar"/>
          </w:rPr>
          <w:t xml:space="preserve">renv</w:t>
        </w:r>
      </w:ins>
      <w:ins w:id="448" w:author="PR Preview" w:date="2024-01-01T00:00:00Z">
        <w:r>
          <w:t xml:space="preserve"> </w:t>
        </w:r>
      </w:ins>
      <w:ins w:id="448" w:author="PR Preview" w:date="2024-01-01T00:00:00Z">
        <w:r>
          <w:t xml:space="preserve">package (see</w:t>
        </w:r>
      </w:ins>
      <w:ins w:id="448" w:author="PR Preview" w:date="2024-01-01T00:00:00Z">
        <w:r>
          <w:t xml:space="preserve"> </w:t>
        </w:r>
      </w:ins>
      <w:hyperlink r:id="rId682">
        <w:r>
          <w:rPr>
            <w:rStyle w:val="Hyperlink"/>
          </w:rPr>
          <w:t xml:space="preserve">Reproducible Environments</w:t>
        </w:r>
      </w:hyperlink>
      <w:ins w:id="448" w:author="PR Preview" w:date="2024-01-01T00:00:00Z">
        <w:r>
          <w:t xml:space="preserve">).</w:t>
        </w:r>
      </w:ins>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742"/>
    <w:bookmarkStart w:id="743"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045"/>
        </w:numPr>
      </w:pPr>
      <w:r>
        <w:t xml:space="preserve">ACTION - https://osf.io/ca3pe/</w:t>
      </w:r>
      <w:r>
        <w:br/>
      </w:r>
    </w:p>
    <w:p>
      <w:pPr>
        <w:pStyle w:val="Compact"/>
        <w:numPr>
          <w:ilvl w:val="0"/>
          <w:numId w:val="1045"/>
        </w:numPr>
      </w:pPr>
      <w:r>
        <w:t xml:space="preserve">NAITRE - https://osf.io/ujeyb/</w:t>
      </w:r>
      <w:r>
        <w:br/>
      </w:r>
    </w:p>
    <w:p>
      <w:pPr>
        <w:pStyle w:val="Compact"/>
        <w:numPr>
          <w:ilvl w:val="0"/>
          <w:numId w:val="104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743"/>
    <w:bookmarkEnd w:id="744"/>
    <w:bookmarkStart w:id="792"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748" w:name="uc-davis-computing-resources"/>
    <w:p>
      <w:pPr>
        <w:pStyle w:val="Heading2"/>
      </w:pPr>
      <w:r>
        <w:t xml:space="preserve">18.1 UC Davis Computing Resources</w:t>
      </w:r>
    </w:p>
    <w:bookmarkStart w:id="747"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74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6"/>
        </w:numPr>
      </w:pPr>
      <w:r>
        <w:rPr>
          <w:b/>
          <w:bCs/>
        </w:rPr>
        <w:t xml:space="preserve">Shiva</w:t>
      </w:r>
      <w:r>
        <w:t xml:space="preserve"> </w:t>
      </w:r>
      <w:r>
        <w:t xml:space="preserve">(shiva.ucdavis.edu): SLURM-based cluster for computational work</w:t>
      </w:r>
    </w:p>
    <w:p>
      <w:pPr>
        <w:pStyle w:val="Compact"/>
        <w:numPr>
          <w:ilvl w:val="0"/>
          <w:numId w:val="104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74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747"/>
    <w:bookmarkEnd w:id="748"/>
    <w:bookmarkStart w:id="750"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749"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749"/>
    <w:bookmarkEnd w:id="750"/>
    <w:bookmarkStart w:id="751"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74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751"/>
    <w:bookmarkStart w:id="752"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745">
        <w:r>
          <w:rPr>
            <w:rStyle w:val="Hyperlink"/>
          </w:rPr>
          <w:t xml:space="preserve">hpc.ucdavis.edu</w:t>
        </w:r>
      </w:hyperlink>
      <w:r>
        <w:t xml:space="preserve"> </w:t>
      </w:r>
      <w:r>
        <w:t xml:space="preserve">for support information.</w:t>
      </w:r>
    </w:p>
    <w:bookmarkEnd w:id="752"/>
    <w:bookmarkStart w:id="756"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753"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753"/>
    <w:bookmarkStart w:id="754"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754"/>
    <w:bookmarkStart w:id="755"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755"/>
    <w:bookmarkEnd w:id="756"/>
    <w:bookmarkStart w:id="775"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757">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764"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763"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758">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759">
                    <w:r>
                      <w:rPr>
                        <w:rStyle w:val="Hyperlink"/>
                      </w:rPr>
                      <w:t xml:space="preserve">VcXsrv</w:t>
                    </w:r>
                  </w:hyperlink>
                  <w:r>
                    <w:t xml:space="preserve">, or</w:t>
                  </w:r>
                  <w:r>
                    <w:t xml:space="preserve"> </w:t>
                  </w:r>
                  <w:hyperlink r:id="rId760">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761">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762">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763"/>
          <w:p/>
        </w:tc>
      </w:tr>
    </w:tbl>
    <w:bookmarkEnd w:id="764"/>
    <w:bookmarkStart w:id="765"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765"/>
    <w:bookmarkStart w:id="766"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766"/>
    <w:bookmarkStart w:id="769"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767">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768">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769"/>
    <w:bookmarkStart w:id="774"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770">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771">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772">
        <w:r>
          <w:rPr>
            <w:rStyle w:val="Hyperlink"/>
          </w:rPr>
          <w:t xml:space="preserve">Xpra</w:t>
        </w:r>
      </w:hyperlink>
      <w:r>
        <w:t xml:space="preserve">, VNC, and</w:t>
      </w:r>
      <w:r>
        <w:t xml:space="preserve"> </w:t>
      </w:r>
      <w:hyperlink r:id="rId773">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774"/>
    <w:bookmarkEnd w:id="775"/>
    <w:bookmarkStart w:id="785"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778"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776">
        <w:r>
          <w:rPr>
            <w:rStyle w:val="VerbatimChar"/>
          </w:rPr>
          <w:t xml:space="preserve">tmux</w:t>
        </w:r>
      </w:hyperlink>
      <w:r>
        <w:t xml:space="preserve"> </w:t>
      </w:r>
      <w:r>
        <w:t xml:space="preserve">or</w:t>
      </w:r>
      <w:r>
        <w:t xml:space="preserve"> </w:t>
      </w:r>
      <w:hyperlink r:id="rId777">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778"/>
    <w:bookmarkStart w:id="784"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80" name="Picture"/>
                  <a:graphic>
                    <a:graphicData uri="http://schemas.openxmlformats.org/drawingml/2006/picture">
                      <pic:pic>
                        <pic:nvPicPr>
                          <pic:cNvPr descr="/opt/quarto/share/formats/docx/important.png" id="781" name="Picture"/>
                          <pic:cNvPicPr>
                            <a:picLocks noChangeArrowheads="1" noChangeAspect="1"/>
                          </pic:cNvPicPr>
                        </pic:nvPicPr>
                        <pic:blipFill>
                          <a:blip r:embed="rId7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2" name="Picture"/>
                  <a:graphic>
                    <a:graphicData uri="http://schemas.openxmlformats.org/drawingml/2006/picture">
                      <pic:pic>
                        <pic:nvPicPr>
                          <pic:cNvPr descr="/opt/quarto/share/formats/docx/note.png" id="783"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745">
              <w:r>
                <w:rPr>
                  <w:rStyle w:val="Hyperlink"/>
                </w:rPr>
                <w:t xml:space="preserve">UC Davis HPC documentation</w:t>
              </w:r>
            </w:hyperlink>
            <w:r>
              <w:t xml:space="preserve"> </w:t>
            </w:r>
            <w:r>
              <w:t xml:space="preserve">or contact HPC support.</w:t>
            </w:r>
          </w:p>
          <w:p/>
        </w:tc>
      </w:tr>
    </w:tbl>
    <w:bookmarkEnd w:id="784"/>
    <w:bookmarkEnd w:id="785"/>
    <w:bookmarkStart w:id="790" w:name="storage-group-storage-access"/>
    <w:p>
      <w:pPr>
        <w:pStyle w:val="Heading2"/>
      </w:pPr>
      <w:r>
        <w:t xml:space="preserve">18.8 Storage &amp; group storage access</w:t>
      </w:r>
    </w:p>
    <w:bookmarkStart w:id="786"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745">
        <w:r>
          <w:rPr>
            <w:rStyle w:val="Hyperlink"/>
          </w:rPr>
          <w:t xml:space="preserve">UC Davis HPC documentation</w:t>
        </w:r>
      </w:hyperlink>
      <w:r>
        <w:t xml:space="preserve"> </w:t>
      </w:r>
      <w:r>
        <w:t xml:space="preserve">for specific storage options and quotas.</w:t>
      </w:r>
    </w:p>
    <w:bookmarkEnd w:id="786"/>
    <w:bookmarkStart w:id="787"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787"/>
    <w:bookmarkStart w:id="789"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788">
        <w:r>
          <w:rPr>
            <w:rStyle w:val="Hyperlink"/>
          </w:rPr>
          <w:t xml:space="preserve">this guide</w:t>
        </w:r>
      </w:hyperlink>
      <w:r>
        <w:t xml:space="preserve">.</w:t>
      </w:r>
    </w:p>
    <w:bookmarkEnd w:id="789"/>
    <w:bookmarkEnd w:id="790"/>
    <w:bookmarkStart w:id="791" w:name="running-big-jobs"/>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047"/>
        </w:numPr>
      </w:pPr>
      <w:r>
        <w:rPr>
          <w:rStyle w:val="VerbatimChar"/>
        </w:rPr>
        <w:t xml:space="preserve">job-name=run_inc</w:t>
      </w:r>
      <w:r>
        <w:t xml:space="preserve">: Job name that will show up in the SLURM system</w:t>
      </w:r>
    </w:p>
    <w:p>
      <w:pPr>
        <w:pStyle w:val="Compact"/>
        <w:numPr>
          <w:ilvl w:val="0"/>
          <w:numId w:val="1047"/>
        </w:numPr>
      </w:pPr>
      <w:r>
        <w:rPr>
          <w:rStyle w:val="VerbatimChar"/>
        </w:rPr>
        <w:t xml:space="preserve">begin=now</w:t>
      </w:r>
      <w:r>
        <w:t xml:space="preserve">: Requests to start the job as soon as the requested resources are available</w:t>
      </w:r>
    </w:p>
    <w:p>
      <w:pPr>
        <w:pStyle w:val="Compact"/>
        <w:numPr>
          <w:ilvl w:val="0"/>
          <w:numId w:val="1047"/>
        </w:numPr>
      </w:pPr>
      <w:r>
        <w:rPr>
          <w:rStyle w:val="VerbatimChar"/>
        </w:rPr>
        <w:t xml:space="preserve">dependency=singleton</w:t>
      </w:r>
      <w:r>
        <w:t xml:space="preserve">: Jobs can begin after all previously launched jobs with the same name and user have ended.</w:t>
      </w:r>
    </w:p>
    <w:p>
      <w:pPr>
        <w:pStyle w:val="Compact"/>
        <w:numPr>
          <w:ilvl w:val="0"/>
          <w:numId w:val="1047"/>
        </w:numPr>
      </w:pPr>
      <w:r>
        <w:rPr>
          <w:rStyle w:val="VerbatimChar"/>
        </w:rPr>
        <w:t xml:space="preserve">mail-type=ALL</w:t>
      </w:r>
      <w:r>
        <w:t xml:space="preserve">: Receive all types of email notification (e.g., when job starts, fails, ends)</w:t>
      </w:r>
    </w:p>
    <w:p>
      <w:pPr>
        <w:pStyle w:val="Compact"/>
        <w:numPr>
          <w:ilvl w:val="0"/>
          <w:numId w:val="1047"/>
        </w:numPr>
      </w:pPr>
      <w:r>
        <w:rPr>
          <w:rStyle w:val="VerbatimChar"/>
        </w:rPr>
        <w:t xml:space="preserve">cpus-per-task=16</w:t>
      </w:r>
      <w:r>
        <w:t xml:space="preserve">: Request 16 processors per task. The default is one processor per task.</w:t>
      </w:r>
    </w:p>
    <w:p>
      <w:pPr>
        <w:pStyle w:val="Compact"/>
        <w:numPr>
          <w:ilvl w:val="0"/>
          <w:numId w:val="1047"/>
        </w:numPr>
      </w:pPr>
      <w:r>
        <w:rPr>
          <w:rStyle w:val="VerbatimChar"/>
        </w:rPr>
        <w:t xml:space="preserve">mem=64G</w:t>
      </w:r>
      <w:r>
        <w:t xml:space="preserve">: Request 64 GB memory per node.</w:t>
      </w:r>
    </w:p>
    <w:p>
      <w:pPr>
        <w:pStyle w:val="Compact"/>
        <w:numPr>
          <w:ilvl w:val="0"/>
          <w:numId w:val="104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791"/>
    <w:bookmarkEnd w:id="792"/>
    <w:bookmarkStart w:id="824"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793">
        <w:r>
          <w:rPr>
            <w:rStyle w:val="Hyperlink"/>
            <w:b/>
            <w:bCs/>
          </w:rPr>
          <w:t xml:space="preserve">Working with AI</w:t>
        </w:r>
      </w:hyperlink>
      <w:r>
        <w:t xml:space="preserve"> </w:t>
      </w:r>
      <w:r>
        <w:t xml:space="preserve">(source:</w:t>
      </w:r>
      <w:r>
        <w:t xml:space="preserve"> </w:t>
      </w:r>
      <w:hyperlink r:id="rId794">
        <w:r>
          <w:rPr>
            <w:rStyle w:val="Hyperlink"/>
          </w:rPr>
          <w:t xml:space="preserve">https://github.com/Morrison-Lab/wai</w:t>
        </w:r>
      </w:hyperlink>
      <w:r>
        <w:t xml:space="preserve">).</w:t>
      </w:r>
    </w:p>
    <w:p>
      <w:pPr>
        <w:pStyle w:val="BodyText"/>
      </w:pPr>
      <w:r>
        <w:t xml:space="preserve">That site covers:</w:t>
      </w:r>
      <w:r>
        <w:t xml:space="preserve"> </w:t>
      </w:r>
      <w:bookmarkStart w:id="795" w:name="sec-ai-disclosure"/>
      <w:bookmarkEnd w:id="795"/>
      <w:bookmarkStart w:id="796" w:name="sec-ai-journal-articles"/>
      <w:bookmarkEnd w:id="796"/>
      <w:r>
        <w:t xml:space="preserve"> </w:t>
      </w:r>
      <w:bookmarkStart w:id="797" w:name="sec-ai-language-model"/>
      <w:bookmarkEnd w:id="797"/>
      <w:bookmarkStart w:id="798" w:name="sec-ai-harnesses"/>
      <w:bookmarkEnd w:id="798"/>
      <w:bookmarkStart w:id="799" w:name="sec-ai-agent-implementation"/>
      <w:bookmarkEnd w:id="799"/>
      <w:r>
        <w:t xml:space="preserve"> </w:t>
      </w:r>
      <w:bookmarkStart w:id="800" w:name="sec-ai-harness-construction"/>
      <w:bookmarkEnd w:id="800"/>
      <w:bookmarkStart w:id="801" w:name="sec-ai-agent-program-kind"/>
      <w:bookmarkEnd w:id="801"/>
      <w:r>
        <w:t xml:space="preserve"> </w:t>
      </w:r>
      <w:bookmarkStart w:id="802" w:name="sec-ai-harness-agent-relationship"/>
      <w:bookmarkEnd w:id="802"/>
      <w:bookmarkStart w:id="803" w:name="sec-ai-addressing-failing-workflows"/>
      <w:bookmarkEnd w:id="803"/>
      <w:r>
        <w:t xml:space="preserve"> </w:t>
      </w:r>
      <w:bookmarkStart w:id="804" w:name="sec-ai-benefits-hazards"/>
      <w:bookmarkEnd w:id="804"/>
      <w:bookmarkStart w:id="805" w:name="sec-ai-best-practices"/>
      <w:bookmarkEnd w:id="805"/>
      <w:bookmarkStart w:id="806" w:name="sec-ai-offline"/>
      <w:bookmarkEnd w:id="806"/>
      <w:r>
        <w:t xml:space="preserve"> </w:t>
      </w:r>
      <w:bookmarkStart w:id="807" w:name="sec-ai-copilot-settings"/>
      <w:bookmarkEnd w:id="807"/>
      <w:bookmarkStart w:id="808" w:name="sec-ai-agent-skills"/>
      <w:bookmarkEnd w:id="808"/>
      <w:bookmarkStart w:id="809" w:name="sec-ai-claude-cloud-env"/>
      <w:bookmarkEnd w:id="809"/>
      <w:r>
        <w:t xml:space="preserve"> </w:t>
      </w:r>
      <w:bookmarkStart w:id="810" w:name="sec-ai-when-to-use"/>
      <w:bookmarkEnd w:id="810"/>
      <w:bookmarkStart w:id="811" w:name="sec-ai-claude-code-windows"/>
      <w:bookmarkEnd w:id="811"/>
      <w:bookmarkStart w:id="812" w:name="sec-fully-clean"/>
      <w:bookmarkEnd w:id="812"/>
    </w:p>
    <w:p>
      <w:pPr>
        <w:numPr>
          <w:ilvl w:val="0"/>
          <w:numId w:val="1048"/>
        </w:numPr>
      </w:pPr>
      <w:hyperlink r:id="rId813">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048"/>
        </w:numPr>
      </w:pPr>
      <w:hyperlink r:id="rId814">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048"/>
        </w:numPr>
      </w:pPr>
      <w:hyperlink r:id="rId815">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6" name="Picture"/>
                  <a:graphic>
                    <a:graphicData uri="http://schemas.openxmlformats.org/drawingml/2006/picture">
                      <pic:pic>
                        <pic:nvPicPr>
                          <pic:cNvPr descr="/opt/quarto/share/formats/docx/note.png" id="817"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823" w:name="sec-institutional-ai-access"/>
    <w:p>
      <w:pPr>
        <w:pStyle w:val="Heading2"/>
      </w:pPr>
      <w:r>
        <w:t xml:space="preserve">19.1 Institutional AI account access</w:t>
      </w:r>
    </w:p>
    <w:bookmarkStart w:id="819"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049"/>
        </w:numPr>
      </w:pPr>
      <w:r>
        <w:t xml:space="preserve">Navigate to the</w:t>
      </w:r>
      <w:r>
        <w:t xml:space="preserve"> </w:t>
      </w:r>
      <w:hyperlink r:id="rId818">
        <w:r>
          <w:rPr>
            <w:rStyle w:val="Hyperlink"/>
          </w:rPr>
          <w:t xml:space="preserve">UCDH ServiceNow OpenAI catalog item</w:t>
        </w:r>
      </w:hyperlink>
      <w:r>
        <w:t xml:space="preserve">.</w:t>
      </w:r>
    </w:p>
    <w:p>
      <w:pPr>
        <w:pStyle w:val="Compact"/>
        <w:numPr>
          <w:ilvl w:val="0"/>
          <w:numId w:val="1049"/>
        </w:numPr>
      </w:pPr>
      <w:r>
        <w:t xml:space="preserve">Log in with your UC Davis Health credentials and complete Duo two-factor authentication if prompted.</w:t>
      </w:r>
    </w:p>
    <w:p>
      <w:pPr>
        <w:pStyle w:val="Compact"/>
        <w:numPr>
          <w:ilvl w:val="0"/>
          <w:numId w:val="1049"/>
        </w:numPr>
      </w:pPr>
      <w:r>
        <w:t xml:space="preserve">Fill out the request form with your department, contact details, and business or research justification.</w:t>
      </w:r>
    </w:p>
    <w:p>
      <w:pPr>
        <w:pStyle w:val="Compact"/>
        <w:numPr>
          <w:ilvl w:val="0"/>
          <w:numId w:val="1049"/>
        </w:numPr>
      </w:pPr>
      <w:r>
        <w:t xml:space="preserve">Submit the request for processing by UCDH IT.</w:t>
      </w:r>
    </w:p>
    <w:p>
      <w:pPr>
        <w:pStyle w:val="Compact"/>
        <w:numPr>
          <w:ilvl w:val="0"/>
          <w:numId w:val="1049"/>
        </w:numPr>
      </w:pPr>
      <w:r>
        <w:t xml:space="preserve">Once approved, follow the instructions in the confirmation email to join the UC Davis Health OpenAI workspace.</w:t>
      </w:r>
    </w:p>
    <w:bookmarkEnd w:id="819"/>
    <w:bookmarkStart w:id="821"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820">
        <w:r>
          <w:rPr>
            <w:rStyle w:val="Hyperlink"/>
          </w:rPr>
          <w:t xml:space="preserve">IET Aggie AI ChatGPT Edu documentation</w:t>
        </w:r>
      </w:hyperlink>
      <w:r>
        <w:t xml:space="preserve"> </w:t>
      </w:r>
      <w:r>
        <w:t xml:space="preserve">for setup instructions and eligibility details.</w:t>
      </w:r>
    </w:p>
    <w:bookmarkEnd w:id="821"/>
    <w:bookmarkStart w:id="822"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050"/>
        </w:numPr>
      </w:pPr>
      <w:r>
        <w:t xml:space="preserve">Never submit Protected Health Information (PHI), personally identifiable information (PII), or restricted research data to AI tools unless authorized under an approved protocol.</w:t>
      </w:r>
    </w:p>
    <w:p>
      <w:pPr>
        <w:pStyle w:val="Compact"/>
        <w:numPr>
          <w:ilvl w:val="0"/>
          <w:numId w:val="1050"/>
        </w:numPr>
      </w:pPr>
      <w:r>
        <w:t xml:space="preserve">Follow all institutional data handling policies and the lab’s guidelines on</w:t>
      </w:r>
      <w:r>
        <w:t xml:space="preserve"> </w:t>
      </w:r>
      <w:hyperlink r:id="rId813">
        <w:r>
          <w:rPr>
            <w:rStyle w:val="Hyperlink"/>
          </w:rPr>
          <w:t xml:space="preserve">Working with AI</w:t>
        </w:r>
      </w:hyperlink>
      <w:r>
        <w:t xml:space="preserve">.</w:t>
      </w:r>
    </w:p>
    <w:p>
      <w:r>
        <w:br w:type="page"/>
      </w:r>
    </w:p>
    <w:bookmarkEnd w:id="822"/>
    <w:bookmarkEnd w:id="823"/>
    <w:bookmarkEnd w:id="824"/>
    <w:bookmarkStart w:id="834" w:name="checklists"/>
    <w:p>
      <w:pPr>
        <w:pStyle w:val="Heading1"/>
      </w:pPr>
      <w:r>
        <w:t xml:space="preserve">20. Checklists</w:t>
      </w:r>
    </w:p>
    <w:bookmarkStart w:id="825"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051"/>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052"/>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053"/>
        </w:numPr>
      </w:pPr>
      <w:ins w:id="623" w:author="PR Preview" w:date="2024-01-01T00:00:00Z">
        <w:r>
          <w:rPr>
            <w:b/>
            <w:bCs/>
          </w:rPr>
          <w:t xml:space="preserve">Read the lab manual</w:t>
        </w:r>
      </w:ins>
      <w:ins w:id="623" w:author="PR Preview" w:date="2024-01-01T00:00:00Z">
        <w:r>
          <w:t xml:space="preserve">: Review lab culture and conduct (</w:t>
        </w:r>
      </w:ins>
      <w:hyperlink w:anchor="sec-culture-and-conduct">
        <w:r>
          <w:rPr>
            <w:rStyle w:val="Hyperlink"/>
          </w:rPr>
          <w:t xml:space="preserve">Chapter 2</w:t>
        </w:r>
      </w:hyperlink>
      <w:ins w:id="623" w:author="PR Preview" w:date="2024-01-01T00:00:00Z">
        <w:r>
          <w:t xml:space="preserve">),</w:t>
        </w:r>
      </w:ins>
      <w:ins w:id="623" w:author="PR Preview" w:date="2024-01-01T00:00:00Z">
        <w:r>
          <w:t xml:space="preserve"> </w:t>
        </w:r>
      </w:ins>
      <w:ins w:id="623" w:author="PR Preview" w:date="2024-01-01T00:00:00Z">
        <w:r>
          <w:t xml:space="preserve">then the</w:t>
        </w:r>
      </w:ins>
      <w:ins w:id="623" w:author="PR Preview" w:date="2024-01-01T00:00:00Z">
        <w:r>
          <w:t xml:space="preserve"> </w:t>
        </w:r>
      </w:ins>
      <w:hyperlink r:id="rId310">
        <w:r>
          <w:rPr>
            <w:rStyle w:val="Hyperlink"/>
          </w:rPr>
          <w:t xml:space="preserve">coding style</w:t>
        </w:r>
      </w:hyperlink>
      <w:ins w:id="623" w:author="PR Preview" w:date="2024-01-01T00:00:00Z">
        <w:r>
          <w:t xml:space="preserve"> </w:t>
        </w:r>
      </w:ins>
      <w:ins w:id="623" w:author="PR Preview" w:date="2024-01-01T00:00:00Z">
        <w:r>
          <w:t xml:space="preserve">and</w:t>
        </w:r>
      </w:ins>
      <w:ins w:id="623" w:author="PR Preview" w:date="2024-01-01T00:00:00Z">
        <w:r>
          <w:t xml:space="preserve"> </w:t>
        </w:r>
      </w:ins>
      <w:hyperlink r:id="rId39">
        <w:r>
          <w:rPr>
            <w:rStyle w:val="Hyperlink"/>
          </w:rPr>
          <w:t xml:space="preserve">collaborative development</w:t>
        </w:r>
      </w:hyperlink>
      <w:ins w:id="623" w:author="PR Preview" w:date="2024-01-01T00:00:00Z">
        <w:r>
          <w:t xml:space="preserve"> </w:t>
        </w:r>
      </w:ins>
      <w:ins w:id="623" w:author="PR Preview" w:date="2024-01-01T00:00:00Z">
        <w:r>
          <w:t xml:space="preserve">chapters of</w:t>
        </w:r>
      </w:ins>
      <w:ins w:id="623" w:author="PR Preview" w:date="2024-01-01T00:00:00Z">
        <w:r>
          <w:t xml:space="preserve"> </w:t>
        </w:r>
      </w:ins>
      <w:ins w:id="623" w:author="PR Preview" w:date="2024-01-01T00:00:00Z">
        <w:r>
          <w:rPr>
            <w:i/>
            <w:iCs/>
          </w:rPr>
          <w:t xml:space="preserve">Principles of Scientific Computing</w:t>
        </w:r>
      </w:ins>
      <w:ins w:id="623" w:author="PR Preview" w:date="2024-01-01T00:00:00Z">
        <w:r>
          <w:t xml:space="preserve">.</w:t>
        </w:r>
      </w:ins>
    </w:p>
    <w:p>
      <w:pPr>
        <w:pStyle w:val="Compact"/>
        <w:numPr>
          <w:ilvl w:val="0"/>
          <w:numId w:val="1054"/>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055"/>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056"/>
        </w:numPr>
      </w:pPr>
      <w:r>
        <w:rPr>
          <w:b/>
          <w:bCs/>
        </w:rPr>
        <w:t xml:space="preserve">Team introductions</w:t>
      </w:r>
      <w:r>
        <w:t xml:space="preserve">: Introduce yourself on Microsoft Teams and at the next weekly lab meeting.</w:t>
      </w:r>
    </w:p>
    <w:p>
      <w:pPr>
        <w:pStyle w:val="Compact"/>
        <w:numPr>
          <w:ilvl w:val="0"/>
          <w:numId w:val="105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825"/>
    <w:bookmarkStart w:id="826" w:name="pre-analysis-plan-checklist"/>
    <w:p>
      <w:pPr>
        <w:pStyle w:val="Heading2"/>
      </w:pPr>
      <w:r>
        <w:t xml:space="preserve">20.2 Pre-analysis plan checklist</w:t>
      </w:r>
    </w:p>
    <w:p>
      <w:pPr>
        <w:pStyle w:val="Compact"/>
        <w:numPr>
          <w:ilvl w:val="0"/>
          <w:numId w:val="1058"/>
        </w:numPr>
      </w:pPr>
      <w:r>
        <w:t xml:space="preserve">Brief background on the study (a condensed version of the introduction section of the paper)</w:t>
      </w:r>
    </w:p>
    <w:p>
      <w:pPr>
        <w:pStyle w:val="Compact"/>
        <w:numPr>
          <w:ilvl w:val="0"/>
          <w:numId w:val="1059"/>
        </w:numPr>
      </w:pPr>
      <w:r>
        <w:t xml:space="preserve">Hypotheses / objectives</w:t>
      </w:r>
    </w:p>
    <w:p>
      <w:pPr>
        <w:pStyle w:val="Compact"/>
        <w:numPr>
          <w:ilvl w:val="0"/>
          <w:numId w:val="1060"/>
        </w:numPr>
      </w:pPr>
      <w:r>
        <w:t xml:space="preserve">Study design</w:t>
      </w:r>
    </w:p>
    <w:p>
      <w:pPr>
        <w:pStyle w:val="Compact"/>
        <w:numPr>
          <w:ilvl w:val="0"/>
          <w:numId w:val="1061"/>
        </w:numPr>
      </w:pPr>
      <w:r>
        <w:t xml:space="preserve">Description of data</w:t>
      </w:r>
    </w:p>
    <w:p>
      <w:pPr>
        <w:pStyle w:val="Compact"/>
        <w:numPr>
          <w:ilvl w:val="0"/>
          <w:numId w:val="1062"/>
        </w:numPr>
      </w:pPr>
      <w:r>
        <w:t xml:space="preserve">Definition of outcomes</w:t>
      </w:r>
    </w:p>
    <w:p>
      <w:pPr>
        <w:pStyle w:val="Compact"/>
        <w:numPr>
          <w:ilvl w:val="0"/>
          <w:numId w:val="1063"/>
        </w:numPr>
      </w:pPr>
      <w:r>
        <w:t xml:space="preserve">Definition of interventions / exposures</w:t>
      </w:r>
    </w:p>
    <w:p>
      <w:pPr>
        <w:pStyle w:val="Compact"/>
        <w:numPr>
          <w:ilvl w:val="0"/>
          <w:numId w:val="1064"/>
        </w:numPr>
      </w:pPr>
      <w:r>
        <w:t xml:space="preserve">Definition of covariates</w:t>
      </w:r>
    </w:p>
    <w:p>
      <w:pPr>
        <w:pStyle w:val="Compact"/>
        <w:numPr>
          <w:ilvl w:val="0"/>
          <w:numId w:val="1065"/>
        </w:numPr>
      </w:pPr>
      <w:r>
        <w:t xml:space="preserve">Statistical power calculation</w:t>
      </w:r>
    </w:p>
    <w:p>
      <w:pPr>
        <w:pStyle w:val="Compact"/>
        <w:numPr>
          <w:ilvl w:val="0"/>
          <w:numId w:val="1066"/>
        </w:numPr>
      </w:pPr>
      <w:r>
        <w:t xml:space="preserve">Statistical model description</w:t>
      </w:r>
    </w:p>
    <w:p>
      <w:pPr>
        <w:pStyle w:val="Compact"/>
        <w:numPr>
          <w:ilvl w:val="0"/>
          <w:numId w:val="1067"/>
        </w:numPr>
      </w:pPr>
      <w:r>
        <w:t xml:space="preserve">Covariate selection / screening</w:t>
      </w:r>
    </w:p>
    <w:p>
      <w:pPr>
        <w:pStyle w:val="Compact"/>
        <w:numPr>
          <w:ilvl w:val="0"/>
          <w:numId w:val="1068"/>
        </w:numPr>
      </w:pPr>
      <w:r>
        <w:t xml:space="preserve">Standard error estimation method</w:t>
      </w:r>
    </w:p>
    <w:p>
      <w:pPr>
        <w:pStyle w:val="Compact"/>
        <w:numPr>
          <w:ilvl w:val="0"/>
          <w:numId w:val="1069"/>
        </w:numPr>
      </w:pPr>
      <w:r>
        <w:t xml:space="preserve">Missing data analysis</w:t>
      </w:r>
    </w:p>
    <w:p>
      <w:pPr>
        <w:pStyle w:val="Compact"/>
        <w:numPr>
          <w:ilvl w:val="0"/>
          <w:numId w:val="1070"/>
        </w:numPr>
      </w:pPr>
      <w:r>
        <w:t xml:space="preserve">Assessment of effect modification / subgroup analyses</w:t>
      </w:r>
    </w:p>
    <w:p>
      <w:pPr>
        <w:pStyle w:val="Compact"/>
        <w:numPr>
          <w:ilvl w:val="0"/>
          <w:numId w:val="1071"/>
        </w:numPr>
      </w:pPr>
      <w:r>
        <w:t xml:space="preserve">Sensitivity analyses</w:t>
      </w:r>
    </w:p>
    <w:p>
      <w:pPr>
        <w:pStyle w:val="Compact"/>
        <w:numPr>
          <w:ilvl w:val="0"/>
          <w:numId w:val="1072"/>
        </w:numPr>
      </w:pPr>
      <w:r>
        <w:t xml:space="preserve">Negative control analyses</w:t>
      </w:r>
    </w:p>
    <w:bookmarkEnd w:id="826"/>
    <w:bookmarkStart w:id="827" w:name="code-checklist"/>
    <w:p>
      <w:pPr>
        <w:pStyle w:val="Heading2"/>
      </w:pPr>
      <w:r>
        <w:t xml:space="preserve">20.3 Code checklist</w:t>
      </w:r>
    </w:p>
    <w:p>
      <w:pPr>
        <w:pStyle w:val="Compact"/>
        <w:numPr>
          <w:ilvl w:val="0"/>
          <w:numId w:val="1073"/>
        </w:numPr>
      </w:pPr>
      <w:r>
        <w:t xml:space="preserve">Does the script run without errors?</w:t>
      </w:r>
    </w:p>
    <w:p>
      <w:pPr>
        <w:pStyle w:val="Compact"/>
        <w:numPr>
          <w:ilvl w:val="0"/>
          <w:numId w:val="1074"/>
        </w:numPr>
      </w:pPr>
      <w:r>
        <w:t xml:space="preserve">Is code self-contained within repo and/or associated Box folder?</w:t>
      </w:r>
    </w:p>
    <w:p>
      <w:pPr>
        <w:pStyle w:val="Compact"/>
        <w:numPr>
          <w:ilvl w:val="0"/>
          <w:numId w:val="1075"/>
        </w:numPr>
      </w:pPr>
      <w:r>
        <w:t xml:space="preserve">Is all commented out code / remarks removed?</w:t>
      </w:r>
    </w:p>
    <w:p>
      <w:pPr>
        <w:pStyle w:val="Compact"/>
        <w:numPr>
          <w:ilvl w:val="0"/>
          <w:numId w:val="1076"/>
        </w:numPr>
      </w:pPr>
      <w:r>
        <w:t xml:space="preserve">Does the header accurately describe the process completed in the script?</w:t>
      </w:r>
    </w:p>
    <w:p>
      <w:pPr>
        <w:pStyle w:val="Compact"/>
        <w:numPr>
          <w:ilvl w:val="0"/>
          <w:numId w:val="1077"/>
        </w:numPr>
      </w:pPr>
      <w:r>
        <w:t xml:space="preserve">Is the script pushed to its github repository?</w:t>
      </w:r>
    </w:p>
    <w:p>
      <w:pPr>
        <w:pStyle w:val="Compact"/>
        <w:numPr>
          <w:ilvl w:val="0"/>
          <w:numId w:val="1078"/>
        </w:numPr>
      </w:pPr>
      <w:r>
        <w:t xml:space="preserve">Does the code adhere to the</w:t>
      </w:r>
      <w:r>
        <w:t xml:space="preserve"> </w:t>
      </w:r>
      <w:hyperlink r:id="rId310">
        <w:r>
          <w:rPr>
            <w:rStyle w:val="Hyperlink"/>
          </w:rPr>
          <w:t xml:space="preserve">coding style guide</w:t>
        </w:r>
      </w:hyperlink>
      <w:r>
        <w:t xml:space="preserve">?</w:t>
      </w:r>
    </w:p>
    <w:p>
      <w:pPr>
        <w:pStyle w:val="Compact"/>
        <w:numPr>
          <w:ilvl w:val="0"/>
          <w:numId w:val="1079"/>
        </w:numPr>
      </w:pPr>
      <w:r>
        <w:t xml:space="preserve">Are all warnings ignorable? Should any warnings be intentionally suppressed or addressed?</w:t>
      </w:r>
    </w:p>
    <w:bookmarkEnd w:id="827"/>
    <w:bookmarkStart w:id="829"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08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081"/>
        </w:numPr>
      </w:pPr>
      <w:r>
        <w:t xml:space="preserve">Are the study results within the manuscript replicable (i.e., if you rerun the code in the study’s repository, the tables and figures will be exactly replicated?)</w:t>
      </w:r>
    </w:p>
    <w:p>
      <w:pPr>
        <w:pStyle w:val="Compact"/>
        <w:numPr>
          <w:ilvl w:val="0"/>
          <w:numId w:val="1082"/>
        </w:numPr>
      </w:pPr>
      <w:r>
        <w:t xml:space="preserve">Is a target journal selected?</w:t>
      </w:r>
    </w:p>
    <w:p>
      <w:pPr>
        <w:pStyle w:val="Compact"/>
        <w:numPr>
          <w:ilvl w:val="0"/>
          <w:numId w:val="1083"/>
        </w:numPr>
      </w:pPr>
      <w:r>
        <w:t xml:space="preserve">Is the title declarative, in other words, does it state the object/findings rather than suggest them?</w:t>
      </w:r>
    </w:p>
    <w:p>
      <w:pPr>
        <w:pStyle w:val="Compact"/>
        <w:numPr>
          <w:ilvl w:val="0"/>
          <w:numId w:val="1084"/>
        </w:numPr>
      </w:pPr>
      <w:r>
        <w:t xml:space="preserve">Is the word count of the manuscript close to the target journal’s allowance?</w:t>
      </w:r>
    </w:p>
    <w:p>
      <w:pPr>
        <w:pStyle w:val="Compact"/>
        <w:numPr>
          <w:ilvl w:val="0"/>
          <w:numId w:val="1085"/>
        </w:numPr>
      </w:pPr>
      <w:r>
        <w:t xml:space="preserve">Does the manuscript adhere to the formatting guide of the target journal?</w:t>
      </w:r>
    </w:p>
    <w:p>
      <w:pPr>
        <w:pStyle w:val="Compact"/>
        <w:numPr>
          <w:ilvl w:val="0"/>
          <w:numId w:val="1086"/>
        </w:numPr>
      </w:pPr>
      <w:r>
        <w:t xml:space="preserve">Does the manuscript use a consistent voice (passive or active – usually active is preferred … pun intended)?</w:t>
      </w:r>
    </w:p>
    <w:p>
      <w:pPr>
        <w:pStyle w:val="Compact"/>
        <w:numPr>
          <w:ilvl w:val="0"/>
          <w:numId w:val="1087"/>
        </w:numPr>
      </w:pPr>
      <w:r>
        <w:t xml:space="preserve">Is each figure and table (including supplementary material) referenced in the main text?</w:t>
      </w:r>
    </w:p>
    <w:p>
      <w:pPr>
        <w:pStyle w:val="Compact"/>
        <w:numPr>
          <w:ilvl w:val="0"/>
          <w:numId w:val="1088"/>
        </w:numPr>
      </w:pPr>
      <w:r>
        <w:t xml:space="preserve">Is there a caption for each figure and table (including supplementary material)?</w:t>
      </w:r>
    </w:p>
    <w:p>
      <w:pPr>
        <w:pStyle w:val="Compact"/>
        <w:numPr>
          <w:ilvl w:val="0"/>
          <w:numId w:val="1089"/>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2"/>
        </w:numPr>
      </w:pPr>
      <w:r>
        <w:t xml:space="preserve">Does the text use minimal abbreviations, and are all abbreviations defined at first use?</w:t>
      </w:r>
    </w:p>
    <w:p>
      <w:pPr>
        <w:pStyle w:val="Compact"/>
        <w:numPr>
          <w:ilvl w:val="0"/>
          <w:numId w:val="109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28">
        <w:r>
          <w:rPr>
            <w:rStyle w:val="Hyperlink"/>
          </w:rPr>
          <w:t xml:space="preserve">here</w:t>
        </w:r>
      </w:hyperlink>
      <w:r>
        <w:t xml:space="preserve">)</w:t>
      </w:r>
    </w:p>
    <w:p>
      <w:pPr>
        <w:pStyle w:val="Compact"/>
        <w:numPr>
          <w:ilvl w:val="0"/>
          <w:numId w:val="109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29"/>
    <w:bookmarkStart w:id="832" w:name="figure-checklist"/>
    <w:p>
      <w:pPr>
        <w:pStyle w:val="Heading2"/>
      </w:pPr>
      <w:r>
        <w:t xml:space="preserve">20.5 Figure checklist</w:t>
      </w:r>
    </w:p>
    <w:p>
      <w:pPr>
        <w:pStyle w:val="Compact"/>
        <w:numPr>
          <w:ilvl w:val="0"/>
          <w:numId w:val="1097"/>
        </w:numPr>
      </w:pPr>
      <w:r>
        <w:t xml:space="preserve">Are the x-axis and y-axis labeled?</w:t>
      </w:r>
    </w:p>
    <w:p>
      <w:pPr>
        <w:pStyle w:val="Compact"/>
        <w:numPr>
          <w:ilvl w:val="0"/>
          <w:numId w:val="1098"/>
        </w:numPr>
      </w:pPr>
      <w:r>
        <w:t xml:space="preserve">If the figure includes panels, is each panel labeled?</w:t>
      </w:r>
    </w:p>
    <w:p>
      <w:pPr>
        <w:pStyle w:val="Compact"/>
        <w:numPr>
          <w:ilvl w:val="0"/>
          <w:numId w:val="1099"/>
        </w:numPr>
      </w:pPr>
      <w:r>
        <w:t xml:space="preserve">Are there sufficient numerical / text labels and breaks on the x-axis and y-axis?</w:t>
      </w:r>
    </w:p>
    <w:p>
      <w:pPr>
        <w:pStyle w:val="Compact"/>
        <w:numPr>
          <w:ilvl w:val="0"/>
          <w:numId w:val="1100"/>
        </w:numPr>
      </w:pPr>
      <w:r>
        <w:t xml:space="preserve">Is the font size appropriate (i.e., large enough to read, not so large that it distracts from the data presented in the figure?)</w:t>
      </w:r>
    </w:p>
    <w:p>
      <w:pPr>
        <w:pStyle w:val="Compact"/>
        <w:numPr>
          <w:ilvl w:val="0"/>
          <w:numId w:val="1101"/>
        </w:numPr>
      </w:pPr>
      <w:r>
        <w:t xml:space="preserve">Are the colors used colorblind friendly? See a colorblind-friendly palette</w:t>
      </w:r>
      <w:r>
        <w:t xml:space="preserve"> </w:t>
      </w:r>
      <w:hyperlink r:id="rId830">
        <w:r>
          <w:rPr>
            <w:rStyle w:val="Hyperlink"/>
          </w:rPr>
          <w:t xml:space="preserve">here</w:t>
        </w:r>
      </w:hyperlink>
      <w:r>
        <w:t xml:space="preserve">, a neat palette generator with colorblind options</w:t>
      </w:r>
      <w:r>
        <w:t xml:space="preserve"> </w:t>
      </w:r>
      <w:hyperlink r:id="rId831">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102"/>
        </w:numPr>
      </w:pPr>
      <w:r>
        <w:t xml:space="preserve">Are colors/shapes/line types defined in a legend?</w:t>
      </w:r>
    </w:p>
    <w:p>
      <w:pPr>
        <w:pStyle w:val="Compact"/>
        <w:numPr>
          <w:ilvl w:val="0"/>
          <w:numId w:val="1103"/>
        </w:numPr>
      </w:pPr>
      <w:r>
        <w:t xml:space="preserve">Are the legends and other labels easy to understand with minimal abbreviations?</w:t>
      </w:r>
    </w:p>
    <w:p>
      <w:pPr>
        <w:pStyle w:val="Compact"/>
        <w:numPr>
          <w:ilvl w:val="0"/>
          <w:numId w:val="1104"/>
        </w:numPr>
      </w:pPr>
      <w:r>
        <w:t xml:space="preserve">If there is overplotting, is transparency used to show overlapping data?</w:t>
      </w:r>
    </w:p>
    <w:p>
      <w:pPr>
        <w:pStyle w:val="Compact"/>
        <w:numPr>
          <w:ilvl w:val="0"/>
          <w:numId w:val="1105"/>
        </w:numPr>
      </w:pPr>
      <w:r>
        <w:t xml:space="preserve">Are 95% confidence intervals or other measures of precision shown, if applicable?</w:t>
      </w:r>
    </w:p>
    <w:bookmarkEnd w:id="832"/>
    <w:bookmarkStart w:id="833"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106"/>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107"/>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108"/>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109"/>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110"/>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111"/>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11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833"/>
    <w:bookmarkEnd w:id="834"/>
    <w:bookmarkStart w:id="926" w:name="resources"/>
    <w:p>
      <w:pPr>
        <w:pStyle w:val="Heading1"/>
      </w:pPr>
      <w:r>
        <w:t xml:space="preserve">21. Resources</w:t>
      </w:r>
    </w:p>
    <w:bookmarkStart w:id="865" w:name="resources-for-r"/>
    <w:p>
      <w:pPr>
        <w:pStyle w:val="Heading2"/>
      </w:pPr>
      <w:r>
        <w:t xml:space="preserve">21.1 Resources for R</w:t>
      </w:r>
    </w:p>
    <w:bookmarkStart w:id="839" w:name="books-and-comprehensive-guides"/>
    <w:p>
      <w:pPr>
        <w:pStyle w:val="Heading3"/>
      </w:pPr>
      <w:r>
        <w:t xml:space="preserve">21.1.1 Books and Comprehensive Guides</w:t>
      </w:r>
    </w:p>
    <w:p>
      <w:pPr>
        <w:pStyle w:val="Compact"/>
        <w:numPr>
          <w:ilvl w:val="0"/>
          <w:numId w:val="111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11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13"/>
        </w:numPr>
      </w:pPr>
      <w:hyperlink r:id="rId835">
        <w:r>
          <w:rPr>
            <w:rStyle w:val="Hyperlink"/>
          </w:rPr>
          <w:t xml:space="preserve">Awesome R Package Development Tools</w:t>
        </w:r>
      </w:hyperlink>
      <w:r>
        <w:t xml:space="preserve"> </w:t>
      </w:r>
      <w:r>
        <w:t xml:space="preserve">- curated list of tools for R package development</w:t>
      </w:r>
    </w:p>
    <w:p>
      <w:pPr>
        <w:pStyle w:val="Compact"/>
        <w:numPr>
          <w:ilvl w:val="0"/>
          <w:numId w:val="111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1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1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1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13"/>
        </w:numPr>
      </w:pPr>
      <w:hyperlink r:id="rId836">
        <w:r>
          <w:rPr>
            <w:rStyle w:val="Hyperlink"/>
          </w:rPr>
          <w:t xml:space="preserve">litedown: R Markdown Reimagined</w:t>
        </w:r>
      </w:hyperlink>
      <w:r>
        <w:t xml:space="preserve"> </w:t>
      </w:r>
      <w:r>
        <w:t xml:space="preserve">- a book by Yihui Xie on</w:t>
      </w:r>
      <w:r>
        <w:t xml:space="preserve"> </w:t>
      </w:r>
      <w:hyperlink r:id="rId837">
        <w:r>
          <w:rPr>
            <w:rStyle w:val="VerbatimChar"/>
          </w:rPr>
          <w:t xml:space="preserve">{litedown}</w:t>
        </w:r>
      </w:hyperlink>
      <w:r>
        <w:t xml:space="preserve">, a lightweight R Markdown implementation aimed at simplicity and speed</w:t>
      </w:r>
    </w:p>
    <w:p>
      <w:pPr>
        <w:pStyle w:val="Compact"/>
        <w:numPr>
          <w:ilvl w:val="0"/>
          <w:numId w:val="1113"/>
        </w:numPr>
      </w:pPr>
      <w:hyperlink r:id="rId838">
        <w:r>
          <w:rPr>
            <w:rStyle w:val="Hyperlink"/>
          </w:rPr>
          <w:t xml:space="preserve">DataCamp</w:t>
        </w:r>
      </w:hyperlink>
      <w:r>
        <w:t xml:space="preserve"> </w:t>
      </w:r>
      <w:r>
        <w:t xml:space="preserve">- email Kristen for access</w:t>
      </w:r>
    </w:p>
    <w:bookmarkEnd w:id="839"/>
    <w:bookmarkStart w:id="844" w:name="uc-davis-datalab-workshops-and-tutorials"/>
    <w:p>
      <w:pPr>
        <w:pStyle w:val="Heading3"/>
      </w:pPr>
      <w:r>
        <w:t xml:space="preserve">21.1.2 UC Davis DataLab Workshops and Tutorials</w:t>
      </w:r>
    </w:p>
    <w:p>
      <w:pPr>
        <w:pStyle w:val="FirstParagraph"/>
      </w:pPr>
      <w:r>
        <w:t xml:space="preserve">The</w:t>
      </w:r>
      <w:r>
        <w:t xml:space="preserve"> </w:t>
      </w:r>
      <w:hyperlink r:id="rId728">
        <w:r>
          <w:rPr>
            <w:rStyle w:val="Hyperlink"/>
          </w:rPr>
          <w:t xml:space="preserve">UC Davis DataLab</w:t>
        </w:r>
      </w:hyperlink>
      <w:r>
        <w:t xml:space="preserve"> </w:t>
      </w:r>
      <w:r>
        <w:t xml:space="preserve">provides extensive workshops and learning materials for data science:</w:t>
      </w:r>
    </w:p>
    <w:p>
      <w:pPr>
        <w:pStyle w:val="Compact"/>
        <w:numPr>
          <w:ilvl w:val="0"/>
          <w:numId w:val="1114"/>
        </w:numPr>
      </w:pPr>
      <w:hyperlink r:id="rId840">
        <w:r>
          <w:rPr>
            <w:rStyle w:val="Hyperlink"/>
          </w:rPr>
          <w:t xml:space="preserve">Workshop Index</w:t>
        </w:r>
      </w:hyperlink>
      <w:r>
        <w:t xml:space="preserve"> </w:t>
      </w:r>
      <w:r>
        <w:t xml:space="preserve">- comprehensive catalog of all DataLab workshops</w:t>
      </w:r>
    </w:p>
    <w:p>
      <w:pPr>
        <w:pStyle w:val="Compact"/>
        <w:numPr>
          <w:ilvl w:val="0"/>
          <w:numId w:val="1114"/>
        </w:numPr>
      </w:pPr>
      <w:hyperlink r:id="rId841">
        <w:r>
          <w:rPr>
            <w:rStyle w:val="Hyperlink"/>
          </w:rPr>
          <w:t xml:space="preserve">R Basics Workshop</w:t>
        </w:r>
      </w:hyperlink>
      <w:r>
        <w:t xml:space="preserve"> </w:t>
      </w:r>
      <w:r>
        <w:t xml:space="preserve">- foundational R programming for beginners</w:t>
      </w:r>
    </w:p>
    <w:p>
      <w:pPr>
        <w:pStyle w:val="Compact"/>
        <w:numPr>
          <w:ilvl w:val="0"/>
          <w:numId w:val="1114"/>
        </w:numPr>
      </w:pPr>
      <w:hyperlink r:id="rId842">
        <w:r>
          <w:rPr>
            <w:rStyle w:val="Hyperlink"/>
          </w:rPr>
          <w:t xml:space="preserve">Research Toolkits</w:t>
        </w:r>
      </w:hyperlink>
      <w:r>
        <w:t xml:space="preserve"> </w:t>
      </w:r>
      <w:r>
        <w:t xml:space="preserve">- in-depth guides for research tools and methods</w:t>
      </w:r>
    </w:p>
    <w:p>
      <w:pPr>
        <w:pStyle w:val="Compact"/>
        <w:numPr>
          <w:ilvl w:val="0"/>
          <w:numId w:val="1114"/>
        </w:numPr>
      </w:pPr>
      <w:hyperlink r:id="rId843">
        <w:r>
          <w:rPr>
            <w:rStyle w:val="Hyperlink"/>
          </w:rPr>
          <w:t xml:space="preserve">Install Guides</w:t>
        </w:r>
      </w:hyperlink>
      <w:r>
        <w:t xml:space="preserve"> </w:t>
      </w:r>
      <w:r>
        <w:t xml:space="preserve">- setup instructions for data science software</w:t>
      </w:r>
    </w:p>
    <w:bookmarkEnd w:id="844"/>
    <w:bookmarkStart w:id="850" w:name="cheat-sheets"/>
    <w:p>
      <w:pPr>
        <w:pStyle w:val="Heading3"/>
      </w:pPr>
      <w:r>
        <w:t xml:space="preserve">21.1.3 Cheat Sheets</w:t>
      </w:r>
    </w:p>
    <w:p>
      <w:pPr>
        <w:pStyle w:val="Compact"/>
        <w:numPr>
          <w:ilvl w:val="0"/>
          <w:numId w:val="1115"/>
        </w:numPr>
      </w:pPr>
      <w:hyperlink r:id="rId845">
        <w:r>
          <w:rPr>
            <w:rStyle w:val="Hyperlink"/>
          </w:rPr>
          <w:t xml:space="preserve">Data transformation with dplyr cheat sheet</w:t>
        </w:r>
      </w:hyperlink>
    </w:p>
    <w:p>
      <w:pPr>
        <w:pStyle w:val="Compact"/>
        <w:numPr>
          <w:ilvl w:val="0"/>
          <w:numId w:val="1115"/>
        </w:numPr>
      </w:pPr>
      <w:hyperlink r:id="rId846">
        <w:r>
          <w:rPr>
            <w:rStyle w:val="Hyperlink"/>
          </w:rPr>
          <w:t xml:space="preserve">Data tidying with tidyr cheat sheet</w:t>
        </w:r>
      </w:hyperlink>
    </w:p>
    <w:p>
      <w:pPr>
        <w:pStyle w:val="Compact"/>
        <w:numPr>
          <w:ilvl w:val="0"/>
          <w:numId w:val="1115"/>
        </w:numPr>
      </w:pPr>
      <w:hyperlink r:id="rId847">
        <w:r>
          <w:rPr>
            <w:rStyle w:val="Hyperlink"/>
          </w:rPr>
          <w:t xml:space="preserve">Data visualization with ggplot2 cheat sheet</w:t>
        </w:r>
      </w:hyperlink>
    </w:p>
    <w:p>
      <w:pPr>
        <w:pStyle w:val="Compact"/>
        <w:numPr>
          <w:ilvl w:val="0"/>
          <w:numId w:val="1115"/>
        </w:numPr>
      </w:pPr>
      <w:hyperlink r:id="rId848">
        <w:r>
          <w:rPr>
            <w:rStyle w:val="Hyperlink"/>
          </w:rPr>
          <w:t xml:space="preserve">data table cheat sheet</w:t>
        </w:r>
      </w:hyperlink>
    </w:p>
    <w:p>
      <w:pPr>
        <w:pStyle w:val="Compact"/>
        <w:numPr>
          <w:ilvl w:val="0"/>
          <w:numId w:val="1115"/>
        </w:numPr>
      </w:pPr>
      <w:hyperlink r:id="rId849">
        <w:r>
          <w:rPr>
            <w:rStyle w:val="Hyperlink"/>
          </w:rPr>
          <w:t xml:space="preserve">R Markdown cheat sheet</w:t>
        </w:r>
      </w:hyperlink>
    </w:p>
    <w:bookmarkEnd w:id="850"/>
    <w:bookmarkStart w:id="852" w:name="style-and-best-practices"/>
    <w:p>
      <w:pPr>
        <w:pStyle w:val="Heading3"/>
      </w:pPr>
      <w:r>
        <w:t xml:space="preserve">21.1.4 Style and Best Practices</w:t>
      </w:r>
    </w:p>
    <w:p>
      <w:pPr>
        <w:pStyle w:val="Compact"/>
        <w:numPr>
          <w:ilvl w:val="0"/>
          <w:numId w:val="1116"/>
        </w:numPr>
      </w:pPr>
      <w:hyperlink r:id="rId851">
        <w:r>
          <w:rPr>
            <w:rStyle w:val="Hyperlink"/>
          </w:rPr>
          <w:t xml:space="preserve">Hadley Wickham’s R Style Guide</w:t>
        </w:r>
      </w:hyperlink>
    </w:p>
    <w:bookmarkEnd w:id="852"/>
    <w:bookmarkStart w:id="853" w:name="data-documentation-and-dictionaries"/>
    <w:p>
      <w:pPr>
        <w:pStyle w:val="Heading3"/>
      </w:pPr>
      <w:r>
        <w:t xml:space="preserve">21.1.5 Data Documentation and Dictionaries</w:t>
      </w:r>
    </w:p>
    <w:p>
      <w:pPr>
        <w:pStyle w:val="Compact"/>
        <w:numPr>
          <w:ilvl w:val="0"/>
          <w:numId w:val="1117"/>
        </w:numPr>
      </w:pPr>
      <w:hyperlink r:id="rId736">
        <w:r>
          <w:rPr>
            <w:rStyle w:val="Hyperlink"/>
          </w:rPr>
          <w:t xml:space="preserve">Tidyverse data-dict</w:t>
        </w:r>
      </w:hyperlink>
      <w:r>
        <w:t xml:space="preserve"> </w:t>
      </w:r>
      <w:r>
        <w:t xml:space="preserve">- open specification and CLI tool for creating, validating, and documenting data dictionaries in YAML format</w:t>
      </w:r>
    </w:p>
    <w:bookmarkEnd w:id="853"/>
    <w:bookmarkStart w:id="858" w:name="tidy-evaluation-resources"/>
    <w:p>
      <w:pPr>
        <w:pStyle w:val="Heading3"/>
      </w:pPr>
      <w:r>
        <w:t xml:space="preserve">21.1.6 Tidy Evaluation Resources</w:t>
      </w:r>
    </w:p>
    <w:p>
      <w:pPr>
        <w:pStyle w:val="Compact"/>
        <w:numPr>
          <w:ilvl w:val="0"/>
          <w:numId w:val="1118"/>
        </w:numPr>
      </w:pPr>
      <w:hyperlink r:id="rId854">
        <w:r>
          <w:rPr>
            <w:rStyle w:val="Hyperlink"/>
          </w:rPr>
          <w:t xml:space="preserve">Tidy Eval in 5 Minutes</w:t>
        </w:r>
      </w:hyperlink>
      <w:r>
        <w:t xml:space="preserve"> </w:t>
      </w:r>
      <w:r>
        <w:t xml:space="preserve">(video)</w:t>
      </w:r>
    </w:p>
    <w:p>
      <w:pPr>
        <w:pStyle w:val="Compact"/>
        <w:numPr>
          <w:ilvl w:val="0"/>
          <w:numId w:val="1118"/>
        </w:numPr>
      </w:pPr>
      <w:hyperlink r:id="rId855">
        <w:r>
          <w:rPr>
            <w:rStyle w:val="Hyperlink"/>
          </w:rPr>
          <w:t xml:space="preserve">Tidy Evaluation</w:t>
        </w:r>
      </w:hyperlink>
      <w:r>
        <w:t xml:space="preserve"> </w:t>
      </w:r>
      <w:r>
        <w:t xml:space="preserve">(e-book)</w:t>
      </w:r>
    </w:p>
    <w:p>
      <w:pPr>
        <w:pStyle w:val="Compact"/>
        <w:numPr>
          <w:ilvl w:val="0"/>
          <w:numId w:val="1118"/>
        </w:numPr>
      </w:pPr>
      <w:hyperlink r:id="rId856">
        <w:r>
          <w:rPr>
            <w:rStyle w:val="Hyperlink"/>
          </w:rPr>
          <w:t xml:space="preserve">Data Frame Columns as Arguments to Dplyr Functions</w:t>
        </w:r>
      </w:hyperlink>
      <w:r>
        <w:t xml:space="preserve"> </w:t>
      </w:r>
      <w:r>
        <w:t xml:space="preserve">(blog)</w:t>
      </w:r>
    </w:p>
    <w:p>
      <w:pPr>
        <w:pStyle w:val="Compact"/>
        <w:numPr>
          <w:ilvl w:val="0"/>
          <w:numId w:val="1118"/>
        </w:numPr>
      </w:pPr>
      <w:hyperlink r:id="rId857">
        <w:r>
          <w:rPr>
            <w:rStyle w:val="Hyperlink"/>
          </w:rPr>
          <w:t xml:space="preserve">Standard Evaluation for *_join</w:t>
        </w:r>
      </w:hyperlink>
      <w:r>
        <w:t xml:space="preserve"> </w:t>
      </w:r>
      <w:r>
        <w:t xml:space="preserve">(stackoverflow)</w:t>
      </w:r>
    </w:p>
    <w:p>
      <w:pPr>
        <w:pStyle w:val="Compact"/>
        <w:numPr>
          <w:ilvl w:val="0"/>
          <w:numId w:val="1118"/>
        </w:numPr>
      </w:pPr>
      <w:hyperlink r:id="rId855">
        <w:r>
          <w:rPr>
            <w:rStyle w:val="Hyperlink"/>
          </w:rPr>
          <w:t xml:space="preserve">Programming with dplyr</w:t>
        </w:r>
      </w:hyperlink>
      <w:r>
        <w:t xml:space="preserve"> </w:t>
      </w:r>
      <w:r>
        <w:t xml:space="preserve">(package vignette)</w:t>
      </w:r>
    </w:p>
    <w:bookmarkEnd w:id="858"/>
    <w:bookmarkStart w:id="864" w:name="continuous-integration-for-r"/>
    <w:p>
      <w:pPr>
        <w:pStyle w:val="Heading3"/>
      </w:pPr>
      <w:r>
        <w:t xml:space="preserve">21.1.7 Continuous Integration for R</w:t>
      </w:r>
    </w:p>
    <w:p>
      <w:pPr>
        <w:pStyle w:val="Compact"/>
        <w:numPr>
          <w:ilvl w:val="0"/>
          <w:numId w:val="1119"/>
        </w:numPr>
      </w:pPr>
      <w:hyperlink r:id="rId859">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119"/>
        </w:numPr>
      </w:pPr>
      <w:hyperlink r:id="rId860">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861">
        <w:r>
          <w:rPr>
            <w:rStyle w:val="Hyperlink"/>
          </w:rPr>
          <w:t xml:space="preserve">r-codeberg migration guide</w:t>
        </w:r>
      </w:hyperlink>
      <w:r>
        <w:t xml:space="preserve"> </w:t>
      </w:r>
      <w:r>
        <w:t xml:space="preserve">for porting packages from GitHub to Codeberg</w:t>
      </w:r>
    </w:p>
    <w:p>
      <w:pPr>
        <w:pStyle w:val="Compact"/>
        <w:numPr>
          <w:ilvl w:val="0"/>
          <w:numId w:val="1119"/>
        </w:numPr>
      </w:pPr>
      <w:hyperlink r:id="rId862">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119"/>
        </w:numPr>
      </w:pPr>
      <w:hyperlink r:id="rId863">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864"/>
    <w:bookmarkEnd w:id="865"/>
    <w:bookmarkStart w:id="877" w:name="resources-for-git-github"/>
    <w:p>
      <w:pPr>
        <w:pStyle w:val="Heading2"/>
      </w:pPr>
      <w:r>
        <w:t xml:space="preserve">21.2 Resources for Git &amp; Github</w:t>
      </w:r>
    </w:p>
    <w:p>
      <w:pPr>
        <w:pStyle w:val="Compact"/>
        <w:numPr>
          <w:ilvl w:val="0"/>
          <w:numId w:val="112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20"/>
        </w:numPr>
      </w:pPr>
      <w:hyperlink r:id="rId866">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120"/>
        </w:numPr>
      </w:pPr>
      <w:hyperlink r:id="rId867">
        <w:r>
          <w:rPr>
            <w:rStyle w:val="Hyperlink"/>
          </w:rPr>
          <w:t xml:space="preserve">GitHub Skills: Introduction to GitHub</w:t>
        </w:r>
      </w:hyperlink>
    </w:p>
    <w:p>
      <w:pPr>
        <w:pStyle w:val="Compact"/>
        <w:numPr>
          <w:ilvl w:val="0"/>
          <w:numId w:val="1120"/>
        </w:numPr>
      </w:pPr>
      <w:hyperlink r:id="rId868">
        <w:r>
          <w:rPr>
            <w:rStyle w:val="Hyperlink"/>
          </w:rPr>
          <w:t xml:space="preserve">UC Davis DataLab Git Sandbox</w:t>
        </w:r>
      </w:hyperlink>
      <w:r>
        <w:t xml:space="preserve"> </w:t>
      </w:r>
      <w:r>
        <w:t xml:space="preserve">- hands-on Git practice repository</w:t>
      </w:r>
    </w:p>
    <w:p>
      <w:pPr>
        <w:pStyle w:val="Compact"/>
        <w:numPr>
          <w:ilvl w:val="0"/>
          <w:numId w:val="1120"/>
        </w:numPr>
      </w:pPr>
      <w:hyperlink r:id="rId869">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870">
        <w:r>
          <w:rPr>
            <w:rStyle w:val="Hyperlink"/>
          </w:rPr>
          <w:t xml:space="preserve">GitKraken Kepler</w:t>
        </w:r>
      </w:hyperlink>
      <w:r>
        <w:t xml:space="preserve"> </w:t>
      </w:r>
      <w:r>
        <w:t xml:space="preserve">for agent-driven development workflows</w:t>
      </w:r>
    </w:p>
    <w:p>
      <w:pPr>
        <w:pStyle w:val="Compact"/>
        <w:numPr>
          <w:ilvl w:val="0"/>
          <w:numId w:val="1120"/>
        </w:numPr>
      </w:pPr>
      <w:hyperlink r:id="rId871">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120"/>
        </w:numPr>
      </w:pPr>
      <w:hyperlink r:id="rId872">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120"/>
        </w:numPr>
      </w:pPr>
      <w:hyperlink r:id="rId873">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120"/>
        </w:numPr>
      </w:pPr>
      <w:hyperlink r:id="rId874">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the upstream source for the</w:t>
      </w:r>
      <w:r>
        <w:t xml:space="preserve"> </w:t>
      </w:r>
      <w:hyperlink r:id="rId875">
        <w:r>
          <w:rPr>
            <w:rStyle w:val="Hyperlink"/>
          </w:rPr>
          <w:t xml:space="preserve">Tidyverse code review principles</w:t>
        </w:r>
      </w:hyperlink>
      <w:r>
        <w:t xml:space="preserve"> </w:t>
      </w:r>
      <w:r>
        <w:t xml:space="preserve">(see</w:t>
      </w:r>
      <w:r>
        <w:t xml:space="preserve"> </w:t>
      </w:r>
      <w:hyperlink r:id="rId876">
        <w:r>
          <w:rPr>
            <w:rStyle w:val="Hyperlink"/>
          </w:rPr>
          <w:t xml:space="preserve">acknowledgments</w:t>
        </w:r>
      </w:hyperlink>
      <w:r>
        <w:t xml:space="preserve">)</w:t>
      </w:r>
    </w:p>
    <w:bookmarkEnd w:id="877"/>
    <w:bookmarkStart w:id="880" w:name="practical-computing-and-command-line"/>
    <w:p>
      <w:pPr>
        <w:pStyle w:val="Heading2"/>
      </w:pPr>
      <w:r>
        <w:t xml:space="preserve">21.3 Practical Computing and Command Line</w:t>
      </w:r>
    </w:p>
    <w:p>
      <w:pPr>
        <w:pStyle w:val="Compact"/>
        <w:numPr>
          <w:ilvl w:val="0"/>
          <w:numId w:val="1121"/>
        </w:numPr>
      </w:pPr>
      <w:hyperlink r:id="rId878">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79">
        <w:r>
          <w:rPr>
            <w:rStyle w:val="Hyperlink"/>
          </w:rPr>
          <w:t xml:space="preserve">GitLab repository</w:t>
        </w:r>
      </w:hyperlink>
      <w:r>
        <w:t xml:space="preserve">)</w:t>
      </w:r>
    </w:p>
    <w:bookmarkEnd w:id="880"/>
    <w:bookmarkStart w:id="884" w:name="resources-for-python"/>
    <w:p>
      <w:pPr>
        <w:pStyle w:val="Heading2"/>
      </w:pPr>
      <w:r>
        <w:t xml:space="preserve">21.4 Resources for Python</w:t>
      </w:r>
    </w:p>
    <w:p>
      <w:pPr>
        <w:pStyle w:val="Compact"/>
        <w:numPr>
          <w:ilvl w:val="0"/>
          <w:numId w:val="1122"/>
        </w:numPr>
      </w:pPr>
      <w:hyperlink r:id="rId881">
        <w:r>
          <w:rPr>
            <w:rStyle w:val="Hyperlink"/>
          </w:rPr>
          <w:t xml:space="preserve">UC Davis DataLab Python Basics Workshop</w:t>
        </w:r>
      </w:hyperlink>
      <w:r>
        <w:t xml:space="preserve"> </w:t>
      </w:r>
      <w:r>
        <w:t xml:space="preserve">- foundational Python programming</w:t>
      </w:r>
    </w:p>
    <w:p>
      <w:pPr>
        <w:pStyle w:val="Compact"/>
        <w:numPr>
          <w:ilvl w:val="0"/>
          <w:numId w:val="1122"/>
        </w:numPr>
      </w:pPr>
      <w:hyperlink r:id="rId882">
        <w:r>
          <w:rPr>
            <w:rStyle w:val="Hyperlink"/>
          </w:rPr>
          <w:t xml:space="preserve">Natural Language Processing with Python</w:t>
        </w:r>
      </w:hyperlink>
      <w:r>
        <w:t xml:space="preserve"> </w:t>
      </w:r>
      <w:r>
        <w:t xml:space="preserve">- text analysis and NLP techniques</w:t>
      </w:r>
    </w:p>
    <w:p>
      <w:pPr>
        <w:pStyle w:val="Compact"/>
        <w:numPr>
          <w:ilvl w:val="0"/>
          <w:numId w:val="1122"/>
        </w:numPr>
      </w:pPr>
      <w:hyperlink r:id="rId883">
        <w:r>
          <w:rPr>
            <w:rStyle w:val="Hyperlink"/>
          </w:rPr>
          <w:t xml:space="preserve">Jupyter Notebooks in a Git Repository</w:t>
        </w:r>
      </w:hyperlink>
      <w:r>
        <w:t xml:space="preserve"> </w:t>
      </w:r>
      <w:r>
        <w:t xml:space="preserve">-</w:t>
      </w:r>
      <w:r>
        <w:t xml:space="preserve"> </w:t>
      </w:r>
      <w:r>
        <w:t xml:space="preserve">guide by Matthias Geier on managing Jupyter notebooks in Git repositories,</w:t>
      </w:r>
      <w:r>
        <w:t xml:space="preserve"> </w:t>
      </w:r>
      <w:r>
        <w:t xml:space="preserve">including workflows for stripping cell outputs before committing</w:t>
      </w:r>
      <w:r>
        <w:t xml:space="preserve"> </w:t>
      </w:r>
      <w:r>
        <w:t xml:space="preserve">and strategies for sharing executed notebooks</w:t>
      </w:r>
    </w:p>
    <w:bookmarkEnd w:id="884"/>
    <w:bookmarkStart w:id="886" w:name="resources-for-julia"/>
    <w:p>
      <w:pPr>
        <w:pStyle w:val="Heading2"/>
      </w:pPr>
      <w:r>
        <w:t xml:space="preserve">21.5 Resources for Julia</w:t>
      </w:r>
    </w:p>
    <w:p>
      <w:pPr>
        <w:pStyle w:val="Compact"/>
        <w:numPr>
          <w:ilvl w:val="0"/>
          <w:numId w:val="1123"/>
        </w:numPr>
      </w:pPr>
      <w:hyperlink r:id="rId885">
        <w:r>
          <w:rPr>
            <w:rStyle w:val="Hyperlink"/>
          </w:rPr>
          <w:t xml:space="preserve">UC Davis Julia Users Group Julia Basics Workshop</w:t>
        </w:r>
      </w:hyperlink>
      <w:r>
        <w:t xml:space="preserve"> </w:t>
      </w:r>
      <w:r>
        <w:t xml:space="preserve">- foundational Julia programming</w:t>
      </w:r>
    </w:p>
    <w:bookmarkEnd w:id="886"/>
    <w:bookmarkStart w:id="889" w:name="artificial-intelligence-coding-agents"/>
    <w:p>
      <w:pPr>
        <w:pStyle w:val="Heading2"/>
      </w:pPr>
      <w:r>
        <w:t xml:space="preserve">21.6 Artificial Intelligence &amp; Coding Agents</w:t>
      </w:r>
    </w:p>
    <w:p>
      <w:pPr>
        <w:pStyle w:val="Compact"/>
        <w:numPr>
          <w:ilvl w:val="0"/>
          <w:numId w:val="1124"/>
        </w:numPr>
      </w:pPr>
      <w:hyperlink r:id="rId793">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124"/>
        </w:numPr>
      </w:pPr>
      <w:hyperlink r:id="rId887">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124"/>
        </w:numPr>
      </w:pPr>
      <w:hyperlink r:id="rId888">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889"/>
    <w:bookmarkStart w:id="891" w:name="scientific-figures"/>
    <w:p>
      <w:pPr>
        <w:pStyle w:val="Heading2"/>
      </w:pPr>
      <w:r>
        <w:t xml:space="preserve">21.7 Scientific figures</w:t>
      </w:r>
    </w:p>
    <w:p>
      <w:pPr>
        <w:pStyle w:val="Compact"/>
        <w:numPr>
          <w:ilvl w:val="0"/>
          <w:numId w:val="1125"/>
        </w:numPr>
      </w:pPr>
      <w:r>
        <w:t xml:space="preserve">Ten Simple Rules for Better Figures</w:t>
      </w:r>
      <w:r>
        <w:t xml:space="preserve"> </w:t>
      </w:r>
      <w:r>
        <w:t xml:space="preserve">(Rougier et al. 2014)</w:t>
      </w:r>
    </w:p>
    <w:p>
      <w:pPr>
        <w:pStyle w:val="Compact"/>
        <w:numPr>
          <w:ilvl w:val="0"/>
          <w:numId w:val="1125"/>
        </w:numPr>
      </w:pPr>
      <w:hyperlink r:id="rId890">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891"/>
    <w:bookmarkStart w:id="895" w:name="writing"/>
    <w:p>
      <w:pPr>
        <w:pStyle w:val="Heading2"/>
      </w:pPr>
      <w:r>
        <w:t xml:space="preserve">21.8 Writing</w:t>
      </w:r>
    </w:p>
    <w:p>
      <w:pPr>
        <w:pStyle w:val="Compact"/>
        <w:numPr>
          <w:ilvl w:val="0"/>
          <w:numId w:val="1126"/>
        </w:numPr>
      </w:pPr>
      <w:r>
        <w:t xml:space="preserve">Unpacking the Scientific Toolbox</w:t>
      </w:r>
      <w:r>
        <w:t xml:space="preserve"> </w:t>
      </w:r>
      <w:r>
        <w:t xml:space="preserve">(Silbiger and Stubler 2019)</w:t>
      </w:r>
    </w:p>
    <w:p>
      <w:pPr>
        <w:pStyle w:val="Compact"/>
        <w:numPr>
          <w:ilvl w:val="0"/>
          <w:numId w:val="1126"/>
        </w:numPr>
      </w:pPr>
      <w:r>
        <w:t xml:space="preserve">ICMJE Definition of authorship</w:t>
      </w:r>
      <w:r>
        <w:t xml:space="preserve"> </w:t>
      </w:r>
      <w:r>
        <w:t xml:space="preserve">(International Committee of Medical Journal Editors, n.d.)</w:t>
      </w:r>
    </w:p>
    <w:p>
      <w:pPr>
        <w:pStyle w:val="Compact"/>
        <w:numPr>
          <w:ilvl w:val="0"/>
          <w:numId w:val="1126"/>
        </w:numPr>
      </w:pPr>
      <w:r>
        <w:t xml:space="preserve">Computational science: …why scientific programming does not compute</w:t>
      </w:r>
      <w:r>
        <w:t xml:space="preserve"> </w:t>
      </w:r>
      <w:r>
        <w:t xml:space="preserve">(Merali and Giles 2010)</w:t>
      </w:r>
    </w:p>
    <w:p>
      <w:pPr>
        <w:pStyle w:val="Compact"/>
        <w:numPr>
          <w:ilvl w:val="0"/>
          <w:numId w:val="1126"/>
        </w:numPr>
      </w:pPr>
      <w:hyperlink r:id="rId892">
        <w:r>
          <w:rPr>
            <w:rStyle w:val="Hyperlink"/>
          </w:rPr>
          <w:t xml:space="preserve">The Pathway to Publishing: A Guide to Quantitative Writing in the Health Sciences</w:t>
        </w:r>
      </w:hyperlink>
    </w:p>
    <w:p>
      <w:pPr>
        <w:pStyle w:val="Compact"/>
        <w:numPr>
          <w:ilvl w:val="0"/>
          <w:numId w:val="1126"/>
        </w:numPr>
      </w:pPr>
      <w:hyperlink r:id="rId89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126"/>
        </w:numPr>
      </w:pPr>
      <w:hyperlink r:id="rId894">
        <w:r>
          <w:rPr>
            <w:rStyle w:val="Hyperlink"/>
          </w:rPr>
          <w:t xml:space="preserve">Secret, actionable writing tips</w:t>
        </w:r>
      </w:hyperlink>
    </w:p>
    <w:bookmarkEnd w:id="895"/>
    <w:bookmarkStart w:id="899" w:name="presentations"/>
    <w:p>
      <w:pPr>
        <w:pStyle w:val="Heading2"/>
      </w:pPr>
      <w:r>
        <w:t xml:space="preserve">21.9 Presentations</w:t>
      </w:r>
    </w:p>
    <w:p>
      <w:pPr>
        <w:pStyle w:val="Compact"/>
        <w:numPr>
          <w:ilvl w:val="0"/>
          <w:numId w:val="1127"/>
        </w:numPr>
      </w:pPr>
      <w:r>
        <w:t xml:space="preserve">How to tell a compelling story in scientific presentations</w:t>
      </w:r>
      <w:r>
        <w:t xml:space="preserve"> </w:t>
      </w:r>
      <w:r>
        <w:t xml:space="preserve">(Van Noorden 2021)</w:t>
      </w:r>
    </w:p>
    <w:p>
      <w:pPr>
        <w:pStyle w:val="Compact"/>
        <w:numPr>
          <w:ilvl w:val="0"/>
          <w:numId w:val="1127"/>
        </w:numPr>
      </w:pPr>
      <w:hyperlink r:id="rId896">
        <w:r>
          <w:rPr>
            <w:rStyle w:val="Hyperlink"/>
          </w:rPr>
          <w:t xml:space="preserve">How to give a killer narratively-driven scientific talk</w:t>
        </w:r>
      </w:hyperlink>
    </w:p>
    <w:p>
      <w:pPr>
        <w:pStyle w:val="Compact"/>
        <w:numPr>
          <w:ilvl w:val="0"/>
          <w:numId w:val="1127"/>
        </w:numPr>
      </w:pPr>
      <w:hyperlink r:id="rId897">
        <w:r>
          <w:rPr>
            <w:rStyle w:val="Hyperlink"/>
          </w:rPr>
          <w:t xml:space="preserve">How to make a better poster</w:t>
        </w:r>
      </w:hyperlink>
    </w:p>
    <w:p>
      <w:pPr>
        <w:pStyle w:val="Compact"/>
        <w:numPr>
          <w:ilvl w:val="0"/>
          <w:numId w:val="1127"/>
        </w:numPr>
      </w:pPr>
      <w:hyperlink r:id="rId898">
        <w:r>
          <w:rPr>
            <w:rStyle w:val="Hyperlink"/>
          </w:rPr>
          <w:t xml:space="preserve">How to make an even better poster</w:t>
        </w:r>
      </w:hyperlink>
    </w:p>
    <w:bookmarkEnd w:id="899"/>
    <w:bookmarkStart w:id="902" w:name="professional-advice"/>
    <w:p>
      <w:pPr>
        <w:pStyle w:val="Heading2"/>
      </w:pPr>
      <w:r>
        <w:t xml:space="preserve">21.10 Professional advice</w:t>
      </w:r>
    </w:p>
    <w:p>
      <w:pPr>
        <w:pStyle w:val="Compact"/>
        <w:numPr>
          <w:ilvl w:val="0"/>
          <w:numId w:val="1128"/>
        </w:numPr>
      </w:pPr>
      <w:hyperlink r:id="rId900">
        <w:r>
          <w:rPr>
            <w:rStyle w:val="Hyperlink"/>
          </w:rPr>
          <w:t xml:space="preserve">Professional advice, especially for your first job</w:t>
        </w:r>
      </w:hyperlink>
    </w:p>
    <w:p>
      <w:pPr>
        <w:pStyle w:val="Compact"/>
        <w:numPr>
          <w:ilvl w:val="0"/>
          <w:numId w:val="1128"/>
        </w:numPr>
      </w:pPr>
      <w:hyperlink r:id="rId901">
        <w:r>
          <w:rPr>
            <w:rStyle w:val="Hyperlink"/>
          </w:rPr>
          <w:t xml:space="preserve">Team Public Health Substack</w:t>
        </w:r>
      </w:hyperlink>
    </w:p>
    <w:bookmarkEnd w:id="902"/>
    <w:bookmarkStart w:id="905" w:name="funding"/>
    <w:p>
      <w:pPr>
        <w:pStyle w:val="Heading2"/>
      </w:pPr>
      <w:r>
        <w:t xml:space="preserve">21.11 Funding</w:t>
      </w:r>
    </w:p>
    <w:p>
      <w:pPr>
        <w:pStyle w:val="Compact"/>
        <w:numPr>
          <w:ilvl w:val="0"/>
          <w:numId w:val="1129"/>
        </w:numPr>
      </w:pPr>
      <w:hyperlink r:id="rId903">
        <w:r>
          <w:rPr>
            <w:rStyle w:val="Hyperlink"/>
          </w:rPr>
          <w:t xml:space="preserve">Building Your Funding Train</w:t>
        </w:r>
      </w:hyperlink>
    </w:p>
    <w:p>
      <w:pPr>
        <w:pStyle w:val="Compact"/>
        <w:numPr>
          <w:ilvl w:val="0"/>
          <w:numId w:val="1129"/>
        </w:numPr>
      </w:pPr>
      <w:hyperlink r:id="rId904">
        <w:r>
          <w:rPr>
            <w:rStyle w:val="Hyperlink"/>
          </w:rPr>
          <w:t xml:space="preserve">NIH Grant Writing Resources</w:t>
        </w:r>
      </w:hyperlink>
    </w:p>
    <w:bookmarkEnd w:id="905"/>
    <w:bookmarkStart w:id="908" w:name="ethics-and-global-health-research"/>
    <w:p>
      <w:pPr>
        <w:pStyle w:val="Heading2"/>
      </w:pPr>
      <w:r>
        <w:t xml:space="preserve">21.12 Ethics and global health research</w:t>
      </w:r>
    </w:p>
    <w:p>
      <w:pPr>
        <w:pStyle w:val="Compact"/>
        <w:numPr>
          <w:ilvl w:val="0"/>
          <w:numId w:val="1130"/>
        </w:numPr>
      </w:pPr>
      <w:hyperlink r:id="rId906">
        <w:r>
          <w:rPr>
            <w:rStyle w:val="Hyperlink"/>
          </w:rPr>
          <w:t xml:space="preserve">Global Code of Conduct For Research in Resource-Poor Settings</w:t>
        </w:r>
      </w:hyperlink>
    </w:p>
    <w:p>
      <w:pPr>
        <w:pStyle w:val="Compact"/>
        <w:numPr>
          <w:ilvl w:val="0"/>
          <w:numId w:val="113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130"/>
        </w:numPr>
      </w:pPr>
      <w:hyperlink r:id="rId907">
        <w:r>
          <w:rPr>
            <w:rStyle w:val="Hyperlink"/>
          </w:rPr>
          <w:t xml:space="preserve">Transforming Global Health Partnerships</w:t>
        </w:r>
      </w:hyperlink>
    </w:p>
    <w:bookmarkEnd w:id="908"/>
    <w:bookmarkStart w:id="912" w:name="X951a5c013bfaeeb3379a0aa152a80b856716558"/>
    <w:p>
      <w:pPr>
        <w:pStyle w:val="Heading2"/>
      </w:pPr>
      <w:r>
        <w:t xml:space="preserve">21.13 Open Science and Reproducibility Initiatives</w:t>
      </w:r>
    </w:p>
    <w:p>
      <w:pPr>
        <w:pStyle w:val="Compact"/>
        <w:numPr>
          <w:ilvl w:val="0"/>
          <w:numId w:val="1131"/>
        </w:numPr>
      </w:pPr>
      <w:hyperlink r:id="rId909">
        <w:r>
          <w:rPr>
            <w:rStyle w:val="Hyperlink"/>
          </w:rPr>
          <w:t xml:space="preserve">The Open Science Manual</w:t>
        </w:r>
      </w:hyperlink>
      <w:r>
        <w:t xml:space="preserve"> </w:t>
      </w:r>
      <w:r>
        <w:t xml:space="preserve">-</w:t>
      </w:r>
      <w:r>
        <w:t xml:space="preserve"> </w:t>
      </w:r>
      <w:r>
        <w:t xml:space="preserve">an open-source guide from the</w:t>
      </w:r>
      <w:r>
        <w:t xml:space="preserve"> </w:t>
      </w:r>
      <w:hyperlink r:id="rId910">
        <w:r>
          <w:rPr>
            <w:rStyle w:val="Hyperlink"/>
          </w:rPr>
          <w:t xml:space="preserve">ARCA group</w:t>
        </w:r>
      </w:hyperlink>
      <w:r>
        <w:t xml:space="preserve"> </w:t>
      </w:r>
      <w:r>
        <w:t xml:space="preserve">at the University of Padova</w:t>
      </w:r>
      <w:r>
        <w:t xml:space="preserve"> </w:t>
      </w:r>
      <w:r>
        <w:t xml:space="preserve">covering programming good practices,</w:t>
      </w:r>
      <w:r>
        <w:t xml:space="preserve"> </w:t>
      </w:r>
      <w:r>
        <w:t xml:space="preserve">version control,</w:t>
      </w:r>
      <w:r>
        <w:t xml:space="preserve"> </w:t>
      </w:r>
      <w:r>
        <w:t xml:space="preserve">and reproducible workflow tools.</w:t>
      </w:r>
    </w:p>
    <w:p>
      <w:pPr>
        <w:pStyle w:val="Compact"/>
        <w:numPr>
          <w:ilvl w:val="0"/>
          <w:numId w:val="1131"/>
        </w:numPr>
      </w:pPr>
      <w:hyperlink r:id="rId911">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912"/>
    <w:bookmarkStart w:id="923"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132"/>
        </w:numPr>
      </w:pPr>
      <w:hyperlink r:id="rId913">
        <w:r>
          <w:rPr>
            <w:rStyle w:val="Hyperlink"/>
          </w:rPr>
          <w:t xml:space="preserve">Benjamin-Chung Lab Manual</w:t>
        </w:r>
      </w:hyperlink>
      <w:r>
        <w:t xml:space="preserve"> </w:t>
      </w:r>
      <w:r>
        <w:t xml:space="preserve">(</w:t>
      </w:r>
      <w:hyperlink r:id="rId914">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132"/>
        </w:numPr>
      </w:pPr>
      <w:hyperlink r:id="rId915">
        <w:r>
          <w:rPr>
            <w:rStyle w:val="Hyperlink"/>
          </w:rPr>
          <w:t xml:space="preserve">Fay Lab Manual</w:t>
        </w:r>
      </w:hyperlink>
      <w:r>
        <w:t xml:space="preserve"> </w:t>
      </w:r>
      <w:r>
        <w:t xml:space="preserve">(</w:t>
      </w:r>
      <w:hyperlink r:id="rId916">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132"/>
        </w:numPr>
      </w:pPr>
      <w:hyperlink r:id="rId917">
        <w:r>
          <w:rPr>
            <w:rStyle w:val="Hyperlink"/>
          </w:rPr>
          <w:t xml:space="preserve">ContextLab Lab Manual</w:t>
        </w:r>
      </w:hyperlink>
      <w:r>
        <w:t xml:space="preserve"> </w:t>
      </w:r>
      <w:r>
        <w:t xml:space="preserve">(</w:t>
      </w:r>
      <w:hyperlink r:id="rId918">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132"/>
        </w:numPr>
      </w:pPr>
      <w:hyperlink r:id="rId919">
        <w:r>
          <w:rPr>
            <w:rStyle w:val="Hyperlink"/>
          </w:rPr>
          <w:t xml:space="preserve">Proctor-UCSF DCC Handbook</w:t>
        </w:r>
      </w:hyperlink>
      <w:r>
        <w:t xml:space="preserve"> </w:t>
      </w:r>
      <w:r>
        <w:t xml:space="preserve">(</w:t>
      </w:r>
      <w:hyperlink r:id="rId920">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132"/>
        </w:numPr>
      </w:pPr>
      <w:hyperlink r:id="rId921">
        <w:r>
          <w:rPr>
            <w:rStyle w:val="Hyperlink"/>
          </w:rPr>
          <w:t xml:space="preserve">Quantitative Marine Ecology Lab Manual</w:t>
        </w:r>
      </w:hyperlink>
      <w:r>
        <w:t xml:space="preserve"> </w:t>
      </w:r>
      <w:r>
        <w:t xml:space="preserve">(</w:t>
      </w:r>
      <w:hyperlink r:id="rId922">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923"/>
    <w:bookmarkStart w:id="925" w:name="sec-reading-watching-list"/>
    <w:p>
      <w:pPr>
        <w:pStyle w:val="Heading2"/>
      </w:pPr>
      <w:r>
        <w:t xml:space="preserve">21.15 Reading and Watching List</w:t>
      </w:r>
    </w:p>
    <w:p>
      <w:pPr>
        <w:pStyle w:val="Compact"/>
        <w:numPr>
          <w:ilvl w:val="0"/>
          <w:numId w:val="1133"/>
        </w:numPr>
      </w:pPr>
      <w:hyperlink r:id="rId924">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925"/>
    <w:bookmarkEnd w:id="926"/>
    <w:bookmarkStart w:id="961" w:name="professional-development"/>
    <w:p>
      <w:pPr>
        <w:pStyle w:val="Heading1"/>
      </w:pPr>
      <w:r>
        <w:t xml:space="preserve">22. Professional Development</w:t>
      </w:r>
    </w:p>
    <w:bookmarkStart w:id="927"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134"/>
        </w:numPr>
      </w:pPr>
      <w:r>
        <w:t xml:space="preserve">Regular, open communication between mentees and mentors</w:t>
      </w:r>
    </w:p>
    <w:p>
      <w:pPr>
        <w:pStyle w:val="Compact"/>
        <w:numPr>
          <w:ilvl w:val="0"/>
          <w:numId w:val="1134"/>
        </w:numPr>
      </w:pPr>
      <w:r>
        <w:t xml:space="preserve">Mutual respect and trust</w:t>
      </w:r>
    </w:p>
    <w:p>
      <w:pPr>
        <w:pStyle w:val="Compact"/>
        <w:numPr>
          <w:ilvl w:val="0"/>
          <w:numId w:val="1134"/>
        </w:numPr>
      </w:pPr>
      <w:r>
        <w:t xml:space="preserve">Clear expectations and goals</w:t>
      </w:r>
    </w:p>
    <w:p>
      <w:pPr>
        <w:pStyle w:val="Compact"/>
        <w:numPr>
          <w:ilvl w:val="0"/>
          <w:numId w:val="1134"/>
        </w:numPr>
      </w:pPr>
      <w:r>
        <w:t xml:space="preserve">Constructive feedback</w:t>
      </w:r>
    </w:p>
    <w:p>
      <w:pPr>
        <w:pStyle w:val="Compact"/>
        <w:numPr>
          <w:ilvl w:val="0"/>
          <w:numId w:val="1134"/>
        </w:numPr>
      </w:pPr>
      <w:r>
        <w:t xml:space="preserve">Support for both research and career development</w:t>
      </w:r>
    </w:p>
    <w:bookmarkEnd w:id="927"/>
    <w:bookmarkStart w:id="930"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135"/>
        </w:numPr>
      </w:pPr>
      <w:r>
        <w:t xml:space="preserve">Short-term and long-term career goals</w:t>
      </w:r>
    </w:p>
    <w:p>
      <w:pPr>
        <w:pStyle w:val="Compact"/>
        <w:numPr>
          <w:ilvl w:val="0"/>
          <w:numId w:val="1135"/>
        </w:numPr>
      </w:pPr>
      <w:r>
        <w:t xml:space="preserve">Skills to develop</w:t>
      </w:r>
    </w:p>
    <w:p>
      <w:pPr>
        <w:pStyle w:val="Compact"/>
        <w:numPr>
          <w:ilvl w:val="0"/>
          <w:numId w:val="1135"/>
        </w:numPr>
      </w:pPr>
      <w:r>
        <w:t xml:space="preserve">Training needs and opportunities</w:t>
      </w:r>
    </w:p>
    <w:p>
      <w:pPr>
        <w:pStyle w:val="Compact"/>
        <w:numPr>
          <w:ilvl w:val="0"/>
          <w:numId w:val="1135"/>
        </w:numPr>
      </w:pPr>
      <w:r>
        <w:t xml:space="preserve">Timeline and milestones</w:t>
      </w:r>
    </w:p>
    <w:p>
      <w:pPr>
        <w:pStyle w:val="Compact"/>
        <w:numPr>
          <w:ilvl w:val="0"/>
          <w:numId w:val="1135"/>
        </w:numPr>
      </w:pPr>
      <w:r>
        <w:t xml:space="preserve">Progress toward goals</w:t>
      </w:r>
    </w:p>
    <w:p>
      <w:pPr>
        <w:pStyle w:val="FirstParagraph"/>
      </w:pPr>
      <w:r>
        <w:t xml:space="preserve">Update your IDP at least annually and discuss it with your PI. Useful resources:</w:t>
      </w:r>
    </w:p>
    <w:p>
      <w:pPr>
        <w:pStyle w:val="Compact"/>
        <w:numPr>
          <w:ilvl w:val="0"/>
          <w:numId w:val="1136"/>
        </w:numPr>
      </w:pPr>
      <w:hyperlink r:id="rId928">
        <w:r>
          <w:rPr>
            <w:rStyle w:val="Hyperlink"/>
          </w:rPr>
          <w:t xml:space="preserve">myIDP - Individual Development Plan tool</w:t>
        </w:r>
      </w:hyperlink>
    </w:p>
    <w:p>
      <w:pPr>
        <w:pStyle w:val="Compact"/>
        <w:numPr>
          <w:ilvl w:val="0"/>
          <w:numId w:val="1136"/>
        </w:numPr>
      </w:pPr>
      <w:hyperlink r:id="rId929">
        <w:r>
          <w:rPr>
            <w:rStyle w:val="Hyperlink"/>
          </w:rPr>
          <w:t xml:space="preserve">NIH OITE Career Resources</w:t>
        </w:r>
      </w:hyperlink>
    </w:p>
    <w:bookmarkEnd w:id="930"/>
    <w:bookmarkStart w:id="935"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931"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137"/>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137"/>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137"/>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931"/>
    <w:bookmarkStart w:id="932"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138"/>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138"/>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138"/>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932"/>
    <w:bookmarkStart w:id="933"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139"/>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139"/>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139"/>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933"/>
    <w:bookmarkStart w:id="934"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140"/>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140"/>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140"/>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934"/>
    <w:bookmarkEnd w:id="935"/>
    <w:bookmarkStart w:id="941"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141"/>
        </w:numPr>
      </w:pPr>
      <w:r>
        <w:t xml:space="preserve">Discuss conference opportunities with PIs early</w:t>
      </w:r>
    </w:p>
    <w:p>
      <w:pPr>
        <w:pStyle w:val="Compact"/>
        <w:numPr>
          <w:ilvl w:val="0"/>
          <w:numId w:val="1141"/>
        </w:numPr>
      </w:pPr>
      <w:r>
        <w:t xml:space="preserve">Submit abstracts with PI approval</w:t>
      </w:r>
    </w:p>
    <w:p>
      <w:pPr>
        <w:pStyle w:val="Compact"/>
        <w:numPr>
          <w:ilvl w:val="0"/>
          <w:numId w:val="1141"/>
        </w:numPr>
      </w:pPr>
      <w:r>
        <w:t xml:space="preserve">Practice presentations in lab meeting before the conference</w:t>
      </w:r>
    </w:p>
    <w:p>
      <w:pPr>
        <w:pStyle w:val="Compact"/>
        <w:numPr>
          <w:ilvl w:val="0"/>
          <w:numId w:val="1141"/>
        </w:numPr>
      </w:pPr>
      <w:r>
        <w:t xml:space="preserve">Prioritize clear visuals over text-dense slides following our</w:t>
      </w:r>
      <w:r>
        <w:t xml:space="preserve"> </w:t>
      </w:r>
      <w:hyperlink r:id="rId936">
        <w:r>
          <w:rPr>
            <w:rStyle w:val="Hyperlink"/>
          </w:rPr>
          <w:t xml:space="preserve">Show, Don’t Tell</w:t>
        </w:r>
      </w:hyperlink>
      <w:r>
        <w:t xml:space="preserve"> </w:t>
      </w:r>
      <w:r>
        <w:t xml:space="preserve">principle</w:t>
      </w:r>
    </w:p>
    <w:p>
      <w:pPr>
        <w:pStyle w:val="Compact"/>
        <w:numPr>
          <w:ilvl w:val="0"/>
          <w:numId w:val="1141"/>
        </w:numPr>
      </w:pPr>
      <w:r>
        <w:t xml:space="preserve">Funding for conferences depends on availability and should be discussed in advance</w:t>
      </w:r>
    </w:p>
    <w:bookmarkStart w:id="937" w:name="sec-slide-deck-guidelines"/>
    <w:p>
      <w:pPr>
        <w:pStyle w:val="Heading3"/>
      </w:pPr>
      <w:r>
        <w:t xml:space="preserve">22.4.1 Guidelines for Slide Decks</w:t>
      </w:r>
    </w:p>
    <w:p>
      <w:pPr>
        <w:pStyle w:val="FirstParagraph"/>
      </w:pPr>
      <w:r>
        <w:t xml:space="preserve">When preparing slide presentations for lab meetings,</w:t>
      </w:r>
      <w:r>
        <w:t xml:space="preserve"> </w:t>
      </w:r>
      <w:r>
        <w:t xml:space="preserve">conferences, qualifying exams, or thesis defenses,</w:t>
      </w:r>
      <w:r>
        <w:t xml:space="preserve"> </w:t>
      </w:r>
      <w:r>
        <w:t xml:space="preserve">follow these practical guidelines:</w:t>
      </w:r>
    </w:p>
    <w:p>
      <w:pPr>
        <w:pStyle w:val="Compact"/>
        <w:numPr>
          <w:ilvl w:val="0"/>
          <w:numId w:val="1142"/>
        </w:numPr>
      </w:pPr>
      <w:r>
        <w:rPr>
          <w:b/>
          <w:bCs/>
        </w:rPr>
        <w:t xml:space="preserve">Always include slide numbers</w:t>
      </w:r>
      <w:r>
        <w:t xml:space="preserve">:</w:t>
      </w:r>
      <w:r>
        <w:t xml:space="preserve"> </w:t>
      </w:r>
      <w:r>
        <w:t xml:space="preserve">Slide numbers are essential for receiving constructive feedback.</w:t>
      </w:r>
      <w:r>
        <w:t xml:space="preserve"> </w:t>
      </w:r>
      <w:r>
        <w:t xml:space="preserve">During question-and-answer periods or practice feedback sessions,</w:t>
      </w:r>
      <w:r>
        <w:t xml:space="preserve"> </w:t>
      </w:r>
      <w:r>
        <w:t xml:space="preserve">collaborators and audience members need to refer back to specific slides quickly</w:t>
      </w:r>
      <w:r>
        <w:t xml:space="preserve"> </w:t>
      </w:r>
      <w:r>
        <w:t xml:space="preserve">(e.g.,</w:t>
      </w:r>
      <w:r>
        <w:t xml:space="preserve"> </w:t>
      </w:r>
      <w:r>
        <w:t xml:space="preserve">“On slide 14, how was that variable defined?”</w:t>
      </w:r>
      <w:r>
        <w:t xml:space="preserve">)</w:t>
      </w:r>
      <w:r>
        <w:t xml:space="preserve"> </w:t>
      </w:r>
      <w:r>
        <w:t xml:space="preserve">without fumbling through visual descriptions or guessing where a topic occurred.</w:t>
      </w:r>
    </w:p>
    <w:p>
      <w:pPr>
        <w:pStyle w:val="Compact"/>
        <w:numPr>
          <w:ilvl w:val="0"/>
          <w:numId w:val="1142"/>
        </w:numPr>
      </w:pPr>
      <w:r>
        <w:rPr>
          <w:b/>
          <w:bCs/>
        </w:rPr>
        <w:t xml:space="preserve">Complete, record, and review practice runs</w:t>
      </w:r>
      <w:r>
        <w:t xml:space="preserve">:</w:t>
      </w:r>
      <w:r>
        <w:t xml:space="preserve"> </w:t>
      </w:r>
      <w:r>
        <w:t xml:space="preserve">Before any significant presentation,</w:t>
      </w:r>
      <w:r>
        <w:t xml:space="preserve"> </w:t>
      </w:r>
      <w:r>
        <w:t xml:space="preserve">rehearse the complete talk out loud,</w:t>
      </w:r>
      <w:r>
        <w:t xml:space="preserve"> </w:t>
      </w:r>
      <w:r>
        <w:t xml:space="preserve">record the practice run (using screen recording software, a webcam, or your phone),</w:t>
      </w:r>
      <w:r>
        <w:t xml:space="preserve"> </w:t>
      </w:r>
      <w:r>
        <w:t xml:space="preserve">and review the recording.</w:t>
      </w:r>
      <w:r>
        <w:t xml:space="preserve"> </w:t>
      </w:r>
      <w:r>
        <w:t xml:space="preserve">Watching your own practice run provides invaluable, objective feedback</w:t>
      </w:r>
      <w:r>
        <w:t xml:space="preserve"> </w:t>
      </w:r>
      <w:r>
        <w:t xml:space="preserve">on pacing, timing, verbal filler habits, transition clarity,</w:t>
      </w:r>
      <w:r>
        <w:t xml:space="preserve"> </w:t>
      </w:r>
      <w:r>
        <w:t xml:space="preserve">and whether slide text and figures remain legible when viewed on screen.</w:t>
      </w:r>
      <w:r>
        <w:t xml:space="preserve"> </w:t>
      </w:r>
      <w:r>
        <w:t xml:space="preserve">Both students and faculty benefit substantially from this practice.</w:t>
      </w:r>
    </w:p>
    <w:p>
      <w:pPr>
        <w:pStyle w:val="Compact"/>
        <w:numPr>
          <w:ilvl w:val="0"/>
          <w:numId w:val="1142"/>
        </w:numPr>
      </w:pPr>
      <w:r>
        <w:rPr>
          <w:b/>
          <w:bCs/>
        </w:rPr>
        <w:t xml:space="preserve">One primary takeaway per slide</w:t>
      </w:r>
      <w:r>
        <w:t xml:space="preserve">:</w:t>
      </w:r>
      <w:r>
        <w:t xml:space="preserve"> </w:t>
      </w:r>
      <w:r>
        <w:t xml:space="preserve">Limit the cognitive load of each slide.</w:t>
      </w:r>
      <w:r>
        <w:t xml:space="preserve"> </w:t>
      </w:r>
      <w:r>
        <w:t xml:space="preserve">If a slide presents multiple distinct findings or complex arguments,</w:t>
      </w:r>
      <w:r>
        <w:t xml:space="preserve"> </w:t>
      </w:r>
      <w:r>
        <w:t xml:space="preserve">split them across sequential slides so the audience can focus on each point.</w:t>
      </w:r>
    </w:p>
    <w:p>
      <w:pPr>
        <w:pStyle w:val="Compact"/>
        <w:numPr>
          <w:ilvl w:val="0"/>
          <w:numId w:val="1142"/>
        </w:numPr>
      </w:pPr>
      <w:r>
        <w:rPr>
          <w:b/>
          <w:bCs/>
        </w:rPr>
        <w:t xml:space="preserve">Prioritize visual evidence</w:t>
      </w:r>
      <w:r>
        <w:t xml:space="preserve">:</w:t>
      </w:r>
      <w:r>
        <w:t xml:space="preserve"> </w:t>
      </w:r>
      <w:r>
        <w:t xml:space="preserve">Audiences cannot read dense paragraphs while simultaneously listening to a speaker.</w:t>
      </w:r>
      <w:r>
        <w:t xml:space="preserve"> </w:t>
      </w:r>
      <w:r>
        <w:t xml:space="preserve">Favor clean charts, diagrams, and annotated figures over text-heavy bulleted lists.</w:t>
      </w:r>
    </w:p>
    <w:p>
      <w:pPr>
        <w:pStyle w:val="Compact"/>
        <w:numPr>
          <w:ilvl w:val="0"/>
          <w:numId w:val="1142"/>
        </w:numPr>
      </w:pPr>
      <w:r>
        <w:rPr>
          <w:b/>
          <w:bCs/>
        </w:rPr>
        <w:t xml:space="preserve">Ensure high contrast and readability</w:t>
      </w:r>
      <w:r>
        <w:t xml:space="preserve">:</w:t>
      </w:r>
      <w:r>
        <w:t xml:space="preserve"> </w:t>
      </w:r>
      <w:r>
        <w:t xml:space="preserve">Use large, legible fonts and high-contrast color palettes.</w:t>
      </w:r>
      <w:r>
        <w:t xml:space="preserve"> </w:t>
      </w:r>
      <w:r>
        <w:t xml:space="preserve">Verify that axis labels, legends, and annotations remain easily readable</w:t>
      </w:r>
      <w:r>
        <w:t xml:space="preserve"> </w:t>
      </w:r>
      <w:r>
        <w:t xml:space="preserve">from the back of a large room or on low-resolution projector displays.</w:t>
      </w:r>
    </w:p>
    <w:bookmarkEnd w:id="937"/>
    <w:bookmarkStart w:id="940" w:name="sec-presentation-resources"/>
    <w:p>
      <w:pPr>
        <w:pStyle w:val="Heading3"/>
      </w:pPr>
      <w:r>
        <w:t xml:space="preserve">22.4.2 Presentation and Poster Resources</w:t>
      </w:r>
    </w:p>
    <w:p>
      <w:pPr>
        <w:pStyle w:val="Compact"/>
        <w:numPr>
          <w:ilvl w:val="0"/>
          <w:numId w:val="1143"/>
        </w:numPr>
      </w:pPr>
      <w:hyperlink r:id="rId938">
        <w:r>
          <w:rPr>
            <w:rStyle w:val="Hyperlink"/>
          </w:rPr>
          <w:t xml:space="preserve">How to tell a compelling story in scientific presentations</w:t>
        </w:r>
      </w:hyperlink>
    </w:p>
    <w:p>
      <w:pPr>
        <w:pStyle w:val="Compact"/>
        <w:numPr>
          <w:ilvl w:val="0"/>
          <w:numId w:val="1143"/>
        </w:numPr>
      </w:pPr>
      <w:hyperlink r:id="rId896">
        <w:r>
          <w:rPr>
            <w:rStyle w:val="Hyperlink"/>
          </w:rPr>
          <w:t xml:space="preserve">How to give a killer narratively-driven scientific talk</w:t>
        </w:r>
      </w:hyperlink>
    </w:p>
    <w:p>
      <w:pPr>
        <w:pStyle w:val="Compact"/>
        <w:numPr>
          <w:ilvl w:val="0"/>
          <w:numId w:val="1143"/>
        </w:numPr>
      </w:pPr>
      <w:hyperlink r:id="rId939">
        <w:r>
          <w:rPr>
            <w:rStyle w:val="Hyperlink"/>
          </w:rPr>
          <w:t xml:space="preserve">How to make a better poster</w:t>
        </w:r>
      </w:hyperlink>
    </w:p>
    <w:p>
      <w:pPr>
        <w:pStyle w:val="Compact"/>
        <w:numPr>
          <w:ilvl w:val="0"/>
          <w:numId w:val="1143"/>
        </w:numPr>
      </w:pPr>
      <w:hyperlink r:id="rId898">
        <w:r>
          <w:rPr>
            <w:rStyle w:val="Hyperlink"/>
          </w:rPr>
          <w:t xml:space="preserve">How to make an even better poster</w:t>
        </w:r>
      </w:hyperlink>
    </w:p>
    <w:bookmarkEnd w:id="940"/>
    <w:bookmarkEnd w:id="941"/>
    <w:bookmarkStart w:id="945"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144"/>
        </w:numPr>
      </w:pPr>
      <w:r>
        <w:t xml:space="preserve">Label x-axis and y-axis clearly</w:t>
      </w:r>
    </w:p>
    <w:p>
      <w:pPr>
        <w:pStyle w:val="Compact"/>
        <w:numPr>
          <w:ilvl w:val="0"/>
          <w:numId w:val="1144"/>
        </w:numPr>
      </w:pPr>
      <w:r>
        <w:t xml:space="preserve">Use panel labels when including multiple subplots</w:t>
      </w:r>
    </w:p>
    <w:p>
      <w:pPr>
        <w:pStyle w:val="Compact"/>
        <w:numPr>
          <w:ilvl w:val="0"/>
          <w:numId w:val="1144"/>
        </w:numPr>
      </w:pPr>
      <w:r>
        <w:t xml:space="preserve">Include sufficient tick marks and labels</w:t>
      </w:r>
    </w:p>
    <w:p>
      <w:pPr>
        <w:pStyle w:val="Compact"/>
        <w:numPr>
          <w:ilvl w:val="0"/>
          <w:numId w:val="1144"/>
        </w:numPr>
      </w:pPr>
      <w:r>
        <w:t xml:space="preserve">Use appropriate font sizes (readable but not distracting)</w:t>
      </w:r>
    </w:p>
    <w:p>
      <w:pPr>
        <w:pStyle w:val="Compact"/>
        <w:numPr>
          <w:ilvl w:val="0"/>
          <w:numId w:val="1144"/>
        </w:numPr>
      </w:pPr>
      <w:r>
        <w:t xml:space="preserve">Use colorblind-friendly palettes (see</w:t>
      </w:r>
      <w:r>
        <w:t xml:space="preserve"> </w:t>
      </w:r>
      <w:hyperlink r:id="rId942">
        <w:r>
          <w:rPr>
            <w:rStyle w:val="Hyperlink"/>
          </w:rPr>
          <w:t xml:space="preserve">ColorBrewer</w:t>
        </w:r>
      </w:hyperlink>
      <w:r>
        <w:t xml:space="preserve"> </w:t>
      </w:r>
      <w:r>
        <w:t xml:space="preserve">or</w:t>
      </w:r>
      <w:r>
        <w:t xml:space="preserve"> </w:t>
      </w:r>
      <w:hyperlink r:id="rId943">
        <w:r>
          <w:rPr>
            <w:rStyle w:val="Hyperlink"/>
          </w:rPr>
          <w:t xml:space="preserve">iwanthue</w:t>
        </w:r>
      </w:hyperlink>
      <w:r>
        <w:t xml:space="preserve">)</w:t>
      </w:r>
    </w:p>
    <w:p>
      <w:pPr>
        <w:pStyle w:val="Compact"/>
        <w:numPr>
          <w:ilvl w:val="0"/>
          <w:numId w:val="1144"/>
        </w:numPr>
      </w:pPr>
      <w:r>
        <w:t xml:space="preserve">Define colors, shapes, and line types in legends</w:t>
      </w:r>
    </w:p>
    <w:p>
      <w:pPr>
        <w:pStyle w:val="Compact"/>
        <w:numPr>
          <w:ilvl w:val="0"/>
          <w:numId w:val="1144"/>
        </w:numPr>
      </w:pPr>
      <w:r>
        <w:t xml:space="preserve">Minimize abbreviations in labels and legends</w:t>
      </w:r>
    </w:p>
    <w:p>
      <w:pPr>
        <w:pStyle w:val="Compact"/>
        <w:numPr>
          <w:ilvl w:val="0"/>
          <w:numId w:val="1144"/>
        </w:numPr>
      </w:pPr>
      <w:r>
        <w:t xml:space="preserve">Use transparency to show overlapping data</w:t>
      </w:r>
    </w:p>
    <w:p>
      <w:pPr>
        <w:pStyle w:val="Compact"/>
        <w:numPr>
          <w:ilvl w:val="0"/>
          <w:numId w:val="1144"/>
        </w:numPr>
      </w:pPr>
      <w:r>
        <w:t xml:space="preserve">Show measures of precision (e.g., 95% confidence intervals)</w:t>
      </w:r>
    </w:p>
    <w:p>
      <w:pPr>
        <w:pStyle w:val="FirstParagraph"/>
      </w:pPr>
      <w:r>
        <w:rPr>
          <w:b/>
          <w:bCs/>
        </w:rPr>
        <w:t xml:space="preserve">Resources:</w:t>
      </w:r>
    </w:p>
    <w:p>
      <w:pPr>
        <w:pStyle w:val="Compact"/>
        <w:numPr>
          <w:ilvl w:val="0"/>
          <w:numId w:val="1145"/>
        </w:numPr>
      </w:pPr>
      <w:hyperlink r:id="rId944">
        <w:r>
          <w:rPr>
            <w:rStyle w:val="Hyperlink"/>
          </w:rPr>
          <w:t xml:space="preserve">Ten Simple Rules for Better Figures</w:t>
        </w:r>
      </w:hyperlink>
    </w:p>
    <w:bookmarkEnd w:id="945"/>
    <w:bookmarkStart w:id="947" w:name="grant-writing"/>
    <w:p>
      <w:pPr>
        <w:pStyle w:val="Heading2"/>
      </w:pPr>
      <w:r>
        <w:t xml:space="preserve">22.6 Grant Writing</w:t>
      </w:r>
    </w:p>
    <w:p>
      <w:pPr>
        <w:pStyle w:val="Compact"/>
        <w:numPr>
          <w:ilvl w:val="0"/>
          <w:numId w:val="1146"/>
        </w:numPr>
      </w:pPr>
      <w:r>
        <w:t xml:space="preserve">Graduate students and postdocs are encouraged to apply for fellowships (e.g., NIH F31, NSF GRFP, K awards)</w:t>
      </w:r>
    </w:p>
    <w:p>
      <w:pPr>
        <w:pStyle w:val="Compact"/>
        <w:numPr>
          <w:ilvl w:val="0"/>
          <w:numId w:val="1146"/>
        </w:numPr>
      </w:pPr>
      <w:r>
        <w:t xml:space="preserve">PIs will support fellowship applications with feedback, letters of support, and mentoring</w:t>
      </w:r>
    </w:p>
    <w:p>
      <w:pPr>
        <w:pStyle w:val="Compact"/>
        <w:numPr>
          <w:ilvl w:val="0"/>
          <w:numId w:val="1146"/>
        </w:numPr>
      </w:pPr>
      <w:r>
        <w:t xml:space="preserve">Start planning fellowship applications well in advance of deadlines (typically 3-6 months)</w:t>
      </w:r>
    </w:p>
    <w:p>
      <w:pPr>
        <w:pStyle w:val="Compact"/>
        <w:numPr>
          <w:ilvl w:val="0"/>
          <w:numId w:val="1146"/>
        </w:numPr>
      </w:pPr>
      <w:r>
        <w:t xml:space="preserve">Attend grant writing workshops and seek feedback from multiple sources</w:t>
      </w:r>
    </w:p>
    <w:p>
      <w:pPr>
        <w:pStyle w:val="FirstParagraph"/>
      </w:pPr>
      <w:r>
        <w:rPr>
          <w:b/>
          <w:bCs/>
        </w:rPr>
        <w:t xml:space="preserve">Resources:</w:t>
      </w:r>
    </w:p>
    <w:p>
      <w:pPr>
        <w:pStyle w:val="Compact"/>
        <w:numPr>
          <w:ilvl w:val="0"/>
          <w:numId w:val="1147"/>
        </w:numPr>
      </w:pPr>
      <w:hyperlink r:id="rId903">
        <w:r>
          <w:rPr>
            <w:rStyle w:val="Hyperlink"/>
          </w:rPr>
          <w:t xml:space="preserve">Building Your Funding Train</w:t>
        </w:r>
      </w:hyperlink>
    </w:p>
    <w:p>
      <w:pPr>
        <w:pStyle w:val="Compact"/>
        <w:numPr>
          <w:ilvl w:val="0"/>
          <w:numId w:val="1147"/>
        </w:numPr>
      </w:pPr>
      <w:hyperlink r:id="rId946">
        <w:r>
          <w:rPr>
            <w:rStyle w:val="Hyperlink"/>
          </w:rPr>
          <w:t xml:space="preserve">NIH Funding Opportunities</w:t>
        </w:r>
      </w:hyperlink>
    </w:p>
    <w:p>
      <w:pPr>
        <w:pStyle w:val="Compact"/>
        <w:numPr>
          <w:ilvl w:val="0"/>
          <w:numId w:val="1147"/>
        </w:numPr>
      </w:pPr>
      <w:hyperlink r:id="rId904">
        <w:r>
          <w:rPr>
            <w:rStyle w:val="Hyperlink"/>
          </w:rPr>
          <w:t xml:space="preserve">NIH Grant Writing Resources</w:t>
        </w:r>
      </w:hyperlink>
    </w:p>
    <w:bookmarkEnd w:id="947"/>
    <w:bookmarkStart w:id="958"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48"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148"/>
        </w:numPr>
      </w:pPr>
      <w:r>
        <w:t xml:space="preserve">Understand the typical scope and depth expected</w:t>
      </w:r>
    </w:p>
    <w:p>
      <w:pPr>
        <w:pStyle w:val="Compact"/>
        <w:numPr>
          <w:ilvl w:val="0"/>
          <w:numId w:val="1148"/>
        </w:numPr>
      </w:pPr>
      <w:r>
        <w:t xml:space="preserve">See different approaches to structure and presentation</w:t>
      </w:r>
    </w:p>
    <w:p>
      <w:pPr>
        <w:pStyle w:val="Compact"/>
        <w:numPr>
          <w:ilvl w:val="0"/>
          <w:numId w:val="1148"/>
        </w:numPr>
      </w:pPr>
      <w:r>
        <w:t xml:space="preserve">Calibrate your expectations based on successful examples</w:t>
      </w:r>
    </w:p>
    <w:p>
      <w:pPr>
        <w:pStyle w:val="Compact"/>
        <w:numPr>
          <w:ilvl w:val="0"/>
          <w:numId w:val="114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48"/>
    <w:bookmarkStart w:id="949"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149"/>
        </w:numPr>
      </w:pPr>
      <w:r>
        <w:t xml:space="preserve">Independent research capability</w:t>
      </w:r>
    </w:p>
    <w:p>
      <w:pPr>
        <w:pStyle w:val="Compact"/>
        <w:numPr>
          <w:ilvl w:val="0"/>
          <w:numId w:val="1149"/>
        </w:numPr>
      </w:pPr>
      <w:r>
        <w:t xml:space="preserve">Ability to communicate findings effectively</w:t>
      </w:r>
    </w:p>
    <w:p>
      <w:pPr>
        <w:pStyle w:val="Compact"/>
        <w:numPr>
          <w:ilvl w:val="0"/>
          <w:numId w:val="1149"/>
        </w:numPr>
      </w:pPr>
      <w:r>
        <w:t xml:space="preserve">Contribution to the scientific literature</w:t>
      </w:r>
    </w:p>
    <w:p>
      <w:pPr>
        <w:pStyle w:val="Compact"/>
        <w:numPr>
          <w:ilvl w:val="0"/>
          <w:numId w:val="1149"/>
        </w:numPr>
      </w:pPr>
      <w:r>
        <w:t xml:space="preserve">Readiness for an academic or research career</w:t>
      </w:r>
    </w:p>
    <w:bookmarkEnd w:id="949"/>
    <w:bookmarkStart w:id="950"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50"/>
    <w:bookmarkStart w:id="954" w:name="Xf7e5f1b0b64a3c55df6fef626e920eee1335225"/>
    <w:p>
      <w:pPr>
        <w:pStyle w:val="Heading3"/>
      </w:pPr>
      <w:r>
        <w:t xml:space="preserve">22.7.4 Historical Context: The Masterpiece Tradition</w:t>
      </w:r>
    </w:p>
    <w:p>
      <w:pPr>
        <w:pStyle w:val="FirstParagraph"/>
      </w:pPr>
      <w:r>
        <w:t xml:space="preserve">The</w:t>
      </w:r>
      <w:r>
        <w:t xml:space="preserve"> </w:t>
      </w:r>
      <w:hyperlink r:id="rId951">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52">
        <w:r>
          <w:rPr>
            <w:rStyle w:val="Hyperlink"/>
          </w:rPr>
          <w:t xml:space="preserve">PhD</w:t>
        </w:r>
      </w:hyperlink>
      <w:r>
        <w:t xml:space="preserve">,</w:t>
      </w:r>
      <w:r>
        <w:t xml:space="preserve"> </w:t>
      </w:r>
      <w:r>
        <w:t xml:space="preserve">is a spiritual successor to an apprentice’s</w:t>
      </w:r>
      <w:r>
        <w:t xml:space="preserve"> </w:t>
      </w:r>
      <w:hyperlink r:id="rId953">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150"/>
        </w:numPr>
      </w:pPr>
      <w:r>
        <w:t xml:space="preserve">The dissertation proves you can conduct rigorous research</w:t>
      </w:r>
    </w:p>
    <w:p>
      <w:pPr>
        <w:pStyle w:val="Compact"/>
        <w:numPr>
          <w:ilvl w:val="0"/>
          <w:numId w:val="1150"/>
        </w:numPr>
      </w:pPr>
      <w:r>
        <w:t xml:space="preserve">It doesn’t need to solve every problem in your field</w:t>
      </w:r>
    </w:p>
    <w:p>
      <w:pPr>
        <w:pStyle w:val="Compact"/>
        <w:numPr>
          <w:ilvl w:val="0"/>
          <w:numId w:val="1150"/>
        </w:numPr>
      </w:pPr>
      <w:r>
        <w:t xml:space="preserve">It doesn’t need to be flawless</w:t>
      </w:r>
    </w:p>
    <w:p>
      <w:pPr>
        <w:pStyle w:val="Compact"/>
        <w:numPr>
          <w:ilvl w:val="0"/>
          <w:numId w:val="1150"/>
        </w:numPr>
      </w:pPr>
      <w:r>
        <w:t xml:space="preserve">It doesn’t need to be all-encompassing</w:t>
      </w:r>
    </w:p>
    <w:p>
      <w:pPr>
        <w:pStyle w:val="Compact"/>
        <w:numPr>
          <w:ilvl w:val="0"/>
          <w:numId w:val="1150"/>
        </w:numPr>
      </w:pPr>
      <w:r>
        <w:t xml:space="preserve">It just needs to constitute incremental progress in your field</w:t>
      </w:r>
    </w:p>
    <w:bookmarkEnd w:id="954"/>
    <w:bookmarkStart w:id="955"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151"/>
        </w:numPr>
      </w:pPr>
      <w:r>
        <w:t xml:space="preserve">Done is better than perfect when it comes to dissertations</w:t>
      </w:r>
    </w:p>
    <w:p>
      <w:pPr>
        <w:pStyle w:val="Compact"/>
        <w:numPr>
          <w:ilvl w:val="0"/>
          <w:numId w:val="1151"/>
        </w:numPr>
      </w:pPr>
      <w:r>
        <w:t xml:space="preserve">You’ll have your entire career to refine and expand on these ideas</w:t>
      </w:r>
    </w:p>
    <w:p>
      <w:pPr>
        <w:pStyle w:val="Compact"/>
        <w:numPr>
          <w:ilvl w:val="0"/>
          <w:numId w:val="1151"/>
        </w:numPr>
      </w:pPr>
      <w:r>
        <w:t xml:space="preserve">The goal is to finish and move forward,</w:t>
      </w:r>
      <w:r>
        <w:t xml:space="preserve"> </w:t>
      </w:r>
      <w:r>
        <w:t xml:space="preserve">not to write the definitive work on your topic</w:t>
      </w:r>
    </w:p>
    <w:p>
      <w:pPr>
        <w:pStyle w:val="Compact"/>
        <w:numPr>
          <w:ilvl w:val="0"/>
          <w:numId w:val="115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55"/>
    <w:bookmarkStart w:id="957" w:name="resources-1"/>
    <w:p>
      <w:pPr>
        <w:pStyle w:val="Heading3"/>
      </w:pPr>
      <w:r>
        <w:t xml:space="preserve">22.7.6 Resources</w:t>
      </w:r>
    </w:p>
    <w:p>
      <w:pPr>
        <w:pStyle w:val="FirstParagraph"/>
      </w:pPr>
      <w:r>
        <w:rPr>
          <w:b/>
          <w:bCs/>
        </w:rPr>
        <w:t xml:space="preserve">Dissertation writing tools:</w:t>
      </w:r>
    </w:p>
    <w:p>
      <w:pPr>
        <w:pStyle w:val="Compact"/>
        <w:numPr>
          <w:ilvl w:val="0"/>
          <w:numId w:val="1152"/>
        </w:numPr>
      </w:pPr>
      <w:hyperlink r:id="rId956">
        <w:r>
          <w:rPr>
            <w:rStyle w:val="Hyperlink"/>
          </w:rPr>
          <w:t xml:space="preserve">quarto-thesis</w:t>
        </w:r>
      </w:hyperlink>
      <w:r>
        <w:t xml:space="preserve"> </w:t>
      </w:r>
      <w:r>
        <w:t xml:space="preserve">- Quarto extension for creating masters or PhD theses with professional LaTeX formatting</w:t>
      </w:r>
    </w:p>
    <w:bookmarkEnd w:id="957"/>
    <w:bookmarkEnd w:id="958"/>
    <w:bookmarkStart w:id="959"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153"/>
        </w:numPr>
      </w:pPr>
      <w:r>
        <w:t xml:space="preserve">Graduate students are encouraged to gain teaching experience</w:t>
      </w:r>
    </w:p>
    <w:p>
      <w:pPr>
        <w:pStyle w:val="Compact"/>
        <w:numPr>
          <w:ilvl w:val="0"/>
          <w:numId w:val="1153"/>
        </w:numPr>
      </w:pPr>
      <w:r>
        <w:t xml:space="preserve">We support science communication and outreach activities</w:t>
      </w:r>
    </w:p>
    <w:p>
      <w:pPr>
        <w:pStyle w:val="Compact"/>
        <w:numPr>
          <w:ilvl w:val="0"/>
          <w:numId w:val="1153"/>
        </w:numPr>
      </w:pPr>
      <w:r>
        <w:t xml:space="preserve">Discuss opportunities with PIs</w:t>
      </w:r>
    </w:p>
    <w:p>
      <w:pPr>
        <w:pStyle w:val="FirstParagraph"/>
      </w:pPr>
      <w:r>
        <w:t xml:space="preserve">The</w:t>
      </w:r>
      <w:r>
        <w:t xml:space="preserve"> </w:t>
      </w:r>
      <w:hyperlink r:id="rId72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40">
        <w:r>
          <w:rPr>
            <w:rStyle w:val="Hyperlink"/>
          </w:rPr>
          <w:t xml:space="preserve">workshop index</w:t>
        </w:r>
      </w:hyperlink>
      <w:r>
        <w:t xml:space="preserve"> </w:t>
      </w:r>
      <w:r>
        <w:t xml:space="preserve">provides a comprehensive catalog of available resources.</w:t>
      </w:r>
    </w:p>
    <w:bookmarkEnd w:id="959"/>
    <w:bookmarkStart w:id="960"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154"/>
        </w:numPr>
      </w:pPr>
      <w:r>
        <w:t xml:space="preserve">Attend seminars and departmental events</w:t>
      </w:r>
    </w:p>
    <w:p>
      <w:pPr>
        <w:pStyle w:val="Compact"/>
        <w:numPr>
          <w:ilvl w:val="0"/>
          <w:numId w:val="1154"/>
        </w:numPr>
      </w:pPr>
      <w:r>
        <w:t xml:space="preserve">Connect with researchers in your field</w:t>
      </w:r>
    </w:p>
    <w:p>
      <w:pPr>
        <w:pStyle w:val="Compact"/>
        <w:numPr>
          <w:ilvl w:val="0"/>
          <w:numId w:val="1154"/>
        </w:numPr>
      </w:pPr>
      <w:r>
        <w:t xml:space="preserve">Join professional societies</w:t>
      </w:r>
    </w:p>
    <w:p>
      <w:pPr>
        <w:pStyle w:val="Compact"/>
        <w:numPr>
          <w:ilvl w:val="0"/>
          <w:numId w:val="1154"/>
        </w:numPr>
      </w:pPr>
      <w:r>
        <w:t xml:space="preserve">Use professional social media platforms to share research and engage with the scientific community</w:t>
      </w:r>
    </w:p>
    <w:p>
      <w:r>
        <w:br w:type="page"/>
      </w:r>
    </w:p>
    <w:bookmarkEnd w:id="960"/>
    <w:bookmarkEnd w:id="961"/>
    <w:bookmarkStart w:id="969" w:name="sec-writing"/>
    <w:p>
      <w:pPr>
        <w:pStyle w:val="Heading1"/>
      </w:pPr>
      <w:r>
        <w:t xml:space="preserve">23. Writing</w:t>
      </w:r>
    </w:p>
    <w:bookmarkStart w:id="962"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155"/>
        </w:numPr>
      </w:pPr>
      <w:r>
        <w:t xml:space="preserve">Organize your thoughts and identify what you actually need to know</w:t>
      </w:r>
    </w:p>
    <w:p>
      <w:pPr>
        <w:pStyle w:val="Compact"/>
        <w:numPr>
          <w:ilvl w:val="0"/>
          <w:numId w:val="1155"/>
        </w:numPr>
      </w:pPr>
      <w:r>
        <w:t xml:space="preserve">Articulate the problem more precisely</w:t>
      </w:r>
    </w:p>
    <w:p>
      <w:pPr>
        <w:pStyle w:val="Compact"/>
        <w:numPr>
          <w:ilvl w:val="0"/>
          <w:numId w:val="115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62"/>
    <w:bookmarkStart w:id="964"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63">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156"/>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156"/>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156"/>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156"/>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156"/>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964"/>
    <w:bookmarkStart w:id="965"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157"/>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157"/>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157"/>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157"/>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965"/>
    <w:bookmarkStart w:id="968"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966" w:name="in-scientific-manuscripts-and-reports"/>
    <w:p>
      <w:pPr>
        <w:pStyle w:val="Heading3"/>
      </w:pPr>
      <w:r>
        <w:t xml:space="preserve">23.4.1 In scientific manuscripts and reports</w:t>
      </w:r>
    </w:p>
    <w:p>
      <w:pPr>
        <w:pStyle w:val="Compact"/>
        <w:numPr>
          <w:ilvl w:val="0"/>
          <w:numId w:val="1158"/>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158"/>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158"/>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966"/>
    <w:bookmarkStart w:id="967" w:name="in-conference-and-lab-presentations"/>
    <w:p>
      <w:pPr>
        <w:pStyle w:val="Heading3"/>
      </w:pPr>
      <w:r>
        <w:t xml:space="preserve">23.4.2 In conference and lab presentations</w:t>
      </w:r>
    </w:p>
    <w:p>
      <w:pPr>
        <w:pStyle w:val="Compact"/>
        <w:numPr>
          <w:ilvl w:val="0"/>
          <w:numId w:val="1159"/>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159"/>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159"/>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967"/>
    <w:bookmarkEnd w:id="968"/>
    <w:bookmarkEnd w:id="969"/>
    <w:bookmarkStart w:id="985" w:name="manuscript-preparation-and-publication"/>
    <w:p>
      <w:pPr>
        <w:pStyle w:val="Heading1"/>
      </w:pPr>
      <w:r>
        <w:t xml:space="preserve">24. Manuscript Preparation and Publication</w:t>
      </w:r>
    </w:p>
    <w:bookmarkStart w:id="970"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160"/>
        </w:numPr>
      </w:pPr>
      <w:r>
        <w:rPr>
          <w:b/>
          <w:bCs/>
        </w:rPr>
        <w:t xml:space="preserve">Planning</w:t>
      </w:r>
      <w:r>
        <w:t xml:space="preserve">: Discuss target journals, outline, and timeline with PIs</w:t>
      </w:r>
    </w:p>
    <w:p>
      <w:pPr>
        <w:pStyle w:val="Compact"/>
        <w:numPr>
          <w:ilvl w:val="0"/>
          <w:numId w:val="1160"/>
        </w:numPr>
      </w:pPr>
      <w:r>
        <w:rPr>
          <w:b/>
          <w:bCs/>
        </w:rPr>
        <w:t xml:space="preserve">Drafting</w:t>
      </w:r>
      <w:r>
        <w:t xml:space="preserve">: Lead author prepares initial draft</w:t>
      </w:r>
    </w:p>
    <w:p>
      <w:pPr>
        <w:pStyle w:val="Compact"/>
        <w:numPr>
          <w:ilvl w:val="0"/>
          <w:numId w:val="1160"/>
        </w:numPr>
      </w:pPr>
      <w:r>
        <w:rPr>
          <w:b/>
          <w:bCs/>
        </w:rPr>
        <w:t xml:space="preserve">Internal review</w:t>
      </w:r>
      <w:r>
        <w:t xml:space="preserve">: Co-authors review and provide feedback</w:t>
      </w:r>
    </w:p>
    <w:p>
      <w:pPr>
        <w:pStyle w:val="Compact"/>
        <w:numPr>
          <w:ilvl w:val="0"/>
          <w:numId w:val="1160"/>
        </w:numPr>
      </w:pPr>
      <w:r>
        <w:rPr>
          <w:b/>
          <w:bCs/>
        </w:rPr>
        <w:t xml:space="preserve">Revision</w:t>
      </w:r>
      <w:r>
        <w:t xml:space="preserve">: Lead author incorporates feedback iteratively</w:t>
      </w:r>
    </w:p>
    <w:p>
      <w:pPr>
        <w:pStyle w:val="Compact"/>
        <w:numPr>
          <w:ilvl w:val="0"/>
          <w:numId w:val="1160"/>
        </w:numPr>
      </w:pPr>
      <w:r>
        <w:rPr>
          <w:b/>
          <w:bCs/>
        </w:rPr>
        <w:t xml:space="preserve">PI approval</w:t>
      </w:r>
      <w:r>
        <w:t xml:space="preserve">: Obtain final approval from PIs before submission</w:t>
      </w:r>
    </w:p>
    <w:p>
      <w:pPr>
        <w:pStyle w:val="Compact"/>
        <w:numPr>
          <w:ilvl w:val="0"/>
          <w:numId w:val="1160"/>
        </w:numPr>
      </w:pPr>
      <w:r>
        <w:rPr>
          <w:b/>
          <w:bCs/>
        </w:rPr>
        <w:t xml:space="preserve">Submission</w:t>
      </w:r>
      <w:r>
        <w:t xml:space="preserve">: Submit to journal</w:t>
      </w:r>
    </w:p>
    <w:p>
      <w:pPr>
        <w:pStyle w:val="Compact"/>
        <w:numPr>
          <w:ilvl w:val="0"/>
          <w:numId w:val="1160"/>
        </w:numPr>
      </w:pPr>
      <w:r>
        <w:rPr>
          <w:b/>
          <w:bCs/>
        </w:rPr>
        <w:t xml:space="preserve">Revisions</w:t>
      </w:r>
      <w:r>
        <w:t xml:space="preserve">: Lead author coordinates response to peer reviewers</w:t>
      </w:r>
    </w:p>
    <w:p>
      <w:pPr>
        <w:pStyle w:val="Compact"/>
        <w:numPr>
          <w:ilvl w:val="0"/>
          <w:numId w:val="1160"/>
        </w:numPr>
      </w:pPr>
      <w:r>
        <w:rPr>
          <w:b/>
          <w:bCs/>
        </w:rPr>
        <w:t xml:space="preserve">Publication</w:t>
      </w:r>
      <w:r>
        <w:t xml:space="preserve">: Celebrate and share!</w:t>
      </w:r>
    </w:p>
    <w:bookmarkEnd w:id="970"/>
    <w:bookmarkStart w:id="973"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7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72">
        <w:r>
          <w:rPr>
            <w:rStyle w:val="Hyperlink"/>
          </w:rPr>
          <w:t xml:space="preserve">implicature</w:t>
        </w:r>
      </w:hyperlink>
      <w:r>
        <w:t xml:space="preserve">.</w:t>
      </w:r>
    </w:p>
    <w:p>
      <w:pPr>
        <w:pStyle w:val="BodyText"/>
      </w:pPr>
      <w:r>
        <w:rPr>
          <w:b/>
          <w:bCs/>
        </w:rPr>
        <w:t xml:space="preserve">Additional tips:</w:t>
      </w:r>
    </w:p>
    <w:p>
      <w:pPr>
        <w:pStyle w:val="Compact"/>
        <w:numPr>
          <w:ilvl w:val="0"/>
          <w:numId w:val="1161"/>
        </w:numPr>
      </w:pPr>
      <w:r>
        <w:t xml:space="preserve">Always thank reviewers for their time and feedback</w:t>
      </w:r>
    </w:p>
    <w:p>
      <w:pPr>
        <w:pStyle w:val="Compact"/>
        <w:numPr>
          <w:ilvl w:val="0"/>
          <w:numId w:val="1161"/>
        </w:numPr>
      </w:pPr>
      <w:r>
        <w:t xml:space="preserve">Quote page numbers from the revised manuscript</w:t>
      </w:r>
    </w:p>
    <w:p>
      <w:pPr>
        <w:pStyle w:val="Compact"/>
        <w:numPr>
          <w:ilvl w:val="0"/>
          <w:numId w:val="1161"/>
        </w:numPr>
      </w:pPr>
      <w:r>
        <w:t xml:space="preserve">Use direct quotes from your revised text when possible</w:t>
      </w:r>
    </w:p>
    <w:p>
      <w:pPr>
        <w:pStyle w:val="Compact"/>
        <w:numPr>
          <w:ilvl w:val="0"/>
          <w:numId w:val="1161"/>
        </w:numPr>
      </w:pPr>
      <w:r>
        <w:t xml:space="preserve">Maintain a respectful and collaborative tone throughout</w:t>
      </w:r>
    </w:p>
    <w:p>
      <w:pPr>
        <w:pStyle w:val="Compact"/>
        <w:numPr>
          <w:ilvl w:val="0"/>
          <w:numId w:val="1161"/>
        </w:numPr>
      </w:pPr>
      <w:r>
        <w:t xml:space="preserve">If you make changes beyond what the reviewer requested, mention them briefly</w:t>
      </w:r>
    </w:p>
    <w:bookmarkEnd w:id="973"/>
    <w:bookmarkStart w:id="976" w:name="preprints-and-open-access"/>
    <w:p>
      <w:pPr>
        <w:pStyle w:val="Heading2"/>
      </w:pPr>
      <w:r>
        <w:t xml:space="preserve">24.3 Preprints and Open Access</w:t>
      </w:r>
    </w:p>
    <w:p>
      <w:pPr>
        <w:pStyle w:val="Compact"/>
        <w:numPr>
          <w:ilvl w:val="0"/>
          <w:numId w:val="1162"/>
        </w:numPr>
      </w:pPr>
      <w:r>
        <w:t xml:space="preserve">We encourage posting preprints prior to or during peer review on platforms like</w:t>
      </w:r>
      <w:r>
        <w:t xml:space="preserve"> </w:t>
      </w:r>
      <w:hyperlink r:id="rId974">
        <w:r>
          <w:rPr>
            <w:rStyle w:val="Hyperlink"/>
          </w:rPr>
          <w:t xml:space="preserve">medRxiv</w:t>
        </w:r>
      </w:hyperlink>
      <w:r>
        <w:t xml:space="preserve"> </w:t>
      </w:r>
      <w:r>
        <w:t xml:space="preserve">or</w:t>
      </w:r>
      <w:r>
        <w:t xml:space="preserve"> </w:t>
      </w:r>
      <w:hyperlink r:id="rId975">
        <w:r>
          <w:rPr>
            <w:rStyle w:val="Hyperlink"/>
          </w:rPr>
          <w:t xml:space="preserve">bioRxiv</w:t>
        </w:r>
      </w:hyperlink>
    </w:p>
    <w:p>
      <w:pPr>
        <w:pStyle w:val="Compact"/>
        <w:numPr>
          <w:ilvl w:val="0"/>
          <w:numId w:val="1162"/>
        </w:numPr>
      </w:pPr>
      <w:r>
        <w:t xml:space="preserve">Preprints allow rapid dissemination of findings and can be cited in grant applications</w:t>
      </w:r>
    </w:p>
    <w:p>
      <w:pPr>
        <w:pStyle w:val="Compact"/>
        <w:numPr>
          <w:ilvl w:val="0"/>
          <w:numId w:val="1162"/>
        </w:numPr>
      </w:pPr>
      <w:r>
        <w:t xml:space="preserve">We support publishing in open access journals when possible to maximize accessibility</w:t>
      </w:r>
    </w:p>
    <w:p>
      <w:pPr>
        <w:pStyle w:val="Compact"/>
        <w:numPr>
          <w:ilvl w:val="0"/>
          <w:numId w:val="116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74">
        <w:r>
          <w:rPr>
            <w:rStyle w:val="Hyperlink"/>
          </w:rPr>
          <w:t xml:space="preserve">medRxiv</w:t>
        </w:r>
      </w:hyperlink>
      <w:r>
        <w:t xml:space="preserve">.</w:t>
      </w:r>
    </w:p>
    <w:bookmarkEnd w:id="976"/>
    <w:bookmarkStart w:id="977"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63"/>
        </w:numPr>
      </w:pPr>
      <w:r>
        <w:t xml:space="preserve">CONSORT for randomized trials</w:t>
      </w:r>
    </w:p>
    <w:p>
      <w:pPr>
        <w:pStyle w:val="Compact"/>
        <w:numPr>
          <w:ilvl w:val="0"/>
          <w:numId w:val="1163"/>
        </w:numPr>
      </w:pPr>
      <w:r>
        <w:t xml:space="preserve">STROBE for observational studies</w:t>
      </w:r>
    </w:p>
    <w:p>
      <w:pPr>
        <w:pStyle w:val="Compact"/>
        <w:numPr>
          <w:ilvl w:val="0"/>
          <w:numId w:val="1163"/>
        </w:numPr>
      </w:pPr>
      <w:r>
        <w:t xml:space="preserve">PRISMA for systematic reviews</w:t>
      </w:r>
    </w:p>
    <w:p>
      <w:pPr>
        <w:pStyle w:val="Compact"/>
        <w:numPr>
          <w:ilvl w:val="0"/>
          <w:numId w:val="1163"/>
        </w:numPr>
      </w:pPr>
      <w:r>
        <w:t xml:space="preserve">Others as appropriate (see</w:t>
      </w:r>
      <w:r>
        <w:t xml:space="preserve"> </w:t>
      </w:r>
      <w:hyperlink r:id="rId52">
        <w:r>
          <w:rPr>
            <w:rStyle w:val="Hyperlink"/>
          </w:rPr>
          <w:t xml:space="preserve">EQUATOR Network</w:t>
        </w:r>
      </w:hyperlink>
      <w:r>
        <w:t xml:space="preserve">)</w:t>
      </w:r>
    </w:p>
    <w:bookmarkEnd w:id="977"/>
    <w:bookmarkStart w:id="978" w:name="manuscript-checklist-1"/>
    <w:p>
      <w:pPr>
        <w:pStyle w:val="Heading2"/>
      </w:pPr>
      <w:r>
        <w:t xml:space="preserve">24.5 Manuscript Checklist</w:t>
      </w:r>
    </w:p>
    <w:p>
      <w:pPr>
        <w:pStyle w:val="FirstParagraph"/>
      </w:pPr>
      <w:r>
        <w:t xml:space="preserve">Before submitting a manuscript:</w:t>
      </w:r>
    </w:p>
    <w:p>
      <w:pPr>
        <w:pStyle w:val="Compact"/>
        <w:numPr>
          <w:ilvl w:val="0"/>
          <w:numId w:val="1164"/>
        </w:numPr>
      </w:pPr>
      <w:r>
        <w:t xml:space="preserve">Completed relevant reporting checklist</w:t>
      </w:r>
    </w:p>
    <w:p>
      <w:pPr>
        <w:pStyle w:val="Compact"/>
        <w:numPr>
          <w:ilvl w:val="0"/>
          <w:numId w:val="1165"/>
        </w:numPr>
      </w:pPr>
      <w:r>
        <w:t xml:space="preserve">Results are reproducible (rerunning code replicates tables/figures exactly)</w:t>
      </w:r>
    </w:p>
    <w:p>
      <w:pPr>
        <w:pStyle w:val="Compact"/>
        <w:numPr>
          <w:ilvl w:val="0"/>
          <w:numId w:val="1166"/>
        </w:numPr>
      </w:pPr>
      <w:r>
        <w:t xml:space="preserve">Target journal selected</w:t>
      </w:r>
    </w:p>
    <w:p>
      <w:pPr>
        <w:pStyle w:val="Compact"/>
        <w:numPr>
          <w:ilvl w:val="0"/>
          <w:numId w:val="1167"/>
        </w:numPr>
      </w:pPr>
      <w:r>
        <w:t xml:space="preserve">Title is declarative and states findings clearly</w:t>
      </w:r>
    </w:p>
    <w:p>
      <w:pPr>
        <w:pStyle w:val="Compact"/>
        <w:numPr>
          <w:ilvl w:val="0"/>
          <w:numId w:val="1168"/>
        </w:numPr>
      </w:pPr>
      <w:r>
        <w:t xml:space="preserve">Word count meets journal requirements</w:t>
      </w:r>
    </w:p>
    <w:p>
      <w:pPr>
        <w:pStyle w:val="Compact"/>
        <w:numPr>
          <w:ilvl w:val="0"/>
          <w:numId w:val="1169"/>
        </w:numPr>
      </w:pPr>
      <w:r>
        <w:t xml:space="preserve">Manuscript follows journal formatting guidelines</w:t>
      </w:r>
    </w:p>
    <w:p>
      <w:pPr>
        <w:pStyle w:val="Compact"/>
        <w:numPr>
          <w:ilvl w:val="0"/>
          <w:numId w:val="1170"/>
        </w:numPr>
      </w:pPr>
      <w:r>
        <w:t xml:space="preserve">Consistent voice throughout (typically active voice)</w:t>
      </w:r>
    </w:p>
    <w:p>
      <w:pPr>
        <w:pStyle w:val="Compact"/>
        <w:numPr>
          <w:ilvl w:val="0"/>
          <w:numId w:val="1171"/>
        </w:numPr>
      </w:pPr>
      <w:r>
        <w:t xml:space="preserve">All figures and tables referenced in main text</w:t>
      </w:r>
    </w:p>
    <w:p>
      <w:pPr>
        <w:pStyle w:val="Compact"/>
        <w:numPr>
          <w:ilvl w:val="0"/>
          <w:numId w:val="1172"/>
        </w:numPr>
      </w:pPr>
      <w:r>
        <w:t xml:space="preserve">Captions for all figures and tables</w:t>
      </w:r>
    </w:p>
    <w:p>
      <w:pPr>
        <w:pStyle w:val="Compact"/>
        <w:numPr>
          <w:ilvl w:val="0"/>
          <w:numId w:val="1173"/>
        </w:numPr>
      </w:pPr>
      <w:r>
        <w:t xml:space="preserve">Tables/figures numbered by order of appearance</w:t>
      </w:r>
    </w:p>
    <w:p>
      <w:pPr>
        <w:pStyle w:val="Compact"/>
        <w:numPr>
          <w:ilvl w:val="0"/>
          <w:numId w:val="1174"/>
        </w:numPr>
      </w:pPr>
      <w:r>
        <w:t xml:space="preserve">Abbreviations defined at first use and used sparingly</w:t>
      </w:r>
    </w:p>
    <w:p>
      <w:pPr>
        <w:pStyle w:val="Compact"/>
        <w:numPr>
          <w:ilvl w:val="0"/>
          <w:numId w:val="117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6"/>
        </w:numPr>
      </w:pPr>
      <w:r>
        <w:t xml:space="preserve">Avoid directionless statements (specify direction of associations)</w:t>
      </w:r>
    </w:p>
    <w:p>
      <w:pPr>
        <w:pStyle w:val="Compact"/>
        <w:numPr>
          <w:ilvl w:val="0"/>
          <w:numId w:val="1177"/>
        </w:numPr>
      </w:pPr>
      <w:r>
        <w:t xml:space="preserve">Causal language only when supported by study design</w:t>
      </w:r>
    </w:p>
    <w:p>
      <w:pPr>
        <w:pStyle w:val="Compact"/>
        <w:numPr>
          <w:ilvl w:val="0"/>
          <w:numId w:val="1178"/>
        </w:numPr>
      </w:pPr>
      <w:r>
        <w:t xml:space="preserve">Avoid</w:t>
      </w:r>
      <w:r>
        <w:t xml:space="preserve"> </w:t>
      </w:r>
      <w:r>
        <w:t xml:space="preserve">“significant”</w:t>
      </w:r>
      <w:r>
        <w:t xml:space="preserve"> </w:t>
      </w:r>
      <w:r>
        <w:t xml:space="preserve">(easily confused with statistical significance)</w:t>
      </w:r>
    </w:p>
    <w:p>
      <w:pPr>
        <w:pStyle w:val="Compact"/>
        <w:numPr>
          <w:ilvl w:val="0"/>
          <w:numId w:val="1179"/>
        </w:numPr>
      </w:pPr>
      <w:r>
        <w:t xml:space="preserve">Author contributions drafted using CRediT Taxonomy</w:t>
      </w:r>
    </w:p>
    <w:bookmarkEnd w:id="978"/>
    <w:bookmarkStart w:id="98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7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8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8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180"/>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180"/>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180"/>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82"/>
    <w:bookmarkStart w:id="98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181"/>
        </w:numPr>
      </w:pPr>
      <w:r>
        <w:rPr>
          <w:b/>
          <w:bCs/>
        </w:rPr>
        <w:t xml:space="preserve">Cite primary sources</w:t>
      </w:r>
      <w:r>
        <w:t xml:space="preserve"> </w:t>
      </w:r>
      <w:r>
        <w:t xml:space="preserve">for factual statements about established knowledge, methods, or findings</w:t>
      </w:r>
    </w:p>
    <w:p>
      <w:pPr>
        <w:pStyle w:val="Compact"/>
        <w:numPr>
          <w:ilvl w:val="0"/>
          <w:numId w:val="1181"/>
        </w:numPr>
      </w:pPr>
      <w:r>
        <w:rPr>
          <w:b/>
          <w:bCs/>
        </w:rPr>
        <w:t xml:space="preserve">Cite official documentation</w:t>
      </w:r>
      <w:r>
        <w:t xml:space="preserve"> </w:t>
      </w:r>
      <w:r>
        <w:t xml:space="preserve">when describing how software, tools, or systems work</w:t>
      </w:r>
    </w:p>
    <w:p>
      <w:pPr>
        <w:pStyle w:val="Compact"/>
        <w:numPr>
          <w:ilvl w:val="0"/>
          <w:numId w:val="118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18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182"/>
        </w:numPr>
      </w:pPr>
      <w:r>
        <w:rPr>
          <w:b/>
          <w:bCs/>
        </w:rPr>
        <w:t xml:space="preserve">Demonstrate directly</w:t>
      </w:r>
      <w:r>
        <w:t xml:space="preserve">: Show the behavior through experiments, data, or explicit examples</w:t>
      </w:r>
    </w:p>
    <w:p>
      <w:pPr>
        <w:pStyle w:val="Compact"/>
        <w:numPr>
          <w:ilvl w:val="0"/>
          <w:numId w:val="118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18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183"/>
        </w:numPr>
      </w:pPr>
      <w:r>
        <w:t xml:space="preserve">Builds reader trust and credibility</w:t>
      </w:r>
    </w:p>
    <w:p>
      <w:pPr>
        <w:pStyle w:val="Compact"/>
        <w:numPr>
          <w:ilvl w:val="0"/>
          <w:numId w:val="1183"/>
        </w:numPr>
      </w:pPr>
      <w:r>
        <w:t xml:space="preserve">Enables readers to verify information independently</w:t>
      </w:r>
    </w:p>
    <w:p>
      <w:pPr>
        <w:pStyle w:val="Compact"/>
        <w:numPr>
          <w:ilvl w:val="0"/>
          <w:numId w:val="1183"/>
        </w:numPr>
      </w:pPr>
      <w:r>
        <w:t xml:space="preserve">Maintains scientific rigor in all communications</w:t>
      </w:r>
    </w:p>
    <w:p>
      <w:pPr>
        <w:pStyle w:val="Compact"/>
        <w:numPr>
          <w:ilvl w:val="0"/>
          <w:numId w:val="118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8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84"/>
    <w:bookmarkEnd w:id="985"/>
    <w:bookmarkStart w:id="1049" w:name="references"/>
    <w:p>
      <w:pPr>
        <w:pStyle w:val="Heading1"/>
      </w:pPr>
      <w:r>
        <w:t xml:space="preserve">References</w:t>
      </w:r>
    </w:p>
    <w:bookmarkStart w:id="1048" w:name="refs"/>
    <w:bookmarkStart w:id="98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86">
        <w:r>
          <w:rPr>
            <w:rStyle w:val="Hyperlink"/>
          </w:rPr>
          <w:t xml:space="preserve">https://doi.org/10.1371/journal.pgph.0002269</w:t>
        </w:r>
      </w:hyperlink>
      <w:r>
        <w:t xml:space="preserve">.</w:t>
      </w:r>
    </w:p>
    <w:bookmarkEnd w:id="987"/>
    <w:bookmarkStart w:id="98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88">
        <w:r>
          <w:rPr>
            <w:rStyle w:val="Hyperlink"/>
          </w:rPr>
          <w:t xml:space="preserve">https://doi.org/10.1038/d41586-019-01431-z</w:t>
        </w:r>
      </w:hyperlink>
      <w:r>
        <w:t xml:space="preserve">.</w:t>
      </w:r>
    </w:p>
    <w:bookmarkEnd w:id="989"/>
    <w:bookmarkStart w:id="99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13">
        <w:r>
          <w:rPr>
            <w:rStyle w:val="Hyperlink"/>
          </w:rPr>
          <w:t xml:space="preserve">https://jadebc.github.io/lab-manual/</w:t>
        </w:r>
      </w:hyperlink>
      <w:r>
        <w:t xml:space="preserve">.</w:t>
      </w:r>
    </w:p>
    <w:bookmarkEnd w:id="990"/>
    <w:bookmarkStart w:id="99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91">
        <w:r>
          <w:rPr>
            <w:rStyle w:val="Hyperlink"/>
          </w:rPr>
          <w:t xml:space="preserve">https://happygitwithr.com/</w:t>
        </w:r>
      </w:hyperlink>
      <w:r>
        <w:t xml:space="preserve">.</w:t>
      </w:r>
    </w:p>
    <w:bookmarkEnd w:id="992"/>
    <w:bookmarkStart w:id="99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93">
        <w:r>
          <w:rPr>
            <w:rStyle w:val="Hyperlink"/>
          </w:rPr>
          <w:t xml:space="preserve">https://doi.org/10.1038/s41467-020-19160-7</w:t>
        </w:r>
      </w:hyperlink>
      <w:r>
        <w:t xml:space="preserve">.</w:t>
      </w:r>
    </w:p>
    <w:bookmarkEnd w:id="994"/>
    <w:bookmarkStart w:id="99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95">
        <w:r>
          <w:rPr>
            <w:rStyle w:val="Hyperlink"/>
          </w:rPr>
          <w:t xml:space="preserve">http://creativecommons.org/licenses/by-nc/4.0/</w:t>
        </w:r>
      </w:hyperlink>
      <w:r>
        <w:t xml:space="preserve">.</w:t>
      </w:r>
    </w:p>
    <w:bookmarkEnd w:id="996"/>
    <w:bookmarkStart w:id="998" w:name="ref-credit"/>
    <w:p>
      <w:pPr>
        <w:pStyle w:val="Bibliography"/>
      </w:pPr>
      <w:r>
        <w:t xml:space="preserve">“CRediT: Contributor Roles Taxonomy.”</w:t>
      </w:r>
      <w:r>
        <w:t xml:space="preserve"> </w:t>
      </w:r>
      <w:r>
        <w:t xml:space="preserve">n.d. PLOS ONE.</w:t>
      </w:r>
      <w:r>
        <w:t xml:space="preserve"> </w:t>
      </w:r>
      <w:hyperlink r:id="rId997">
        <w:r>
          <w:rPr>
            <w:rStyle w:val="Hyperlink"/>
          </w:rPr>
          <w:t xml:space="preserve">https://journals.plos.org/plosone/s/authorship</w:t>
        </w:r>
      </w:hyperlink>
      <w:r>
        <w:t xml:space="preserve">.</w:t>
      </w:r>
    </w:p>
    <w:bookmarkEnd w:id="998"/>
    <w:bookmarkStart w:id="1000" w:name="ref-dryad"/>
    <w:p>
      <w:pPr>
        <w:pStyle w:val="Bibliography"/>
      </w:pPr>
      <w:r>
        <w:t xml:space="preserve">“Dryad Digital Repository.”</w:t>
      </w:r>
      <w:r>
        <w:t xml:space="preserve"> </w:t>
      </w:r>
      <w:r>
        <w:t xml:space="preserve">n.d. Dryad.</w:t>
      </w:r>
      <w:r>
        <w:t xml:space="preserve"> </w:t>
      </w:r>
      <w:hyperlink r:id="rId999">
        <w:r>
          <w:rPr>
            <w:rStyle w:val="Hyperlink"/>
          </w:rPr>
          <w:t xml:space="preserve">https://datadryad.org/</w:t>
        </w:r>
      </w:hyperlink>
      <w:r>
        <w:t xml:space="preserve">.</w:t>
      </w:r>
    </w:p>
    <w:bookmarkEnd w:id="1000"/>
    <w:bookmarkStart w:id="100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
        <w:r>
          <w:rPr>
            <w:rStyle w:val="Hyperlink"/>
          </w:rPr>
          <w:t xml:space="preserve">https://www.equator-network.org/</w:t>
        </w:r>
      </w:hyperlink>
      <w:r>
        <w:t xml:space="preserve">.</w:t>
      </w:r>
    </w:p>
    <w:bookmarkEnd w:id="1001"/>
    <w:bookmarkStart w:id="100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02">
        <w:r>
          <w:rPr>
            <w:rStyle w:val="Hyperlink"/>
          </w:rPr>
          <w:t xml:space="preserve">https://doi.org/10.1201/9781003029878</w:t>
        </w:r>
      </w:hyperlink>
      <w:r>
        <w:t xml:space="preserve">.</w:t>
      </w:r>
    </w:p>
    <w:bookmarkEnd w:id="1003"/>
    <w:bookmarkStart w:id="1005" w:name="ref-plos_data"/>
    <w:p>
      <w:pPr>
        <w:pStyle w:val="Bibliography"/>
      </w:pPr>
      <w:r>
        <w:t xml:space="preserve">“How to Store and Manage Your Data.”</w:t>
      </w:r>
      <w:r>
        <w:t xml:space="preserve"> </w:t>
      </w:r>
      <w:r>
        <w:t xml:space="preserve">n.d. PLOS.</w:t>
      </w:r>
      <w:r>
        <w:t xml:space="preserve"> </w:t>
      </w:r>
      <w:hyperlink r:id="rId1004">
        <w:r>
          <w:rPr>
            <w:rStyle w:val="Hyperlink"/>
          </w:rPr>
          <w:t xml:space="preserve">https://plos.org/resource/how-to-store-and-manage-your-data/</w:t>
        </w:r>
      </w:hyperlink>
      <w:r>
        <w:t xml:space="preserve">.</w:t>
      </w:r>
    </w:p>
    <w:bookmarkEnd w:id="1005"/>
    <w:bookmarkStart w:id="100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06"/>
    <w:bookmarkStart w:id="100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07">
        <w:r>
          <w:rPr>
            <w:rStyle w:val="Hyperlink"/>
          </w:rPr>
          <w:t xml:space="preserve">https://mentors.fm/2019/08/13/think-and-write-with-leslie-lamport/</w:t>
        </w:r>
      </w:hyperlink>
      <w:r>
        <w:t xml:space="preserve">.</w:t>
      </w:r>
    </w:p>
    <w:bookmarkEnd w:id="1008"/>
    <w:bookmarkStart w:id="1009" w:name="ref-medRxiv"/>
    <w:p>
      <w:pPr>
        <w:pStyle w:val="Bibliography"/>
      </w:pPr>
      <w:r>
        <w:t xml:space="preserve">“medRxiv: The Preprint Server for Health Sciences.”</w:t>
      </w:r>
      <w:r>
        <w:t xml:space="preserve"> </w:t>
      </w:r>
      <w:r>
        <w:t xml:space="preserve">n.d. Cold Spring Harbor Laboratory.</w:t>
      </w:r>
      <w:r>
        <w:t xml:space="preserve"> </w:t>
      </w:r>
      <w:hyperlink r:id="rId974">
        <w:r>
          <w:rPr>
            <w:rStyle w:val="Hyperlink"/>
          </w:rPr>
          <w:t xml:space="preserve">https://www.medrxiv.org/</w:t>
        </w:r>
      </w:hyperlink>
      <w:r>
        <w:t xml:space="preserve">.</w:t>
      </w:r>
    </w:p>
    <w:bookmarkEnd w:id="1009"/>
    <w:bookmarkStart w:id="101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10">
        <w:r>
          <w:rPr>
            <w:rStyle w:val="Hyperlink"/>
          </w:rPr>
          <w:t xml:space="preserve">https://doi.org/10.1038/467775a</w:t>
        </w:r>
      </w:hyperlink>
      <w:r>
        <w:t xml:space="preserve">.</w:t>
      </w:r>
    </w:p>
    <w:bookmarkEnd w:id="1011"/>
    <w:bookmarkStart w:id="1013"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12">
        <w:r>
          <w:rPr>
            <w:rStyle w:val="Hyperlink"/>
          </w:rPr>
          <w:t xml:space="preserve">https://doi.org/10.1038/s41562-016-0021</w:t>
        </w:r>
      </w:hyperlink>
      <w:r>
        <w:t xml:space="preserve">.</w:t>
      </w:r>
    </w:p>
    <w:bookmarkEnd w:id="1013"/>
    <w:bookmarkStart w:id="101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14">
        <w:r>
          <w:rPr>
            <w:rStyle w:val="Hyperlink"/>
          </w:rPr>
          <w:t xml:space="preserve">https://doi.org/10.1038/526182a</w:t>
        </w:r>
      </w:hyperlink>
      <w:r>
        <w:t xml:space="preserve">.</w:t>
      </w:r>
    </w:p>
    <w:bookmarkEnd w:id="1015"/>
    <w:bookmarkStart w:id="1017" w:name="ref-osf"/>
    <w:p>
      <w:pPr>
        <w:pStyle w:val="Bibliography"/>
      </w:pPr>
      <w:r>
        <w:t xml:space="preserve">“Open Science Framework.”</w:t>
      </w:r>
      <w:r>
        <w:t xml:space="preserve"> </w:t>
      </w:r>
      <w:r>
        <w:t xml:space="preserve">n.d. Center for Open Science.</w:t>
      </w:r>
      <w:r>
        <w:t xml:space="preserve"> </w:t>
      </w:r>
      <w:hyperlink r:id="rId1016">
        <w:r>
          <w:rPr>
            <w:rStyle w:val="Hyperlink"/>
          </w:rPr>
          <w:t xml:space="preserve">https://osf.io/</w:t>
        </w:r>
      </w:hyperlink>
      <w:r>
        <w:t xml:space="preserve">.</w:t>
      </w:r>
    </w:p>
    <w:bookmarkEnd w:id="1017"/>
    <w:bookmarkStart w:id="101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18">
        <w:r>
          <w:rPr>
            <w:rStyle w:val="Hyperlink"/>
          </w:rPr>
          <w:t xml:space="preserve">https://doi.org/10.1371/journal.pcbi.1003833</w:t>
        </w:r>
      </w:hyperlink>
      <w:r>
        <w:t xml:space="preserve">.</w:t>
      </w:r>
    </w:p>
    <w:bookmarkEnd w:id="1019"/>
    <w:bookmarkStart w:id="102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20">
        <w:r>
          <w:rPr>
            <w:rStyle w:val="Hyperlink"/>
          </w:rPr>
          <w:t xml:space="preserve">https://doi.org/10.1038/d41586-019-02918-5</w:t>
        </w:r>
      </w:hyperlink>
      <w:r>
        <w:t xml:space="preserve">.</w:t>
      </w:r>
    </w:p>
    <w:bookmarkEnd w:id="1021"/>
    <w:bookmarkStart w:id="1023" w:name="ref-slurm-salloc"/>
    <w:p>
      <w:pPr>
        <w:pStyle w:val="Bibliography"/>
      </w:pPr>
      <w:r>
        <w:t xml:space="preserve">“Slurm Workload Manager: Salloc Documentation.”</w:t>
      </w:r>
      <w:r>
        <w:t xml:space="preserve"> </w:t>
      </w:r>
      <w:r>
        <w:t xml:space="preserve">n.d.-a. SchedMD.</w:t>
      </w:r>
      <w:r>
        <w:t xml:space="preserve"> </w:t>
      </w:r>
      <w:hyperlink r:id="rId1022">
        <w:r>
          <w:rPr>
            <w:rStyle w:val="Hyperlink"/>
          </w:rPr>
          <w:t xml:space="preserve">https://slurm.schedmd.com/salloc.html</w:t>
        </w:r>
      </w:hyperlink>
      <w:r>
        <w:t xml:space="preserve">.</w:t>
      </w:r>
    </w:p>
    <w:bookmarkEnd w:id="1023"/>
    <w:bookmarkStart w:id="1025" w:name="ref-slurm-sattach"/>
    <w:p>
      <w:pPr>
        <w:pStyle w:val="Bibliography"/>
      </w:pPr>
      <w:r>
        <w:t xml:space="preserve">“Slurm Workload Manager: Sattach Documentation.”</w:t>
      </w:r>
      <w:r>
        <w:t xml:space="preserve"> </w:t>
      </w:r>
      <w:r>
        <w:t xml:space="preserve">n.d.-b. SchedMD.</w:t>
      </w:r>
      <w:r>
        <w:t xml:space="preserve"> </w:t>
      </w:r>
      <w:hyperlink r:id="rId1024">
        <w:r>
          <w:rPr>
            <w:rStyle w:val="Hyperlink"/>
          </w:rPr>
          <w:t xml:space="preserve">https://slurm.schedmd.com/sattach.html</w:t>
        </w:r>
      </w:hyperlink>
      <w:r>
        <w:t xml:space="preserve">.</w:t>
      </w:r>
    </w:p>
    <w:bookmarkEnd w:id="1025"/>
    <w:bookmarkStart w:id="1027" w:name="ref-slurm"/>
    <w:p>
      <w:pPr>
        <w:pStyle w:val="Bibliography"/>
      </w:pPr>
      <w:r>
        <w:t xml:space="preserve">“Slurm Workload Manager: Sbatch Documentation.”</w:t>
      </w:r>
      <w:r>
        <w:t xml:space="preserve"> </w:t>
      </w:r>
      <w:r>
        <w:t xml:space="preserve">n.d.-c. SchedMD.</w:t>
      </w:r>
      <w:r>
        <w:t xml:space="preserve"> </w:t>
      </w:r>
      <w:hyperlink r:id="rId1026">
        <w:r>
          <w:rPr>
            <w:rStyle w:val="Hyperlink"/>
          </w:rPr>
          <w:t xml:space="preserve">https://slurm.schedmd.com/sbatch.html</w:t>
        </w:r>
      </w:hyperlink>
      <w:r>
        <w:t xml:space="preserve">.</w:t>
      </w:r>
    </w:p>
    <w:bookmarkEnd w:id="1027"/>
    <w:bookmarkStart w:id="1029" w:name="ref-slurm-squeue"/>
    <w:p>
      <w:pPr>
        <w:pStyle w:val="Bibliography"/>
      </w:pPr>
      <w:r>
        <w:t xml:space="preserve">“Slurm Workload Manager: Squeue Documentation.”</w:t>
      </w:r>
      <w:r>
        <w:t xml:space="preserve"> </w:t>
      </w:r>
      <w:r>
        <w:t xml:space="preserve">n.d.-d. SchedMD.</w:t>
      </w:r>
      <w:r>
        <w:t xml:space="preserve"> </w:t>
      </w:r>
      <w:hyperlink r:id="rId1028">
        <w:r>
          <w:rPr>
            <w:rStyle w:val="Hyperlink"/>
          </w:rPr>
          <w:t xml:space="preserve">https://slurm.schedmd.com/squeue.html</w:t>
        </w:r>
      </w:hyperlink>
      <w:r>
        <w:t xml:space="preserve">.</w:t>
      </w:r>
    </w:p>
    <w:bookmarkEnd w:id="1029"/>
    <w:bookmarkStart w:id="1031" w:name="ref-slurm-srun"/>
    <w:p>
      <w:pPr>
        <w:pStyle w:val="Bibliography"/>
      </w:pPr>
      <w:r>
        <w:t xml:space="preserve">“Slurm Workload Manager: Srun Documentation.”</w:t>
      </w:r>
      <w:r>
        <w:t xml:space="preserve"> </w:t>
      </w:r>
      <w:r>
        <w:t xml:space="preserve">n.d.-e. SchedMD.</w:t>
      </w:r>
      <w:r>
        <w:t xml:space="preserve"> </w:t>
      </w:r>
      <w:hyperlink r:id="rId1030">
        <w:r>
          <w:rPr>
            <w:rStyle w:val="Hyperlink"/>
          </w:rPr>
          <w:t xml:space="preserve">https://slurm.schedmd.com/srun.html</w:t>
        </w:r>
      </w:hyperlink>
      <w:r>
        <w:t xml:space="preserve">.</w:t>
      </w:r>
    </w:p>
    <w:bookmarkEnd w:id="1031"/>
    <w:bookmarkStart w:id="1033" w:name="ref-openssh-ssh-config"/>
    <w:p>
      <w:pPr>
        <w:pStyle w:val="Bibliography"/>
      </w:pPr>
      <w:r>
        <w:t xml:space="preserve">“Ssh_config(5) Manual Page.”</w:t>
      </w:r>
      <w:r>
        <w:t xml:space="preserve"> </w:t>
      </w:r>
      <w:r>
        <w:t xml:space="preserve">n.d. OpenBSD.</w:t>
      </w:r>
      <w:r>
        <w:t xml:space="preserve"> </w:t>
      </w:r>
      <w:hyperlink r:id="rId1032">
        <w:r>
          <w:rPr>
            <w:rStyle w:val="Hyperlink"/>
          </w:rPr>
          <w:t xml:space="preserve">https://man.openbsd.org/ssh_config</w:t>
        </w:r>
      </w:hyperlink>
      <w:r>
        <w:t xml:space="preserve">.</w:t>
      </w:r>
    </w:p>
    <w:bookmarkEnd w:id="1033"/>
    <w:bookmarkStart w:id="1035" w:name="ref-openssh-ssh-config-debian"/>
    <w:p>
      <w:pPr>
        <w:pStyle w:val="Bibliography"/>
      </w:pPr>
      <w:r>
        <w:t xml:space="preserve">“Ssh_config(5) Manual Page, Debian Edition.”</w:t>
      </w:r>
      <w:r>
        <w:t xml:space="preserve"> </w:t>
      </w:r>
      <w:r>
        <w:t xml:space="preserve">n.d. Debian Project.</w:t>
      </w:r>
      <w:r>
        <w:t xml:space="preserve"> </w:t>
      </w:r>
      <w:hyperlink r:id="rId1034">
        <w:r>
          <w:rPr>
            <w:rStyle w:val="Hyperlink"/>
          </w:rPr>
          <w:t xml:space="preserve">https://manpages.debian.org/stable/openssh-client/ssh_config.5.en.html</w:t>
        </w:r>
      </w:hyperlink>
      <w:r>
        <w:t xml:space="preserve">.</w:t>
      </w:r>
    </w:p>
    <w:bookmarkEnd w:id="1035"/>
    <w:bookmarkStart w:id="103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36">
        <w:r>
          <w:rPr>
            <w:rStyle w:val="Hyperlink"/>
          </w:rPr>
          <w:t xml:space="preserve">https://doi.org/10.1038/d41586-019-00067-3</w:t>
        </w:r>
      </w:hyperlink>
      <w:r>
        <w:t xml:space="preserve">.</w:t>
      </w:r>
    </w:p>
    <w:bookmarkEnd w:id="1037"/>
    <w:bookmarkStart w:id="103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38">
        <w:r>
          <w:rPr>
            <w:rStyle w:val="Hyperlink"/>
          </w:rPr>
          <w:t xml:space="preserve">https://doi.org/10.1038/d41586-021-03603-2</w:t>
        </w:r>
      </w:hyperlink>
      <w:r>
        <w:t xml:space="preserve">.</w:t>
      </w:r>
    </w:p>
    <w:bookmarkEnd w:id="1039"/>
    <w:bookmarkStart w:id="104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40">
        <w:r>
          <w:rPr>
            <w:rStyle w:val="Hyperlink"/>
          </w:rPr>
          <w:t xml:space="preserve">https://doi.org/10.1201/9781351201315</w:t>
        </w:r>
      </w:hyperlink>
      <w:r>
        <w:t xml:space="preserve">.</w:t>
      </w:r>
    </w:p>
    <w:bookmarkEnd w:id="1041"/>
    <w:bookmarkStart w:id="104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42">
        <w:r>
          <w:rPr>
            <w:rStyle w:val="Hyperlink"/>
          </w:rPr>
          <w:t xml:space="preserve">https://mastering-shiny.org/</w:t>
        </w:r>
      </w:hyperlink>
      <w:r>
        <w:t xml:space="preserve">.</w:t>
      </w:r>
    </w:p>
    <w:bookmarkEnd w:id="1043"/>
    <w:bookmarkStart w:id="104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44">
        <w:r>
          <w:rPr>
            <w:rStyle w:val="Hyperlink"/>
          </w:rPr>
          <w:t xml:space="preserve">https://r-pkgs.org/</w:t>
        </w:r>
      </w:hyperlink>
      <w:r>
        <w:t xml:space="preserve">.</w:t>
      </w:r>
    </w:p>
    <w:bookmarkEnd w:id="1045"/>
    <w:bookmarkStart w:id="104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46">
        <w:r>
          <w:rPr>
            <w:rStyle w:val="Hyperlink"/>
          </w:rPr>
          <w:t xml:space="preserve">https://r4ds.hadley.nz/</w:t>
        </w:r>
      </w:hyperlink>
      <w:r>
        <w:t xml:space="preserve">.</w:t>
      </w:r>
    </w:p>
    <w:bookmarkEnd w:id="1047"/>
    <w:bookmarkEnd w:id="1048"/>
    <w:p>
      <w:r>
        <w:br w:type="page"/>
      </w:r>
    </w:p>
    <w:bookmarkEnd w:id="1049"/>
    <w:bookmarkStart w:id="105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50">
        <w:r>
          <w:rPr>
            <w:rStyle w:val="Hyperlink"/>
          </w:rPr>
          <w:t xml:space="preserve">https://ucd-serg.github.io/lab-manual/appendix-copilot-instructions.html</w:t>
        </w:r>
      </w:hyperlink>
    </w:p>
    <w:p>
      <w:r>
        <w:br w:type="page"/>
      </w:r>
    </w:p>
    <w:bookmarkEnd w:id="1051"/>
    <w:bookmarkStart w:id="105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52">
        <w:r>
          <w:rPr>
            <w:rStyle w:val="Hyperlink"/>
          </w:rPr>
          <w:t xml:space="preserve">https://ucd-serg.github.io/lab-manual/appendix-copilot-setup-steps.html</w:t>
        </w:r>
      </w:hyperlink>
    </w:p>
    <w:p>
      <w:r>
        <w:br w:type="page"/>
      </w:r>
    </w:p>
    <w:bookmarkEnd w:id="1053"/>
    <w:bookmarkStart w:id="105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184"/>
        </w:numPr>
      </w:pPr>
      <w:ins w:id="1087" w:author="PR Preview" w:date="2024-01-01T00:00:00Z">
        <w:r>
          <w:rPr>
            <w:b/>
            <w:bCs/>
          </w:rPr>
          <w:t xml:space="preserve">Branch:</w:t>
        </w:r>
      </w:ins>
      <w:ins w:id="1087" w:author="PR Preview" w:date="2024-01-01T00:00:00Z">
        <w:r>
          <w:t xml:space="preserve"> </w:t>
        </w:r>
      </w:ins>
      <w:ins w:id="1087" w:author="PR Preview" w:date="2024-01-01T00:00:00Z">
        <w:r>
          <w:t xml:space="preserve">HEAD</w:t>
        </w:r>
      </w:ins>
    </w:p>
    <w:p>
      <w:pPr>
        <w:pStyle w:val="Compact"/>
        <w:numPr>
          <w:ilvl w:val="0"/>
          <w:numId w:val="1184"/>
        </w:numPr>
      </w:pPr>
      <w:ins w:id="1088" w:author="PR Preview" w:date="2024-01-01T00:00:00Z">
        <w:r>
          <w:rPr>
            <w:b/>
            <w:bCs/>
          </w:rPr>
          <w:t xml:space="preserve">Commit:</w:t>
        </w:r>
      </w:ins>
      <w:ins w:id="1088" w:author="PR Preview" w:date="2024-01-01T00:00:00Z">
        <w:r>
          <w:t xml:space="preserve"> </w:t>
        </w:r>
      </w:ins>
      <w:ins w:id="1088" w:author="PR Preview" w:date="2024-01-01T00:00:00Z">
        <w:r>
          <w:t xml:space="preserve">eed3f0d</w:t>
        </w:r>
      </w:ins>
    </w:p>
    <w:p>
      <w:pPr>
        <w:pStyle w:val="Compact"/>
        <w:numPr>
          <w:ilvl w:val="0"/>
          <w:numId w:val="1184"/>
        </w:numPr>
      </w:pPr>
      <w:ins w:id="1089" w:author="PR Preview" w:date="2024-01-01T00:00:00Z">
        <w:r>
          <w:rPr>
            <w:b/>
            <w:bCs/>
          </w:rPr>
          <w:t xml:space="preserve">Full commit hash:</w:t>
        </w:r>
      </w:ins>
      <w:ins w:id="1089" w:author="PR Preview" w:date="2024-01-01T00:00:00Z">
        <w:r>
          <w:t xml:space="preserve"> </w:t>
        </w:r>
      </w:ins>
      <w:ins w:id="1089" w:author="PR Preview" w:date="2024-01-01T00:00:00Z">
        <w:r>
          <w:t xml:space="preserve">eed3f0dcd22587724462b1cb9f9c75c328e5e7d1</w:t>
        </w:r>
      </w:ins>
    </w:p>
    <w:p>
      <w:pPr>
        <w:pStyle w:val="Compact"/>
        <w:numPr>
          <w:ilvl w:val="0"/>
          <w:numId w:val="1184"/>
        </w:numPr>
      </w:pPr>
      <w:ins w:id="1090" w:author="PR Preview" w:date="2024-01-01T00:00:00Z">
        <w:r>
          <w:rPr>
            <w:b/>
            <w:bCs/>
          </w:rPr>
          <w:t xml:space="preserve">Commit date:</w:t>
        </w:r>
      </w:ins>
      <w:ins w:id="1090" w:author="PR Preview" w:date="2024-01-01T00:00:00Z">
        <w:r>
          <w:t xml:space="preserve"> </w:t>
        </w:r>
      </w:ins>
      <w:ins w:id="1090" w:author="PR Preview" w:date="2024-01-01T00:00:00Z">
        <w:r>
          <w:t xml:space="preserve">2026-10-10 08:50:44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1"/>
  </w:num>
  <w:num w:numId="1181">
    <w:abstractNumId w:val="991"/>
  </w:num>
  <w:num w:numId="1182">
    <w:abstractNumId w:val="991"/>
  </w:num>
  <w:num w:numId="1183">
    <w:abstractNumId w:val="991"/>
  </w:num>
  <w:num w:numId="11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79" Type="http://schemas.openxmlformats.org/officeDocument/2006/relationships/image" Target="media/rId779.png"/><Relationship Id="rId91" Type="http://schemas.openxmlformats.org/officeDocument/2006/relationships/image" Target="media/rId91.png"/><Relationship Id="rId530" Type="http://schemas.openxmlformats.org/officeDocument/2006/relationships/image" Target="media/rId530.png"/><Relationship Id="rId535" Type="http://schemas.openxmlformats.org/officeDocument/2006/relationships/image" Target="media/rId535.png"/><Relationship Id="rId23" Type="http://schemas.openxmlformats.org/officeDocument/2006/relationships/hyperlink" Target="@sec-direct-hyperlinks" TargetMode="External"/><Relationship Id="rId936" Type="http://schemas.openxmlformats.org/officeDocument/2006/relationships/hyperlink" Target="@sec-show-dont-tell" TargetMode="External"/><Relationship Id="rId746" Type="http://schemas.openxmlformats.org/officeDocument/2006/relationships/hyperlink" Target="assets/files/PHS_Shared_Compute_Environments.pdf" TargetMode="External"/><Relationship Id="rId44" Type="http://schemas.openxmlformats.org/officeDocument/2006/relationships/hyperlink" Target="clinicaltrials.gov" TargetMode="External"/><Relationship Id="rId58" Type="http://schemas.openxmlformats.org/officeDocument/2006/relationships/hyperlink" Target="github.com" TargetMode="External"/><Relationship Id="rId851" Type="http://schemas.openxmlformats.org/officeDocument/2006/relationships/hyperlink" Target="http://adv-r.had.co.nz/Style.html" TargetMode="External"/><Relationship Id="rId942" Type="http://schemas.openxmlformats.org/officeDocument/2006/relationships/hyperlink" Target="http://colorbrewer2.org/" TargetMode="External"/><Relationship Id="rId995" Type="http://schemas.openxmlformats.org/officeDocument/2006/relationships/hyperlink" Target="http://creativecommons.org/licenses/by-nc/4.0/" TargetMode="External"/><Relationship Id="rId830"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909" Type="http://schemas.openxmlformats.org/officeDocument/2006/relationships/hyperlink" Target="https://arca-dpss.github.io/manual-open-science/" TargetMode="External"/><Relationship Id="rId875" Type="http://schemas.openxmlformats.org/officeDocument/2006/relationships/hyperlink" Target="https://code-review.tidyverse.org/" TargetMode="External"/><Relationship Id="rId876" Type="http://schemas.openxmlformats.org/officeDocument/2006/relationships/hyperlink" Target="https://code-review.tidyverse.org/#acknowledgements" TargetMode="External"/><Relationship Id="rId872" Type="http://schemas.openxmlformats.org/officeDocument/2006/relationships/hyperlink" Target="https://code.claude.com/docs/en/claude-code-on-the-web#auto-fix-pull-requests" TargetMode="External"/><Relationship Id="rId873" Type="http://schemas.openxmlformats.org/officeDocument/2006/relationships/hyperlink" Target="https://code.claude.com/docs/en/workflows" TargetMode="External"/><Relationship Id="rId860" Type="http://schemas.openxmlformats.org/officeDocument/2006/relationships/hyperlink" Target="https://codeberg.org/r-codeberg" TargetMode="External"/><Relationship Id="rId861" Type="http://schemas.openxmlformats.org/officeDocument/2006/relationships/hyperlink" Target="https://codeberg.org/r-codeberg/migration-guide" TargetMode="External"/><Relationship Id="rId767" Type="http://schemas.openxmlformats.org/officeDocument/2006/relationships/hyperlink" Target="https://conda-forge.org/" TargetMode="External"/><Relationship Id="rId917" Type="http://schemas.openxmlformats.org/officeDocument/2006/relationships/hyperlink" Target="https://contextlab.github.io/lab-manual/" TargetMode="External"/><Relationship Id="rId981" Type="http://schemas.openxmlformats.org/officeDocument/2006/relationships/hyperlink" Target="https://cran.r-project.org/package=flexlsx" TargetMode="External"/><Relationship Id="rId771" Type="http://schemas.openxmlformats.org/officeDocument/2006/relationships/hyperlink" Target="https://cran.r-project.org/package=httpgd" TargetMode="External"/><Relationship Id="rId20" Type="http://schemas.openxmlformats.org/officeDocument/2006/relationships/hyperlink" Target="https://credit.niso.org/" TargetMode="External"/><Relationship Id="rId736" Type="http://schemas.openxmlformats.org/officeDocument/2006/relationships/hyperlink" Target="https://data-dict.tidyverse.org/" TargetMode="External"/><Relationship Id="rId999" Type="http://schemas.openxmlformats.org/officeDocument/2006/relationships/hyperlink" Target="https://datadryad.org/" TargetMode="External"/><Relationship Id="rId980" Type="http://schemas.openxmlformats.org/officeDocument/2006/relationships/hyperlink" Target="https://davidgohel.github.io/flextable/" TargetMode="External"/><Relationship Id="rId871" Type="http://schemas.openxmlformats.org/officeDocument/2006/relationships/hyperlink" Target="https://docs.github.com/en/pull-requests/get-started/about-stacked-prs" TargetMode="External"/><Relationship Id="rId900" Type="http://schemas.openxmlformats.org/officeDocument/2006/relationships/hyperlink" Target="https://docs.google.com/document/d/1ckgRCcr7FFPyymyMA6Y_-cB_vftOyrrxT28c6gRg0PI/edit" TargetMode="External"/><Relationship Id="rId1010" Type="http://schemas.openxmlformats.org/officeDocument/2006/relationships/hyperlink" Target="https://doi.org/10.1038/467775a" TargetMode="External"/><Relationship Id="rId1014" Type="http://schemas.openxmlformats.org/officeDocument/2006/relationships/hyperlink" Target="https://doi.org/10.1038/526182a" TargetMode="External"/><Relationship Id="rId1036" Type="http://schemas.openxmlformats.org/officeDocument/2006/relationships/hyperlink" Target="https://doi.org/10.1038/d41586-019-00067-3" TargetMode="External"/><Relationship Id="rId988" Type="http://schemas.openxmlformats.org/officeDocument/2006/relationships/hyperlink" Target="https://doi.org/10.1038/d41586-019-01431-z" TargetMode="External"/><Relationship Id="rId1020" Type="http://schemas.openxmlformats.org/officeDocument/2006/relationships/hyperlink" Target="https://doi.org/10.1038/d41586-019-02918-5" TargetMode="External"/><Relationship Id="rId1038" Type="http://schemas.openxmlformats.org/officeDocument/2006/relationships/hyperlink" Target="https://doi.org/10.1038/d41586-021-03603-2" TargetMode="External"/><Relationship Id="rId993" Type="http://schemas.openxmlformats.org/officeDocument/2006/relationships/hyperlink" Target="https://doi.org/10.1038/s41467-020-19160-7" TargetMode="External"/><Relationship Id="rId1012" Type="http://schemas.openxmlformats.org/officeDocument/2006/relationships/hyperlink" Target="https://doi.org/10.1038/s41562-016-0021" TargetMode="External"/><Relationship Id="rId1002" Type="http://schemas.openxmlformats.org/officeDocument/2006/relationships/hyperlink" Target="https://doi.org/10.1201/9781003029878" TargetMode="External"/><Relationship Id="rId1040" Type="http://schemas.openxmlformats.org/officeDocument/2006/relationships/hyperlink" Target="https://doi.org/10.1201/9781351201315" TargetMode="External"/><Relationship Id="rId1018" Type="http://schemas.openxmlformats.org/officeDocument/2006/relationships/hyperlink" Target="https://doi.org/10.1371/journal.pcbi.1003833" TargetMode="External"/><Relationship Id="rId986" Type="http://schemas.openxmlformats.org/officeDocument/2006/relationships/hyperlink" Target="https://doi.org/10.1371/journal.pgph.0002269" TargetMode="External"/><Relationship Id="rId855" Type="http://schemas.openxmlformats.org/officeDocument/2006/relationships/hyperlink" Target="https://dplyr.tidyverse.org/articles/programming.html" TargetMode="External"/><Relationship Id="rId859" Type="http://schemas.openxmlformats.org/officeDocument/2006/relationships/hyperlink" Target="https://eddelbuettel.github.io/r-ci/" TargetMode="External"/><Relationship Id="rId525" Type="http://schemas.openxmlformats.org/officeDocument/2006/relationships/hyperlink" Target="https://education.github.com/" TargetMode="External"/><Relationship Id="rId526" Type="http://schemas.openxmlformats.org/officeDocument/2006/relationships/hyperlink" Target="https://education.github.com/pack" TargetMode="External"/><Relationship Id="rId527" Type="http://schemas.openxmlformats.org/officeDocument/2006/relationships/hyperlink" Target="https://education.github.com/teachers" TargetMode="External"/><Relationship Id="rId890" Type="http://schemas.openxmlformats.org/officeDocument/2006/relationships/hyperlink" Target="https://edwardtufte.github.io/tufte-css/" TargetMode="External"/><Relationship Id="rId952" Type="http://schemas.openxmlformats.org/officeDocument/2006/relationships/hyperlink" Target="https://en.wikipedia.org/wiki/Doctor_of_Philosophy#History" TargetMode="External"/><Relationship Id="rId924" Type="http://schemas.openxmlformats.org/officeDocument/2006/relationships/hyperlink" Target="https://en.wikipedia.org/wiki/Good_Luck,_Have_Fun,_Don%27t_Die" TargetMode="External"/><Relationship Id="rId972" Type="http://schemas.openxmlformats.org/officeDocument/2006/relationships/hyperlink" Target="https://en.wikipedia.org/wiki/Implicature" TargetMode="External"/><Relationship Id="rId953" Type="http://schemas.openxmlformats.org/officeDocument/2006/relationships/hyperlink" Target="https://en.wikipedia.org/wiki/Masterpiece#History" TargetMode="External"/><Relationship Id="rId951" Type="http://schemas.openxmlformats.org/officeDocument/2006/relationships/hyperlink" Target="https://en.wikipedia.org/wiki/Thesis" TargetMode="External"/><Relationship Id="rId971" Type="http://schemas.openxmlformats.org/officeDocument/2006/relationships/hyperlink" Target="https://en.wikipedia.org/wiki/Yes,_and_..." TargetMode="External"/><Relationship Id="rId918" Type="http://schemas.openxmlformats.org/officeDocument/2006/relationships/hyperlink" Target="https://github.com/ContextLab/lab-manual" TargetMode="External"/><Relationship Id="rId835" Type="http://schemas.openxmlformats.org/officeDocument/2006/relationships/hyperlink" Target="https://github.com/IndrajeetPatil/awesome-r-pkgtools" TargetMode="External"/><Relationship Id="rId64" Type="http://schemas.openxmlformats.org/officeDocument/2006/relationships/hyperlink" Target="https://github.com/Morrison-Lab/psc" TargetMode="External"/><Relationship Id="rId794" Type="http://schemas.openxmlformats.org/officeDocument/2006/relationships/hyperlink" Target="https://github.com/Morrison-Lab/wai" TargetMode="External"/><Relationship Id="rId772" Type="http://schemas.openxmlformats.org/officeDocument/2006/relationships/hyperlink" Target="https://github.com/Xpra-org/xpra" TargetMode="External"/><Relationship Id="rId910" Type="http://schemas.openxmlformats.org/officeDocument/2006/relationships/hyperlink" Target="https://github.com/arca-dpss" TargetMode="External"/><Relationship Id="rId768" Type="http://schemas.openxmlformats.org/officeDocument/2006/relationships/hyperlink" Target="https://github.com/conda-forge/miniforge" TargetMode="External"/><Relationship Id="rId893" Type="http://schemas.openxmlformats.org/officeDocument/2006/relationships/hyperlink" Target="https://github.com/d-morrison/psw" TargetMode="External"/><Relationship Id="rId888" Type="http://schemas.openxmlformats.org/officeDocument/2006/relationships/hyperlink" Target="https://github.com/earendil-works/pi" TargetMode="External"/><Relationship Id="rId914" Type="http://schemas.openxmlformats.org/officeDocument/2006/relationships/hyperlink" Target="https://github.com/jadebc/lab-manual" TargetMode="External"/><Relationship Id="rId956" Type="http://schemas.openxmlformats.org/officeDocument/2006/relationships/hyperlink" Target="https://github.com/nmfs-opensci/quarto-thesis" TargetMode="External"/><Relationship Id="rId920" Type="http://schemas.openxmlformats.org/officeDocument/2006/relationships/hyperlink" Target="https://github.com/proctor-ucsf/dcc-handbook" TargetMode="External"/><Relationship Id="rId922" Type="http://schemas.openxmlformats.org/officeDocument/2006/relationships/hyperlink" Target="https://github.com/quantmarineecolab/lab-manual" TargetMode="External"/><Relationship Id="rId534" Type="http://schemas.openxmlformats.org/officeDocument/2006/relationships/hyperlink" Target="https://github.com/settings/copilot/features" TargetMode="External"/><Relationship Id="rId867" Type="http://schemas.openxmlformats.org/officeDocument/2006/relationships/hyperlink" Target="https://github.com/skills/introduction-to-github" TargetMode="External"/><Relationship Id="rId916" Type="http://schemas.openxmlformats.org/officeDocument/2006/relationships/hyperlink" Target="https://github.com/thefaylab/lab-manual" TargetMode="External"/><Relationship Id="rId776" Type="http://schemas.openxmlformats.org/officeDocument/2006/relationships/hyperlink" Target="https://github.com/tmux/tmux/wiki" TargetMode="External"/><Relationship Id="rId728" Type="http://schemas.openxmlformats.org/officeDocument/2006/relationships/hyperlink" Target="https://github.com/ucdavisdatalab" TargetMode="External"/><Relationship Id="rId842" Type="http://schemas.openxmlformats.org/officeDocument/2006/relationships/hyperlink" Target="https://github.com/ucdavisdatalab/research-toolkits" TargetMode="External"/><Relationship Id="rId868" Type="http://schemas.openxmlformats.org/officeDocument/2006/relationships/hyperlink" Target="https://github.com/ucdavisdatalab/sandbox_git" TargetMode="External"/><Relationship Id="rId737" Type="http://schemas.openxmlformats.org/officeDocument/2006/relationships/hyperlink" Target="https://github.com/ucdavisdatalab/workshop_how-to-data-documentation" TargetMode="External"/><Relationship Id="rId882" Type="http://schemas.openxmlformats.org/officeDocument/2006/relationships/hyperlink" Target="https://github.com/ucdavisdatalab/workshop_nlp_with_python" TargetMode="External"/><Relationship Id="rId881" Type="http://schemas.openxmlformats.org/officeDocument/2006/relationships/hyperlink" Target="https://github.com/ucdavisdatalab/workshop_python_basics" TargetMode="External"/><Relationship Id="rId841" Type="http://schemas.openxmlformats.org/officeDocument/2006/relationships/hyperlink" Target="https://github.com/ucdavisdatalab/workshop_r_basics" TargetMode="External"/><Relationship Id="rId48" Type="http://schemas.openxmlformats.org/officeDocument/2006/relationships/hyperlink" Target="https://github.com/ucdavisdatalab/workshop_reproducible_research" TargetMode="External"/><Relationship Id="rId869" Type="http://schemas.openxmlformats.org/officeDocument/2006/relationships/hyperlink" Target="https://gitkraken.com/" TargetMode="External"/><Relationship Id="rId870" Type="http://schemas.openxmlformats.org/officeDocument/2006/relationships/hyperlink" Target="https://gitkraken.com/kepler" TargetMode="External"/><Relationship Id="rId879" Type="http://schemas.openxmlformats.org/officeDocument/2006/relationships/hyperlink" Target="https://gitlab.com/missing-cs-quarter-ucd/" TargetMode="External"/><Relationship Id="rId874" Type="http://schemas.openxmlformats.org/officeDocument/2006/relationships/hyperlink" Target="https://google.github.io/eng-practices/review/" TargetMode="External"/><Relationship Id="rId946" Type="http://schemas.openxmlformats.org/officeDocument/2006/relationships/hyperlink" Target="https://grants.nih.gov" TargetMode="External"/><Relationship Id="rId903" Type="http://schemas.openxmlformats.org/officeDocument/2006/relationships/hyperlink" Target="https://grantwriting.stanford.edu/resources/funding-train/" TargetMode="External"/><Relationship Id="rId991" Type="http://schemas.openxmlformats.org/officeDocument/2006/relationships/hyperlink" Target="https://happygitwithr.com/" TargetMode="External"/><Relationship Id="rId745" Type="http://schemas.openxmlformats.org/officeDocument/2006/relationships/hyperlink" Target="https://hpc.ucdavis.edu/" TargetMode="External"/><Relationship Id="rId820" Type="http://schemas.openxmlformats.org/officeDocument/2006/relationships/hyperlink" Target="https://iet.ucdavis.edu/aggie-ai/ai-tools/chatgpt-edu" TargetMode="External"/><Relationship Id="rId913"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28" Type="http://schemas.openxmlformats.org/officeDocument/2006/relationships/hyperlink" Target="https://journals.lww.com/epidem/Fulltext/2001/05000/The_Value_of_P.2.aspx" TargetMode="External"/><Relationship Id="rId944" Type="http://schemas.openxmlformats.org/officeDocument/2006/relationships/hyperlink" Target="https://journals.plos.org/ploscompbiol/article?id=10.1371/journal.pcbi.1003833" TargetMode="External"/><Relationship Id="rId997" Type="http://schemas.openxmlformats.org/officeDocument/2006/relationships/hyperlink" Target="https://journals.plos.org/plosone/s/authorship" TargetMode="External"/><Relationship Id="rId866" Type="http://schemas.openxmlformats.org/officeDocument/2006/relationships/hyperlink" Target="https://learn.github.com/" TargetMode="External"/><Relationship Id="rId761" Type="http://schemas.openxmlformats.org/officeDocument/2006/relationships/hyperlink" Target="https://learn.microsoft.com/en-us/windows/wsl/tutorials/gui-apps" TargetMode="External"/><Relationship Id="rId892" Type="http://schemas.openxmlformats.org/officeDocument/2006/relationships/hyperlink" Target="https://link.springer.com/book/10.1007/978-3-030-98175-4" TargetMode="External"/><Relationship Id="rId907" Type="http://schemas.openxmlformats.org/officeDocument/2006/relationships/hyperlink" Target="https://link.springer.com/book/9783031537929" TargetMode="External"/><Relationship Id="rId1032" Type="http://schemas.openxmlformats.org/officeDocument/2006/relationships/hyperlink" Target="https://man.openbsd.org/ssh_config" TargetMode="External"/><Relationship Id="rId1034" Type="http://schemas.openxmlformats.org/officeDocument/2006/relationships/hyperlink" Target="https://manpages.debian.org/stable/openssh-client/ssh_config.5.en.html" TargetMode="External"/><Relationship Id="rId1042" Type="http://schemas.openxmlformats.org/officeDocument/2006/relationships/hyperlink" Target="https://mastering-shiny.org/" TargetMode="External"/><Relationship Id="rId943" Type="http://schemas.openxmlformats.org/officeDocument/2006/relationships/hyperlink" Target="https://medialab.github.io/iwanthue/" TargetMode="External"/><Relationship Id="rId831" Type="http://schemas.openxmlformats.org/officeDocument/2006/relationships/hyperlink" Target="https://medialab.github.io/iwanthue/?utm_source=Nature+Briefing&amp;utm_campaign=2c68711076-briefing-dy-20211006&amp;utm_medium=email&amp;utm_term=0_c9dfd39373-2c68711076-44335685" TargetMode="External"/><Relationship Id="rId1007" Type="http://schemas.openxmlformats.org/officeDocument/2006/relationships/hyperlink" Target="https://mentors.fm/2019/08/13/think-and-write-with-leslie-lamport/" TargetMode="External"/><Relationship Id="rId883" Type="http://schemas.openxmlformats.org/officeDocument/2006/relationships/hyperlink" Target="https://mgeier.github.io/git-jupyter.html" TargetMode="External"/><Relationship Id="rId878" Type="http://schemas.openxmlformats.org/officeDocument/2006/relationships/hyperlink" Target="https://missing.cs.ucdavis.edu/" TargetMode="External"/><Relationship Id="rId898" Type="http://schemas.openxmlformats.org/officeDocument/2006/relationships/hyperlink" Target="https://mitcommlab.mit.edu/be/2023/09/27/toward-an-evenbetterposter-improving-the-betterposter-template/" TargetMode="External"/><Relationship Id="rId760" Type="http://schemas.openxmlformats.org/officeDocument/2006/relationships/hyperlink" Target="https://mobaxterm.mobatek.net/" TargetMode="External"/><Relationship Id="rId62" Type="http://schemas.openxmlformats.org/officeDocument/2006/relationships/hyperlink" Target="https://morrison-lab.github.io/psc/" TargetMode="External"/><Relationship Id="rId386" Type="http://schemas.openxmlformats.org/officeDocument/2006/relationships/hyperlink" Target="https://morrison-lab.github.io/psc/chapters/big-data.html" TargetMode="External"/><Relationship Id="rId392" Type="http://schemas.openxmlformats.org/officeDocument/2006/relationships/hyperlink" Target="https://morrison-lab.github.io/psc/chapters/big-data.html#optimal-rstudio-set-up" TargetMode="External"/><Relationship Id="rId390" Type="http://schemas.openxmlformats.org/officeDocument/2006/relationships/hyperlink" Target="https://morrison-lab.github.io/psc/chapters/big-data.html#the-data.table-package" TargetMode="External"/><Relationship Id="rId391" Type="http://schemas.openxmlformats.org/officeDocument/2006/relationships/hyperlink" Target="https://morrison-lab.github.io/psc/chapters/big-data.html#using-downsampled-data" TargetMode="External"/><Relationship Id="rId697" Type="http://schemas.openxmlformats.org/officeDocument/2006/relationships/hyperlink" Target="https://morrison-lab.github.io/psc/chapters/code-publication.html" TargetMode="External"/><Relationship Id="rId712" Type="http://schemas.openxmlformats.org/officeDocument/2006/relationships/hyperlink" Target="https://morrison-lab.github.io/psc/chapters/code-publication.html#checklist-overview" TargetMode="External"/><Relationship Id="rId714" Type="http://schemas.openxmlformats.org/officeDocument/2006/relationships/hyperlink" Target="https://morrison-lab.github.io/psc/chapters/code-publication.html#clean-up-comments" TargetMode="External"/><Relationship Id="rId719" Type="http://schemas.openxmlformats.org/officeDocument/2006/relationships/hyperlink" Target="https://morrison-lab.github.io/psc/chapters/code-publication.html#clean-up-feature-branches" TargetMode="External"/><Relationship Id="rId718" Type="http://schemas.openxmlformats.org/officeDocument/2006/relationships/hyperlink" Target="https://morrison-lab.github.io/psc/chapters/code-publication.html#complete-the-readme" TargetMode="External"/><Relationship Id="rId715" Type="http://schemas.openxmlformats.org/officeDocument/2006/relationships/hyperlink" Target="https://morrison-lab.github.io/psc/chapters/code-publication.html#document-functions" TargetMode="External"/><Relationship Id="rId717" Type="http://schemas.openxmlformats.org/officeDocument/2006/relationships/hyperlink" Target="https://morrison-lab.github.io/psc/chapters/code-publication.html#ensure-project-runs-via-bash" TargetMode="External"/><Relationship Id="rId713" Type="http://schemas.openxmlformats.org/officeDocument/2006/relationships/hyperlink" Target="https://morrison-lab.github.io/psc/chapters/code-publication.html#fill-out-file-headers" TargetMode="External"/><Relationship Id="rId716" Type="http://schemas.openxmlformats.org/officeDocument/2006/relationships/hyperlink" Target="https://morrison-lab.github.io/psc/chapters/code-publication.html#remove-deprecated-filepaths" TargetMode="External"/><Relationship Id="rId721" Type="http://schemas.openxmlformats.org/officeDocument/2006/relationships/hyperlink" Target="https://morrison-lab.github.io/psc/chapters/code-publication.html#sec-cran-release" TargetMode="External"/><Relationship Id="rId720" Type="http://schemas.openxmlformats.org/officeDocument/2006/relationships/hyperlink" Target="https://morrison-lab.github.io/psc/chapters/code-publication.html#sec-create-github-release" TargetMode="External"/><Relationship Id="rId63" Type="http://schemas.openxmlformats.org/officeDocument/2006/relationships/hyperlink" Target="https://morrison-lab.github.io/psc/chapters/code-repositories.html" TargetMode="External"/><Relationship Id="rId89" Type="http://schemas.openxmlformats.org/officeDocument/2006/relationships/hyperlink" Target="https://morrison-lab.github.io/psc/chapters/code-repositories.html#organizing-the-data-raw-folder" TargetMode="External"/><Relationship Id="rId87" Type="http://schemas.openxmlformats.org/officeDocument/2006/relationships/hyperlink" Target="https://morrison-lab.github.io/psc/chapters/code-repositories.html#package-structure" TargetMode="External"/><Relationship Id="rId88" Type="http://schemas.openxmlformats.org/officeDocument/2006/relationships/hyperlink" Target="https://morrison-lab.github.io/psc/chapters/code-repositories.html#rproj-files" TargetMode="External"/><Relationship Id="rId90" Type="http://schemas.openxmlformats.org/officeDocument/2006/relationships/hyperlink" Target="https://morrison-lab.github.io/psc/chapters/code-repositories.html#sec-repostatus" TargetMode="External"/><Relationship Id="rId86" Type="http://schemas.openxmlformats.org/officeDocument/2006/relationships/hyperlink" Target="https://morrison-lab.github.io/psc/chapters/code-repositories.html#template-repositories" TargetMode="External"/><Relationship Id="rId95" Type="http://schemas.openxmlformats.org/officeDocument/2006/relationships/hyperlink" Target="https://morrison-lab.github.io/psc/chapters/coding-practices.html" TargetMode="External"/><Relationship Id="rId302" Type="http://schemas.openxmlformats.org/officeDocument/2006/relationships/hyperlink" Target="https://morrison-lab.github.io/psc/chapters/coding-practices.html#coding-with-r-and-python" TargetMode="External"/><Relationship Id="rId291" Type="http://schemas.openxmlformats.org/officeDocument/2006/relationships/hyperlink" Target="https://morrison-lab.github.io/psc/chapters/coding-practices.html#function-calls" TargetMode="External"/><Relationship Id="rId299" Type="http://schemas.openxmlformats.org/officeDocument/2006/relationships/hyperlink" Target="https://morrison-lab.github.io/psc/chapters/coding-practices.html#integrating-box-and-dropbox" TargetMode="External"/><Relationship Id="rId275" Type="http://schemas.openxmlformats.org/officeDocument/2006/relationships/hyperlink" Target="https://morrison-lab.github.io/psc/chapters/coding-practices.html#lab-protocols-for-code-and-data" TargetMode="External"/><Relationship Id="rId290" Type="http://schemas.openxmlformats.org/officeDocument/2006/relationships/hyperlink" Target="https://morrison-lab.github.io/psc/chapters/coding-practices.html#object-naming" TargetMode="External"/><Relationship Id="rId279" Type="http://schemas.openxmlformats.org/officeDocument/2006/relationships/hyperlink" Target="https://morrison-lab.github.io/psc/chapters/coding-practices.html#organizing-scripts" TargetMode="External"/><Relationship Id="rId298" Type="http://schemas.openxmlformats.org/officeDocument/2006/relationships/hyperlink" Target="https://morrison-lab.github.io/psc/chapters/coding-practices.html#readingsaving-data" TargetMode="External"/><Relationship Id="rId303" Type="http://schemas.openxmlformats.org/officeDocument/2006/relationships/hyperlink" Target="https://morrison-lab.github.io/psc/chapters/coding-practices.html#repeating-analyses-with-different-variations" TargetMode="External"/><Relationship Id="rId289" Type="http://schemas.openxmlformats.org/officeDocument/2006/relationships/hyperlink" Target="https://morrison-lab.github.io/psc/chapters/coding-practices.html#sec-adrs" TargetMode="External"/><Relationship Id="rId287" Type="http://schemas.openxmlformats.org/officeDocument/2006/relationships/hyperlink" Target="https://morrison-lab.github.io/psc/chapters/coding-practices.html#sec-auto-styling" TargetMode="External"/><Relationship Id="rId282" Type="http://schemas.openxmlformats.org/officeDocument/2006/relationships/hyperlink" Target="https://morrison-lab.github.io/psc/chapters/coding-practices.html#sec-benchmarking" TargetMode="External"/><Relationship Id="rId284" Type="http://schemas.openxmlformats.org/officeDocument/2006/relationships/hyperlink" Target="https://morrison-lab.github.io/psc/chapters/coding-practices.html#sec-data-io" TargetMode="External"/><Relationship Id="rId296" Type="http://schemas.openxmlformats.org/officeDocument/2006/relationships/hyperlink" Target="https://morrison-lab.github.io/psc/chapters/coding-practices.html#sec-decompose-qmd-chunks" TargetMode="External"/><Relationship Id="rId288" Type="http://schemas.openxmlformats.org/officeDocument/2006/relationships/hyperlink" Target="https://morrison-lab.github.io/psc/chapters/coding-practices.html#sec-documenting-code" TargetMode="External"/><Relationship Id="rId292" Type="http://schemas.openxmlformats.org/officeDocument/2006/relationships/hyperlink" Target="https://morrison-lab.github.io/psc/chapters/coding-practices.html#sec-function-decomposition" TargetMode="External"/><Relationship Id="rId294" Type="http://schemas.openxmlformats.org/officeDocument/2006/relationships/hyperlink" Target="https://morrison-lab.github.io/psc/chapters/coding-practices.html#sec-function-length-limits" TargetMode="External"/><Relationship Id="rId305" Type="http://schemas.openxmlformats.org/officeDocument/2006/relationships/hyperlink" Target="https://morrison-lab.github.io/psc/chapters/coding-practices.html#sec-getting-help-with-code" TargetMode="External"/><Relationship Id="rId297" Type="http://schemas.openxmlformats.org/officeDocument/2006/relationships/hyperlink" Target="https://morrison-lab.github.io/psc/chapters/coding-practices.html#sec-here-package-practices" TargetMode="External"/><Relationship Id="rId283" Type="http://schemas.openxmlformats.org/officeDocument/2006/relationships/hyperlink" Target="https://morrison-lab.github.io/psc/chapters/coding-practices.html#sec-iteration" TargetMode="External"/><Relationship Id="rId295" Type="http://schemas.openxmlformats.org/officeDocument/2006/relationships/hyperlink" Target="https://morrison-lab.github.io/psc/chapters/coding-practices.html#sec-kiss" TargetMode="External"/><Relationship Id="rId293" Type="http://schemas.openxmlformats.org/officeDocument/2006/relationships/hyperlink" Target="https://morrison-lab.github.io/psc/chapters/coding-practices.html#sec-one-function-per-file" TargetMode="External"/><Relationship Id="rId300" Type="http://schemas.openxmlformats.org/officeDocument/2006/relationships/hyperlink" Target="https://morrison-lab.github.io/psc/chapters/coding-practices.html#sec-r-lib-packages" TargetMode="External"/><Relationship Id="rId277" Type="http://schemas.openxmlformats.org/officeDocument/2006/relationships/hyperlink" Target="https://morrison-lab.github.io/psc/chapters/coding-practices.html#sec-r-package-tools" TargetMode="External"/><Relationship Id="rId286" Type="http://schemas.openxmlformats.org/officeDocument/2006/relationships/hyperlink" Target="https://morrison-lab.github.io/psc/chapters/coding-practices.html#sec-r-qa-checklist" TargetMode="External"/><Relationship Id="rId306" Type="http://schemas.openxmlformats.org/officeDocument/2006/relationships/hyperlink" Target="https://morrison-lab.github.io/psc/chapters/coding-practices.html#sec-r-resources" TargetMode="External"/><Relationship Id="rId280" Type="http://schemas.openxmlformats.org/officeDocument/2006/relationships/hyperlink" Target="https://morrison-lab.github.io/psc/chapters/coding-practices.html#sec-r-testing" TargetMode="External"/><Relationship Id="rId285" Type="http://schemas.openxmlformats.org/officeDocument/2006/relationships/hyperlink" Target="https://morrison-lab.github.io/psc/chapters/coding-practices.html#sec-r-version-control" TargetMode="External"/><Relationship Id="rId278" Type="http://schemas.openxmlformats.org/officeDocument/2006/relationships/hyperlink" Target="https://morrison-lab.github.io/psc/chapters/coding-practices.html#sec-r-workflow" TargetMode="External"/><Relationship Id="rId304" Type="http://schemas.openxmlformats.org/officeDocument/2006/relationships/hyperlink" Target="https://morrison-lab.github.io/psc/chapters/coding-practices.html#sec-reviewing-code" TargetMode="External"/><Relationship Id="rId281" Type="http://schemas.openxmlformats.org/officeDocument/2006/relationships/hyperlink" Target="https://morrison-lab.github.io/psc/chapters/coding-practices.html#sec-tdd" TargetMode="External"/><Relationship Id="rId301" Type="http://schemas.openxmlformats.org/officeDocument/2006/relationships/hyperlink" Target="https://morrison-lab.github.io/psc/chapters/coding-practices.html#sec-tidyverse" TargetMode="External"/><Relationship Id="rId276" Type="http://schemas.openxmlformats.org/officeDocument/2006/relationships/hyperlink" Target="https://morrison-lab.github.io/psc/chapters/coding-practices.html#sec-tool-building" TargetMode="External"/><Relationship Id="rId310" Type="http://schemas.openxmlformats.org/officeDocument/2006/relationships/hyperlink" Target="https://morrison-lab.github.io/psc/chapters/coding-style.html" TargetMode="External"/><Relationship Id="rId364" Type="http://schemas.openxmlformats.org/officeDocument/2006/relationships/hyperlink" Target="https://morrison-lab.github.io/psc/chapters/coding-style.html#general-principles" TargetMode="External"/><Relationship Id="rId374" Type="http://schemas.openxmlformats.org/officeDocument/2006/relationships/hyperlink" Target="https://morrison-lab.github.io/psc/chapters/coding-style.html#line-breaks-and-formatting" TargetMode="External"/><Relationship Id="rId375" Type="http://schemas.openxmlformats.org/officeDocument/2006/relationships/hyperlink" Target="https://morrison-lab.github.io/psc/chapters/coding-style.html#markdown-and-quarto-formatting" TargetMode="External"/><Relationship Id="rId376" Type="http://schemas.openxmlformats.org/officeDocument/2006/relationships/hyperlink" Target="https://morrison-lab.github.io/psc/chapters/coding-style.html#messaging-and-user-communication" TargetMode="External"/><Relationship Id="rId367" Type="http://schemas.openxmlformats.org/officeDocument/2006/relationships/hyperlink" Target="https://morrison-lab.github.io/psc/chapters/coding-style.html#sec-assertions-input-validation" TargetMode="External"/><Relationship Id="rId371" Type="http://schemas.openxmlformats.org/officeDocument/2006/relationships/hyperlink" Target="https://morrison-lab.github.io/psc/chapters/coding-style.html#sec-avoid-hardcoding-external-data" TargetMode="External"/><Relationship Id="rId368" Type="http://schemas.openxmlformats.org/officeDocument/2006/relationships/hyperlink" Target="https://morrison-lab.github.io/psc/chapters/coding-style.html#sec-avoid-nesting" TargetMode="External"/><Relationship Id="rId365" Type="http://schemas.openxmlformats.org/officeDocument/2006/relationships/hyperlink" Target="https://morrison-lab.github.io/psc/chapters/coding-style.html#sec-clean-code" TargetMode="External"/><Relationship Id="rId373" Type="http://schemas.openxmlformats.org/officeDocument/2006/relationships/hyperlink" Target="https://morrison-lab.github.io/psc/chapters/coding-style.html#sec-comments" TargetMode="External"/><Relationship Id="rId372" Type="http://schemas.openxmlformats.org/officeDocument/2006/relationships/hyperlink" Target="https://morrison-lab.github.io/psc/chapters/coding-style.html#sec-construct-inputs" TargetMode="External"/><Relationship Id="rId366" Type="http://schemas.openxmlformats.org/officeDocument/2006/relationships/hyperlink" Target="https://morrison-lab.github.io/psc/chapters/coding-style.html#sec-function-docs" TargetMode="External"/><Relationship Id="rId379" Type="http://schemas.openxmlformats.org/officeDocument/2006/relationships/hyperlink" Target="https://morrison-lab.github.io/psc/chapters/coding-style.html#sec-here-package-style" TargetMode="External"/><Relationship Id="rId380" Type="http://schemas.openxmlformats.org/officeDocument/2006/relationships/hyperlink" Target="https://morrison-lab.github.io/psc/chapters/coding-style.html#sec-object-naming" TargetMode="External"/><Relationship Id="rId377" Type="http://schemas.openxmlformats.org/officeDocument/2006/relationships/hyperlink" Target="https://morrison-lab.github.io/psc/chapters/coding-style.html#sec-package-code-practices" TargetMode="External"/><Relationship Id="rId370" Type="http://schemas.openxmlformats.org/officeDocument/2006/relationships/hyperlink" Target="https://morrison-lab.github.io/psc/chapters/coding-style.html#sec-per-operation-grouping" TargetMode="External"/><Relationship Id="rId369" Type="http://schemas.openxmlformats.org/officeDocument/2006/relationships/hyperlink" Target="https://morrison-lab.github.io/psc/chapters/coding-style.html#sec-prefer-packaged-functions" TargetMode="External"/><Relationship Id="rId382" Type="http://schemas.openxmlformats.org/officeDocument/2006/relationships/hyperlink" Target="https://morrison-lab.github.io/psc/chapters/coding-style.html#sec-r-resources-style" TargetMode="External"/><Relationship Id="rId381" Type="http://schemas.openxmlformats.org/officeDocument/2006/relationships/hyperlink" Target="https://morrison-lab.github.io/psc/chapters/coding-style.html#sec-style-auto-style" TargetMode="External"/><Relationship Id="rId378" Type="http://schemas.openxmlformats.org/officeDocument/2006/relationships/hyperlink" Target="https://morrison-lab.github.io/psc/chapters/coding-style.html#sec-tidyverse-replacements" TargetMode="External"/><Relationship Id="rId39" Type="http://schemas.openxmlformats.org/officeDocument/2006/relationships/hyperlink" Target="https://morrison-lab.github.io/psc/chapters/collaborative-software-development.html" TargetMode="External"/><Relationship Id="rId578" Type="http://schemas.openxmlformats.org/officeDocument/2006/relationships/hyperlink" Target="https://morrison-lab.github.io/psc/chapters/collaborative-software-development.html#sec-code-review" TargetMode="External"/><Relationship Id="rId577" Type="http://schemas.openxmlformats.org/officeDocument/2006/relationships/hyperlink" Target="https://morrison-lab.github.io/psc/chapters/collaborative-software-development.html#sec-pull-requests" TargetMode="External"/><Relationship Id="rId582" Type="http://schemas.openxmlformats.org/officeDocument/2006/relationships/hyperlink" Target="https://morrison-lab.github.io/psc/chapters/continuous-integration.html" TargetMode="External"/><Relationship Id="rId622" Type="http://schemas.openxmlformats.org/officeDocument/2006/relationships/hyperlink" Target="https://morrison-lab.github.io/psc/chapters/continuous-integration.html#additional-resources" TargetMode="External"/><Relationship Id="rId621" Type="http://schemas.openxmlformats.org/officeDocument/2006/relationships/hyperlink" Target="https://morrison-lab.github.io/psc/chapters/continuous-integration.html#fast-package-installation-with-r2u" TargetMode="External"/><Relationship Id="rId616" Type="http://schemas.openxmlformats.org/officeDocument/2006/relationships/hyperlink" Target="https://morrison-lab.github.io/psc/chapters/continuous-integration.html#how-github-actions-workflows-work" TargetMode="External"/><Relationship Id="rId618" Type="http://schemas.openxmlformats.org/officeDocument/2006/relationships/hyperlink" Target="https://morrison-lab.github.io/psc/chapters/continuous-integration.html#sec-ci-design-patterns" TargetMode="External"/><Relationship Id="rId620" Type="http://schemas.openxmlformats.org/officeDocument/2006/relationships/hyperlink" Target="https://morrison-lab.github.io/psc/chapters/continuous-integration.html#sec-pr-comment-automation" TargetMode="External"/><Relationship Id="rId615" Type="http://schemas.openxmlformats.org/officeDocument/2006/relationships/hyperlink" Target="https://morrison-lab.github.io/psc/chapters/continuous-integration.html#sec-reusable-workflow-collections" TargetMode="External"/><Relationship Id="rId614" Type="http://schemas.openxmlformats.org/officeDocument/2006/relationships/hyperlink" Target="https://morrison-lab.github.io/psc/chapters/continuous-integration.html#sec-setting-up-github-actions" TargetMode="External"/><Relationship Id="rId619" Type="http://schemas.openxmlformats.org/officeDocument/2006/relationships/hyperlink" Target="https://morrison-lab.github.io/psc/chapters/continuous-integration.html#troubleshooting-failed-workflows" TargetMode="External"/><Relationship Id="rId613" Type="http://schemas.openxmlformats.org/officeDocument/2006/relationships/hyperlink" Target="https://morrison-lab.github.io/psc/chapters/continuous-integration.html#understanding-github-actions" TargetMode="External"/><Relationship Id="rId617" Type="http://schemas.openxmlformats.org/officeDocument/2006/relationships/hyperlink" Target="https://morrison-lab.github.io/psc/chapters/continuous-integration.html#workflow-files-and-security" TargetMode="External"/><Relationship Id="rId394" Type="http://schemas.openxmlformats.org/officeDocument/2006/relationships/hyperlink" Target="https://morrison-lab.github.io/psc/chapters/data-masking.html" TargetMode="External"/><Relationship Id="rId402" Type="http://schemas.openxmlformats.org/officeDocument/2006/relationships/hyperlink" Target="https://morrison-lab.github.io/psc/chapters/data-masking.html#general-overview" TargetMode="External"/><Relationship Id="rId403" Type="http://schemas.openxmlformats.org/officeDocument/2006/relationships/hyperlink" Target="https://morrison-lab.github.io/psc/chapters/data-masking.html#sec-data-masking-vs-tidy-selection" TargetMode="External"/><Relationship Id="rId404" Type="http://schemas.openxmlformats.org/officeDocument/2006/relationships/hyperlink" Target="https://morrison-lab.github.io/psc/chapters/data-masking.html#technical-overview" TargetMode="External"/><Relationship Id="rId475" Type="http://schemas.openxmlformats.org/officeDocument/2006/relationships/hyperlink" Target="https://morrison-lab.github.io/psc/chapters/github.html" TargetMode="External"/><Relationship Id="rId508" Type="http://schemas.openxmlformats.org/officeDocument/2006/relationships/hyperlink" Target="https://morrison-lab.github.io/psc/chapters/github.html#basics" TargetMode="External"/><Relationship Id="rId515" Type="http://schemas.openxmlformats.org/officeDocument/2006/relationships/hyperlink" Target="https://morrison-lab.github.io/psc/chapters/github.html#commonly-used-git-commands" TargetMode="External"/><Relationship Id="rId513" Type="http://schemas.openxmlformats.org/officeDocument/2006/relationships/hyperlink" Target="https://morrison-lab.github.io/psc/chapters/github.html#example-workflow" TargetMode="External"/><Relationship Id="rId511" Type="http://schemas.openxmlformats.org/officeDocument/2006/relationships/hyperlink" Target="https://morrison-lab.github.io/psc/chapters/github.html#git-branching" TargetMode="External"/><Relationship Id="rId516" Type="http://schemas.openxmlformats.org/officeDocument/2006/relationships/hyperlink" Target="https://morrison-lab.github.io/psc/chapters/github.html#how-often-should-i-commit" TargetMode="External"/><Relationship Id="rId514" Type="http://schemas.openxmlformats.org/officeDocument/2006/relationships/hyperlink" Target="https://morrison-lab.github.io/psc/chapters/github.html#pull-request-roles-and-protocol" TargetMode="External"/><Relationship Id="rId517" Type="http://schemas.openxmlformats.org/officeDocument/2006/relationships/hyperlink" Target="https://morrison-lab.github.io/psc/chapters/github.html#repeated-amend-workflow" TargetMode="External"/><Relationship Id="rId510" Type="http://schemas.openxmlformats.org/officeDocument/2006/relationships/hyperlink" Target="https://morrison-lab.github.io/psc/chapters/github.html#sec-cli-tools" TargetMode="External"/><Relationship Id="rId512" Type="http://schemas.openxmlformats.org/officeDocument/2006/relationships/hyperlink" Target="https://morrison-lab.github.io/psc/chapters/github.html#sec-dev-branches" TargetMode="External"/><Relationship Id="rId521" Type="http://schemas.openxmlformats.org/officeDocument/2006/relationships/hyperlink" Target="https://morrison-lab.github.io/psc/chapters/github.html#sec-export-conversations" TargetMode="External"/><Relationship Id="rId509" Type="http://schemas.openxmlformats.org/officeDocument/2006/relationships/hyperlink" Target="https://morrison-lab.github.io/psc/chapters/github.html#sec-git-gui-clients" TargetMode="External"/><Relationship Id="rId520" Type="http://schemas.openxmlformats.org/officeDocument/2006/relationships/hyperlink" Target="https://morrison-lab.github.io/psc/chapters/github.html#sec-gitattributes" TargetMode="External"/><Relationship Id="rId519" Type="http://schemas.openxmlformats.org/officeDocument/2006/relationships/hyperlink" Target="https://morrison-lab.github.io/psc/chapters/github.html#sec-gitlab" TargetMode="External"/><Relationship Id="rId522" Type="http://schemas.openxmlformats.org/officeDocument/2006/relationships/hyperlink" Target="https://morrison-lab.github.io/psc/chapters/github.html#sec-removing-sensitive-data" TargetMode="External"/><Relationship Id="rId518" Type="http://schemas.openxmlformats.org/officeDocument/2006/relationships/hyperlink" Target="https://morrison-lab.github.io/psc/chapters/github.html#what-should-be-pushed-to-github" TargetMode="External"/><Relationship Id="rId408" Type="http://schemas.openxmlformats.org/officeDocument/2006/relationships/hyperlink" Target="https://morrison-lab.github.io/psc/chapters/quarto.html" TargetMode="External"/><Relationship Id="rId471" Type="http://schemas.openxmlformats.org/officeDocument/2006/relationships/hyperlink" Target="https://morrison-lab.github.io/psc/chapters/quarto.html#additional-resources" TargetMode="External"/><Relationship Id="rId468" Type="http://schemas.openxmlformats.org/officeDocument/2006/relationships/hyperlink" Target="https://morrison-lab.github.io/psc/chapters/quarto.html#advanced-features" TargetMode="External"/><Relationship Id="rId465" Type="http://schemas.openxmlformats.org/officeDocument/2006/relationships/hyperlink" Target="https://morrison-lab.github.io/psc/chapters/quarto.html#building-quarto-books" TargetMode="External"/><Relationship Id="rId463" Type="http://schemas.openxmlformats.org/officeDocument/2006/relationships/hyperlink" Target="https://morrison-lab.github.io/psc/chapters/quarto.html#introduction" TargetMode="External"/><Relationship Id="rId469" Type="http://schemas.openxmlformats.org/officeDocument/2006/relationships/hyperlink" Target="https://morrison-lab.github.io/psc/chapters/quarto.html#mermaid-diagrams" TargetMode="External"/><Relationship Id="rId464" Type="http://schemas.openxmlformats.org/officeDocument/2006/relationships/hyperlink" Target="https://morrison-lab.github.io/psc/chapters/quarto.html#quarto-basics" TargetMode="External"/><Relationship Id="rId467" Type="http://schemas.openxmlformats.org/officeDocument/2006/relationships/hyperlink" Target="https://morrison-lab.github.io/psc/chapters/quarto.html#quarto-profiles" TargetMode="External"/><Relationship Id="rId466" Type="http://schemas.openxmlformats.org/officeDocument/2006/relationships/hyperlink" Target="https://morrison-lab.github.io/psc/chapters/quarto.html#sec-quarto-dashboards" TargetMode="External"/><Relationship Id="rId470" Type="http://schemas.openxmlformats.org/officeDocument/2006/relationships/hyperlink" Target="https://morrison-lab.github.io/psc/chapters/quarto.html#troubleshooting" TargetMode="External"/><Relationship Id="rId682" Type="http://schemas.openxmlformats.org/officeDocument/2006/relationships/hyperlink" Target="https://morrison-lab.github.io/psc/chapters/reproducible-environments.html" TargetMode="External"/><Relationship Id="rId695" Type="http://schemas.openxmlformats.org/officeDocument/2006/relationships/hyperlink" Target="https://morrison-lab.github.io/psc/chapters/reproducible-environments.html#clearing-docker-cache" TargetMode="External"/><Relationship Id="rId693" Type="http://schemas.openxmlformats.org/officeDocument/2006/relationships/hyperlink" Target="https://morrison-lab.github.io/psc/chapters/reproducible-environments.html#fast-package-installation-on-ubuntu-with-r2u" TargetMode="External"/><Relationship Id="rId694" Type="http://schemas.openxmlformats.org/officeDocument/2006/relationships/hyperlink" Target="https://morrison-lab.github.io/psc/chapters/reproducible-environments.html#managing-r-versions-with-rig" TargetMode="External"/><Relationship Id="rId692" Type="http://schemas.openxmlformats.org/officeDocument/2006/relationships/hyperlink" Target="https://morrison-lab.github.io/psc/chapters/reproducible-environments.html#package-version-control-with-renv" TargetMode="External"/><Relationship Id="rId626" Type="http://schemas.openxmlformats.org/officeDocument/2006/relationships/hyperlink" Target="https://morrison-lab.github.io/psc/chapters/unix.html" TargetMode="External"/><Relationship Id="rId669" Type="http://schemas.openxmlformats.org/officeDocument/2006/relationships/hyperlink" Target="https://morrison-lab.github.io/psc/chapters/unix.html#basics" TargetMode="External"/><Relationship Id="rId676" Type="http://schemas.openxmlformats.org/officeDocument/2006/relationships/hyperlink" Target="https://morrison-lab.github.io/psc/chapters/unix.html#checking-tasks-and-killing-jobs" TargetMode="External"/><Relationship Id="rId678" Type="http://schemas.openxmlformats.org/officeDocument/2006/relationships/hyperlink" Target="https://morrison-lab.github.io/psc/chapters/unix.html#external-resources" TargetMode="External"/><Relationship Id="rId673" Type="http://schemas.openxmlformats.org/officeDocument/2006/relationships/hyperlink" Target="https://morrison-lab.github.io/psc/chapters/unix.html#running-bash-scripts" TargetMode="External"/><Relationship Id="rId677" Type="http://schemas.openxmlformats.org/officeDocument/2006/relationships/hyperlink" Target="https://morrison-lab.github.io/psc/chapters/unix.html#running-big-jobs" TargetMode="External"/><Relationship Id="rId675" Type="http://schemas.openxmlformats.org/officeDocument/2006/relationships/hyperlink" Target="https://morrison-lab.github.io/psc/chapters/unix.html#running-rscripts-in-windows" TargetMode="External"/><Relationship Id="rId668" Type="http://schemas.openxmlformats.org/officeDocument/2006/relationships/hyperlink" Target="https://morrison-lab.github.io/psc/chapters/unix.html#sec-cli-tui-gui" TargetMode="External"/><Relationship Id="rId674" Type="http://schemas.openxmlformats.org/officeDocument/2006/relationships/hyperlink" Target="https://morrison-lab.github.io/psc/chapters/unix.html#sec-shell-style" TargetMode="External"/><Relationship Id="rId670" Type="http://schemas.openxmlformats.org/officeDocument/2006/relationships/hyperlink" Target="https://morrison-lab.github.io/psc/chapters/unix.html#sec-terminal-emulators" TargetMode="External"/><Relationship Id="rId672" Type="http://schemas.openxmlformats.org/officeDocument/2006/relationships/hyperlink" Target="https://morrison-lab.github.io/psc/chapters/unix.html#sec-zsh" TargetMode="External"/><Relationship Id="rId671" Type="http://schemas.openxmlformats.org/officeDocument/2006/relationships/hyperlink" Target="https://morrison-lab.github.io/psc/chapters/unix.html#syntax-for-both-macwindows" TargetMode="External"/><Relationship Id="rId963" Type="http://schemas.openxmlformats.org/officeDocument/2006/relationships/hyperlink" Target="https://morrison-lab.github.io/psw/" TargetMode="External"/><Relationship Id="rId793" Type="http://schemas.openxmlformats.org/officeDocument/2006/relationships/hyperlink" Target="https://morrison-lab.github.io/wai/" TargetMode="External"/><Relationship Id="rId813" Type="http://schemas.openxmlformats.org/officeDocument/2006/relationships/hyperlink" Target="https://morrison-lab.github.io/wai/chapters/ai-use-policies.html" TargetMode="External"/><Relationship Id="rId983" Type="http://schemas.openxmlformats.org/officeDocument/2006/relationships/hyperlink" Target="https://morrison-lab.github.io/wai/chapters/ai-use-policies.html#sec-ai-journal-articles" TargetMode="External"/><Relationship Id="rId814" Type="http://schemas.openxmlformats.org/officeDocument/2006/relationships/hyperlink" Target="https://morrison-lab.github.io/wai/chapters/coding-agents.html" TargetMode="External"/><Relationship Id="rId539" Type="http://schemas.openxmlformats.org/officeDocument/2006/relationships/hyperlink" Target="https://morrison-lab.github.io/wai/chapters/coding-agents.html#sec-ai-best-practices" TargetMode="External"/><Relationship Id="rId815" Type="http://schemas.openxmlformats.org/officeDocument/2006/relationships/hyperlink" Target="https://morrison-lab.github.io/wai/chapters/pr-workflow-with-agents.html" TargetMode="External"/><Relationship Id="rId928" Type="http://schemas.openxmlformats.org/officeDocument/2006/relationships/hyperlink" Target="https://myidp.sciencecareers.org/" TargetMode="External"/><Relationship Id="rId911" Type="http://schemas.openxmlformats.org/officeDocument/2006/relationships/hyperlink" Target="https://openscapes.org/" TargetMode="External"/><Relationship Id="rId1016" Type="http://schemas.openxmlformats.org/officeDocument/2006/relationships/hyperlink" Target="https://osf.io/" TargetMode="External"/><Relationship Id="rId46" Type="http://schemas.openxmlformats.org/officeDocument/2006/relationships/hyperlink" Target="https://osf.io/tgbxr/" TargetMode="External"/><Relationship Id="rId837" Type="http://schemas.openxmlformats.org/officeDocument/2006/relationships/hyperlink" Target="https://pkg.yihui.org/litedown/" TargetMode="External"/><Relationship Id="rId836" Type="http://schemas.openxmlformats.org/officeDocument/2006/relationships/hyperlink" Target="https://pkg.yihui.org/litedown/book/" TargetMode="External"/><Relationship Id="rId1004" Type="http://schemas.openxmlformats.org/officeDocument/2006/relationships/hyperlink" Target="https://plos.org/resource/how-to-store-and-manage-your-data/" TargetMode="External"/><Relationship Id="rId757" Type="http://schemas.openxmlformats.org/officeDocument/2006/relationships/hyperlink" Target="https://posit.co/products/open-source/rstudio-server/" TargetMode="External"/><Relationship Id="rId919" Type="http://schemas.openxmlformats.org/officeDocument/2006/relationships/hyperlink" Target="https://proctor-ucsf.github.io/dcc-handbook/" TargetMode="External"/><Relationship Id="rId735"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921" Type="http://schemas.openxmlformats.org/officeDocument/2006/relationships/hyperlink" Target="https://quantmarineecolab.github.io/lab-manual/" TargetMode="External"/><Relationship Id="rId1044" Type="http://schemas.openxmlformats.org/officeDocument/2006/relationships/hyperlink" Target="https://r-pkgs.org/" TargetMode="External"/><Relationship Id="rId1046" Type="http://schemas.openxmlformats.org/officeDocument/2006/relationships/hyperlink" Target="https://r4ds.hadley.nz/" TargetMode="External"/><Relationship Id="rId770" Type="http://schemas.openxmlformats.org/officeDocument/2006/relationships/hyperlink" Target="https://ragg.r-lib.org/" TargetMode="External"/><Relationship Id="rId17" Type="http://schemas.openxmlformats.org/officeDocument/2006/relationships/hyperlink" Target="https://research.ucdavis.edu/policiescompliance/irb-admin/education/" TargetMode="External"/><Relationship Id="rId738" Type="http://schemas.openxmlformats.org/officeDocument/2006/relationships/hyperlink" Target="https://researchdata.princeton.edu/research-lifecycle-guide/publishing-and-preservation/dois" TargetMode="External"/><Relationship Id="rId845" Type="http://schemas.openxmlformats.org/officeDocument/2006/relationships/hyperlink" Target="https://rstudio.github.io/cheatsheets/html/data-transformation.html" TargetMode="External"/><Relationship Id="rId847" Type="http://schemas.openxmlformats.org/officeDocument/2006/relationships/hyperlink" Target="https://rstudio.github.io/cheatsheets/html/data-visualization.html" TargetMode="External"/><Relationship Id="rId849" Type="http://schemas.openxmlformats.org/officeDocument/2006/relationships/hyperlink" Target="https://rstudio.github.io/cheatsheets/html/rmarkdown.html" TargetMode="External"/><Relationship Id="rId846" Type="http://schemas.openxmlformats.org/officeDocument/2006/relationships/hyperlink" Target="https://rstudio.github.io/cheatsheets/html/tidyr.html" TargetMode="External"/><Relationship Id="rId863" Type="http://schemas.openxmlformats.org/officeDocument/2006/relationships/hyperlink" Target="https://rstudio.github.io/shinycoreci/" TargetMode="External"/><Relationship Id="rId848" Type="http://schemas.openxmlformats.org/officeDocument/2006/relationships/hyperlink" Target="https://s3.amazonaws.com/assets.datacamp.com/blog_assets/datatable_Cheat_Sheet_R.pdf" TargetMode="External"/><Relationship Id="rId529"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1022" Type="http://schemas.openxmlformats.org/officeDocument/2006/relationships/hyperlink" Target="https://slurm.schedmd.com/salloc.html" TargetMode="External"/><Relationship Id="rId1024" Type="http://schemas.openxmlformats.org/officeDocument/2006/relationships/hyperlink" Target="https://slurm.schedmd.com/sattach.html" TargetMode="External"/><Relationship Id="rId1026" Type="http://schemas.openxmlformats.org/officeDocument/2006/relationships/hyperlink" Target="https://slurm.schedmd.com/sbatch.html" TargetMode="External"/><Relationship Id="rId1028" Type="http://schemas.openxmlformats.org/officeDocument/2006/relationships/hyperlink" Target="https://slurm.schedmd.com/squeue.html" TargetMode="External"/><Relationship Id="rId1030" Type="http://schemas.openxmlformats.org/officeDocument/2006/relationships/hyperlink" Target="https://slurm.schedmd.com/srun.html" TargetMode="External"/><Relationship Id="rId759" Type="http://schemas.openxmlformats.org/officeDocument/2006/relationships/hyperlink" Target="https://sourceforge.net/projects/vcxsrv/" TargetMode="External"/><Relationship Id="rId857" Type="http://schemas.openxmlformats.org/officeDocument/2006/relationships/hyperlink" Target="https://stackoverflow.com/questions/28125816/r-standard-evaluation-for-join-dplyr" TargetMode="External"/><Relationship Id="rId901" Type="http://schemas.openxmlformats.org/officeDocument/2006/relationships/hyperlink" Target="https://teampublichealth.substack.com/" TargetMode="External"/><Relationship Id="rId915" Type="http://schemas.openxmlformats.org/officeDocument/2006/relationships/hyperlink" Target="https://thefaylab.github.io/lab-manual/" TargetMode="External"/><Relationship Id="rId1050" Type="http://schemas.openxmlformats.org/officeDocument/2006/relationships/hyperlink" Target="https://ucd-serg.github.io/lab-manual/appendix-copilot-instructions.html" TargetMode="External"/><Relationship Id="rId1052" Type="http://schemas.openxmlformats.org/officeDocument/2006/relationships/hyperlink" Target="https://ucd-serg.github.io/lab-manual/appendix-copilot-setup-steps.html" TargetMode="External"/><Relationship Id="rId843" Type="http://schemas.openxmlformats.org/officeDocument/2006/relationships/hyperlink" Target="https://ucdavisdatalab.github.io/install_guides/" TargetMode="External"/><Relationship Id="rId840" Type="http://schemas.openxmlformats.org/officeDocument/2006/relationships/hyperlink" Target="https://ucdavisdatalab.github.io/workshop_index/" TargetMode="External"/><Relationship Id="rId818"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885" Type="http://schemas.openxmlformats.org/officeDocument/2006/relationships/hyperlink" Target="https://ucjug.github.io/workshop_julia_basics/" TargetMode="External"/><Relationship Id="rId762" Type="http://schemas.openxmlformats.org/officeDocument/2006/relationships/hyperlink" Target="https://wiki.archlinux.org/title/Wayland" TargetMode="External"/><Relationship Id="rId773" Type="http://schemas.openxmlformats.org/officeDocument/2006/relationships/hyperlink" Target="https://wiki.x2go.org/" TargetMode="External"/><Relationship Id="rId862" Type="http://schemas.openxmlformats.org/officeDocument/2006/relationships/hyperlink" Target="https://woodpecker-ci.org/" TargetMode="External"/><Relationship Id="rId887" Type="http://schemas.openxmlformats.org/officeDocument/2006/relationships/hyperlink" Target="https://www.anthropic.com/institute/recursive-self-improvement" TargetMode="External"/><Relationship Id="rId975" Type="http://schemas.openxmlformats.org/officeDocument/2006/relationships/hyperlink" Target="https://www.biorxiv.org/" TargetMode="External"/><Relationship Id="rId856" Type="http://schemas.openxmlformats.org/officeDocument/2006/relationships/hyperlink" Target="https://www.brodrigues.co/blog/2016-07-18-data-frame-columns-as-arguments-to-dplyr-functions/" TargetMode="External"/><Relationship Id="rId788" Type="http://schemas.openxmlformats.org/officeDocument/2006/relationships/hyperlink" Target="https://www.chriswrites.com/how-to-change-file-permissions-using-the-terminal/" TargetMode="External"/><Relationship Id="rId979" Type="http://schemas.openxmlformats.org/officeDocument/2006/relationships/hyperlink" Target="https://www.danieldsjoberg.com/gtsummary/" TargetMode="External"/><Relationship Id="rId838" Type="http://schemas.openxmlformats.org/officeDocument/2006/relationships/hyperlink" Target="https://www.datacamp.com/" TargetMode="External"/><Relationship Id="rId52" Type="http://schemas.openxmlformats.org/officeDocument/2006/relationships/hyperlink" Target="https://www.equator-network.org/" TargetMode="External"/><Relationship Id="rId53" Type="http://schemas.openxmlformats.org/officeDocument/2006/relationships/hyperlink" Target="https://www.equator-network.org/reporting-guidelines/consort/" TargetMode="External"/><Relationship Id="rId55" Type="http://schemas.openxmlformats.org/officeDocument/2006/relationships/hyperlink" Target="https://www.equator-network.org/reporting-guidelines/stard/" TargetMode="External"/><Relationship Id="rId54" Type="http://schemas.openxmlformats.org/officeDocument/2006/relationships/hyperlink" Target="https://www.equator-network.org/reporting-guidelines/strobe/" TargetMode="External"/><Relationship Id="rId906" Type="http://schemas.openxmlformats.org/officeDocument/2006/relationships/hyperlink" Target="https://www.globalcodeofconduct.org/" TargetMode="External"/><Relationship Id="rId777" Type="http://schemas.openxmlformats.org/officeDocument/2006/relationships/hyperlink" Target="https://www.gnu.org/software/screen/" TargetMode="External"/><Relationship Id="rId974" Type="http://schemas.openxmlformats.org/officeDocument/2006/relationships/hyperlink" Target="https://www.medrxiv.org/" TargetMode="External"/><Relationship Id="rId938" Type="http://schemas.openxmlformats.org/officeDocument/2006/relationships/hyperlink" Target="https://www.nature.com/articles/d41586-021-03603-2" TargetMode="External"/><Relationship Id="rId904" Type="http://schemas.openxmlformats.org/officeDocument/2006/relationships/hyperlink" Target="https://www.niaid.nih.gov/grants-contracts/write-grant-application" TargetMode="External"/><Relationship Id="rId896" Type="http://schemas.openxmlformats.org/officeDocument/2006/relationships/hyperlink" Target="https://www.sciencedirect.com/science/article/pii/S1471491423000928" TargetMode="External"/><Relationship Id="rId929" Type="http://schemas.openxmlformats.org/officeDocument/2006/relationships/hyperlink" Target="https://www.training.nih.gov/career-services/" TargetMode="External"/><Relationship Id="rId758" Type="http://schemas.openxmlformats.org/officeDocument/2006/relationships/hyperlink" Target="https://www.xquartz.org/" TargetMode="External"/><Relationship Id="rId939" Type="http://schemas.openxmlformats.org/officeDocument/2006/relationships/hyperlink" Target="https://www.youtube.com/watch?v=1RwJbhkCA58" TargetMode="External"/><Relationship Id="rId897" Type="http://schemas.openxmlformats.org/officeDocument/2006/relationships/hyperlink" Target="https://www.youtube.com/watch?v=1RwJbhkCA58&amp;t=1171s" TargetMode="External"/><Relationship Id="rId50" Type="http://schemas.openxmlformats.org/officeDocument/2006/relationships/hyperlink" Target="https://www.youtube.com/watch?v=WoYkY9MkbRE" TargetMode="External"/><Relationship Id="rId854" Type="http://schemas.openxmlformats.org/officeDocument/2006/relationships/hyperlink" Target="https://www.youtube.com/watch?v=nERXS3ssntw" TargetMode="External"/><Relationship Id="rId894"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sec-direct-hyperlinks" TargetMode="External"/><Relationship Id="rId936" Type="http://schemas.openxmlformats.org/officeDocument/2006/relationships/hyperlink" Target="@sec-show-dont-tell" TargetMode="External"/><Relationship Id="rId746" Type="http://schemas.openxmlformats.org/officeDocument/2006/relationships/hyperlink" Target="assets/files/PHS_Shared_Compute_Environments.pdf" TargetMode="External"/><Relationship Id="rId44" Type="http://schemas.openxmlformats.org/officeDocument/2006/relationships/hyperlink" Target="clinicaltrials.gov" TargetMode="External"/><Relationship Id="rId58" Type="http://schemas.openxmlformats.org/officeDocument/2006/relationships/hyperlink" Target="github.com" TargetMode="External"/><Relationship Id="rId851" Type="http://schemas.openxmlformats.org/officeDocument/2006/relationships/hyperlink" Target="http://adv-r.had.co.nz/Style.html" TargetMode="External"/><Relationship Id="rId942" Type="http://schemas.openxmlformats.org/officeDocument/2006/relationships/hyperlink" Target="http://colorbrewer2.org/" TargetMode="External"/><Relationship Id="rId995" Type="http://schemas.openxmlformats.org/officeDocument/2006/relationships/hyperlink" Target="http://creativecommons.org/licenses/by-nc/4.0/" TargetMode="External"/><Relationship Id="rId830"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909" Type="http://schemas.openxmlformats.org/officeDocument/2006/relationships/hyperlink" Target="https://arca-dpss.github.io/manual-open-science/" TargetMode="External"/><Relationship Id="rId875" Type="http://schemas.openxmlformats.org/officeDocument/2006/relationships/hyperlink" Target="https://code-review.tidyverse.org/" TargetMode="External"/><Relationship Id="rId876" Type="http://schemas.openxmlformats.org/officeDocument/2006/relationships/hyperlink" Target="https://code-review.tidyverse.org/#acknowledgements" TargetMode="External"/><Relationship Id="rId872" Type="http://schemas.openxmlformats.org/officeDocument/2006/relationships/hyperlink" Target="https://code.claude.com/docs/en/claude-code-on-the-web#auto-fix-pull-requests" TargetMode="External"/><Relationship Id="rId873" Type="http://schemas.openxmlformats.org/officeDocument/2006/relationships/hyperlink" Target="https://code.claude.com/docs/en/workflows" TargetMode="External"/><Relationship Id="rId860" Type="http://schemas.openxmlformats.org/officeDocument/2006/relationships/hyperlink" Target="https://codeberg.org/r-codeberg" TargetMode="External"/><Relationship Id="rId861" Type="http://schemas.openxmlformats.org/officeDocument/2006/relationships/hyperlink" Target="https://codeberg.org/r-codeberg/migration-guide" TargetMode="External"/><Relationship Id="rId767" Type="http://schemas.openxmlformats.org/officeDocument/2006/relationships/hyperlink" Target="https://conda-forge.org/" TargetMode="External"/><Relationship Id="rId917" Type="http://schemas.openxmlformats.org/officeDocument/2006/relationships/hyperlink" Target="https://contextlab.github.io/lab-manual/" TargetMode="External"/><Relationship Id="rId981" Type="http://schemas.openxmlformats.org/officeDocument/2006/relationships/hyperlink" Target="https://cran.r-project.org/package=flexlsx" TargetMode="External"/><Relationship Id="rId771" Type="http://schemas.openxmlformats.org/officeDocument/2006/relationships/hyperlink" Target="https://cran.r-project.org/package=httpgd" TargetMode="External"/><Relationship Id="rId20" Type="http://schemas.openxmlformats.org/officeDocument/2006/relationships/hyperlink" Target="https://credit.niso.org/" TargetMode="External"/><Relationship Id="rId736" Type="http://schemas.openxmlformats.org/officeDocument/2006/relationships/hyperlink" Target="https://data-dict.tidyverse.org/" TargetMode="External"/><Relationship Id="rId999" Type="http://schemas.openxmlformats.org/officeDocument/2006/relationships/hyperlink" Target="https://datadryad.org/" TargetMode="External"/><Relationship Id="rId980" Type="http://schemas.openxmlformats.org/officeDocument/2006/relationships/hyperlink" Target="https://davidgohel.github.io/flextable/" TargetMode="External"/><Relationship Id="rId871" Type="http://schemas.openxmlformats.org/officeDocument/2006/relationships/hyperlink" Target="https://docs.github.com/en/pull-requests/get-started/about-stacked-prs" TargetMode="External"/><Relationship Id="rId900" Type="http://schemas.openxmlformats.org/officeDocument/2006/relationships/hyperlink" Target="https://docs.google.com/document/d/1ckgRCcr7FFPyymyMA6Y_-cB_vftOyrrxT28c6gRg0PI/edit" TargetMode="External"/><Relationship Id="rId1010" Type="http://schemas.openxmlformats.org/officeDocument/2006/relationships/hyperlink" Target="https://doi.org/10.1038/467775a" TargetMode="External"/><Relationship Id="rId1014" Type="http://schemas.openxmlformats.org/officeDocument/2006/relationships/hyperlink" Target="https://doi.org/10.1038/526182a" TargetMode="External"/><Relationship Id="rId1036" Type="http://schemas.openxmlformats.org/officeDocument/2006/relationships/hyperlink" Target="https://doi.org/10.1038/d41586-019-00067-3" TargetMode="External"/><Relationship Id="rId988" Type="http://schemas.openxmlformats.org/officeDocument/2006/relationships/hyperlink" Target="https://doi.org/10.1038/d41586-019-01431-z" TargetMode="External"/><Relationship Id="rId1020" Type="http://schemas.openxmlformats.org/officeDocument/2006/relationships/hyperlink" Target="https://doi.org/10.1038/d41586-019-02918-5" TargetMode="External"/><Relationship Id="rId1038" Type="http://schemas.openxmlformats.org/officeDocument/2006/relationships/hyperlink" Target="https://doi.org/10.1038/d41586-021-03603-2" TargetMode="External"/><Relationship Id="rId993" Type="http://schemas.openxmlformats.org/officeDocument/2006/relationships/hyperlink" Target="https://doi.org/10.1038/s41467-020-19160-7" TargetMode="External"/><Relationship Id="rId1012" Type="http://schemas.openxmlformats.org/officeDocument/2006/relationships/hyperlink" Target="https://doi.org/10.1038/s41562-016-0021" TargetMode="External"/><Relationship Id="rId1002" Type="http://schemas.openxmlformats.org/officeDocument/2006/relationships/hyperlink" Target="https://doi.org/10.1201/9781003029878" TargetMode="External"/><Relationship Id="rId1040" Type="http://schemas.openxmlformats.org/officeDocument/2006/relationships/hyperlink" Target="https://doi.org/10.1201/9781351201315" TargetMode="External"/><Relationship Id="rId1018" Type="http://schemas.openxmlformats.org/officeDocument/2006/relationships/hyperlink" Target="https://doi.org/10.1371/journal.pcbi.1003833" TargetMode="External"/><Relationship Id="rId986" Type="http://schemas.openxmlformats.org/officeDocument/2006/relationships/hyperlink" Target="https://doi.org/10.1371/journal.pgph.0002269" TargetMode="External"/><Relationship Id="rId855" Type="http://schemas.openxmlformats.org/officeDocument/2006/relationships/hyperlink" Target="https://dplyr.tidyverse.org/articles/programming.html" TargetMode="External"/><Relationship Id="rId859" Type="http://schemas.openxmlformats.org/officeDocument/2006/relationships/hyperlink" Target="https://eddelbuettel.github.io/r-ci/" TargetMode="External"/><Relationship Id="rId525" Type="http://schemas.openxmlformats.org/officeDocument/2006/relationships/hyperlink" Target="https://education.github.com/" TargetMode="External"/><Relationship Id="rId526" Type="http://schemas.openxmlformats.org/officeDocument/2006/relationships/hyperlink" Target="https://education.github.com/pack" TargetMode="External"/><Relationship Id="rId527" Type="http://schemas.openxmlformats.org/officeDocument/2006/relationships/hyperlink" Target="https://education.github.com/teachers" TargetMode="External"/><Relationship Id="rId890" Type="http://schemas.openxmlformats.org/officeDocument/2006/relationships/hyperlink" Target="https://edwardtufte.github.io/tufte-css/" TargetMode="External"/><Relationship Id="rId952" Type="http://schemas.openxmlformats.org/officeDocument/2006/relationships/hyperlink" Target="https://en.wikipedia.org/wiki/Doctor_of_Philosophy#History" TargetMode="External"/><Relationship Id="rId924" Type="http://schemas.openxmlformats.org/officeDocument/2006/relationships/hyperlink" Target="https://en.wikipedia.org/wiki/Good_Luck,_Have_Fun,_Don%27t_Die" TargetMode="External"/><Relationship Id="rId972" Type="http://schemas.openxmlformats.org/officeDocument/2006/relationships/hyperlink" Target="https://en.wikipedia.org/wiki/Implicature" TargetMode="External"/><Relationship Id="rId953" Type="http://schemas.openxmlformats.org/officeDocument/2006/relationships/hyperlink" Target="https://en.wikipedia.org/wiki/Masterpiece#History" TargetMode="External"/><Relationship Id="rId951" Type="http://schemas.openxmlformats.org/officeDocument/2006/relationships/hyperlink" Target="https://en.wikipedia.org/wiki/Thesis" TargetMode="External"/><Relationship Id="rId971" Type="http://schemas.openxmlformats.org/officeDocument/2006/relationships/hyperlink" Target="https://en.wikipedia.org/wiki/Yes,_and_..." TargetMode="External"/><Relationship Id="rId918" Type="http://schemas.openxmlformats.org/officeDocument/2006/relationships/hyperlink" Target="https://github.com/ContextLab/lab-manual" TargetMode="External"/><Relationship Id="rId835" Type="http://schemas.openxmlformats.org/officeDocument/2006/relationships/hyperlink" Target="https://github.com/IndrajeetPatil/awesome-r-pkgtools" TargetMode="External"/><Relationship Id="rId64" Type="http://schemas.openxmlformats.org/officeDocument/2006/relationships/hyperlink" Target="https://github.com/Morrison-Lab/psc" TargetMode="External"/><Relationship Id="rId794" Type="http://schemas.openxmlformats.org/officeDocument/2006/relationships/hyperlink" Target="https://github.com/Morrison-Lab/wai" TargetMode="External"/><Relationship Id="rId772" Type="http://schemas.openxmlformats.org/officeDocument/2006/relationships/hyperlink" Target="https://github.com/Xpra-org/xpra" TargetMode="External"/><Relationship Id="rId910" Type="http://schemas.openxmlformats.org/officeDocument/2006/relationships/hyperlink" Target="https://github.com/arca-dpss" TargetMode="External"/><Relationship Id="rId768" Type="http://schemas.openxmlformats.org/officeDocument/2006/relationships/hyperlink" Target="https://github.com/conda-forge/miniforge" TargetMode="External"/><Relationship Id="rId893" Type="http://schemas.openxmlformats.org/officeDocument/2006/relationships/hyperlink" Target="https://github.com/d-morrison/psw" TargetMode="External"/><Relationship Id="rId888" Type="http://schemas.openxmlformats.org/officeDocument/2006/relationships/hyperlink" Target="https://github.com/earendil-works/pi" TargetMode="External"/><Relationship Id="rId914" Type="http://schemas.openxmlformats.org/officeDocument/2006/relationships/hyperlink" Target="https://github.com/jadebc/lab-manual" TargetMode="External"/><Relationship Id="rId956" Type="http://schemas.openxmlformats.org/officeDocument/2006/relationships/hyperlink" Target="https://github.com/nmfs-opensci/quarto-thesis" TargetMode="External"/><Relationship Id="rId920" Type="http://schemas.openxmlformats.org/officeDocument/2006/relationships/hyperlink" Target="https://github.com/proctor-ucsf/dcc-handbook" TargetMode="External"/><Relationship Id="rId922" Type="http://schemas.openxmlformats.org/officeDocument/2006/relationships/hyperlink" Target="https://github.com/quantmarineecolab/lab-manual" TargetMode="External"/><Relationship Id="rId534" Type="http://schemas.openxmlformats.org/officeDocument/2006/relationships/hyperlink" Target="https://github.com/settings/copilot/features" TargetMode="External"/><Relationship Id="rId867" Type="http://schemas.openxmlformats.org/officeDocument/2006/relationships/hyperlink" Target="https://github.com/skills/introduction-to-github" TargetMode="External"/><Relationship Id="rId916" Type="http://schemas.openxmlformats.org/officeDocument/2006/relationships/hyperlink" Target="https://github.com/thefaylab/lab-manual" TargetMode="External"/><Relationship Id="rId776" Type="http://schemas.openxmlformats.org/officeDocument/2006/relationships/hyperlink" Target="https://github.com/tmux/tmux/wiki" TargetMode="External"/><Relationship Id="rId728" Type="http://schemas.openxmlformats.org/officeDocument/2006/relationships/hyperlink" Target="https://github.com/ucdavisdatalab" TargetMode="External"/><Relationship Id="rId842" Type="http://schemas.openxmlformats.org/officeDocument/2006/relationships/hyperlink" Target="https://github.com/ucdavisdatalab/research-toolkits" TargetMode="External"/><Relationship Id="rId868" Type="http://schemas.openxmlformats.org/officeDocument/2006/relationships/hyperlink" Target="https://github.com/ucdavisdatalab/sandbox_git" TargetMode="External"/><Relationship Id="rId737" Type="http://schemas.openxmlformats.org/officeDocument/2006/relationships/hyperlink" Target="https://github.com/ucdavisdatalab/workshop_how-to-data-documentation" TargetMode="External"/><Relationship Id="rId882" Type="http://schemas.openxmlformats.org/officeDocument/2006/relationships/hyperlink" Target="https://github.com/ucdavisdatalab/workshop_nlp_with_python" TargetMode="External"/><Relationship Id="rId881" Type="http://schemas.openxmlformats.org/officeDocument/2006/relationships/hyperlink" Target="https://github.com/ucdavisdatalab/workshop_python_basics" TargetMode="External"/><Relationship Id="rId841" Type="http://schemas.openxmlformats.org/officeDocument/2006/relationships/hyperlink" Target="https://github.com/ucdavisdatalab/workshop_r_basics" TargetMode="External"/><Relationship Id="rId48" Type="http://schemas.openxmlformats.org/officeDocument/2006/relationships/hyperlink" Target="https://github.com/ucdavisdatalab/workshop_reproducible_research" TargetMode="External"/><Relationship Id="rId869" Type="http://schemas.openxmlformats.org/officeDocument/2006/relationships/hyperlink" Target="https://gitkraken.com/" TargetMode="External"/><Relationship Id="rId870" Type="http://schemas.openxmlformats.org/officeDocument/2006/relationships/hyperlink" Target="https://gitkraken.com/kepler" TargetMode="External"/><Relationship Id="rId879" Type="http://schemas.openxmlformats.org/officeDocument/2006/relationships/hyperlink" Target="https://gitlab.com/missing-cs-quarter-ucd/" TargetMode="External"/><Relationship Id="rId874" Type="http://schemas.openxmlformats.org/officeDocument/2006/relationships/hyperlink" Target="https://google.github.io/eng-practices/review/" TargetMode="External"/><Relationship Id="rId946" Type="http://schemas.openxmlformats.org/officeDocument/2006/relationships/hyperlink" Target="https://grants.nih.gov" TargetMode="External"/><Relationship Id="rId903" Type="http://schemas.openxmlformats.org/officeDocument/2006/relationships/hyperlink" Target="https://grantwriting.stanford.edu/resources/funding-train/" TargetMode="External"/><Relationship Id="rId991" Type="http://schemas.openxmlformats.org/officeDocument/2006/relationships/hyperlink" Target="https://happygitwithr.com/" TargetMode="External"/><Relationship Id="rId745" Type="http://schemas.openxmlformats.org/officeDocument/2006/relationships/hyperlink" Target="https://hpc.ucdavis.edu/" TargetMode="External"/><Relationship Id="rId820" Type="http://schemas.openxmlformats.org/officeDocument/2006/relationships/hyperlink" Target="https://iet.ucdavis.edu/aggie-ai/ai-tools/chatgpt-edu" TargetMode="External"/><Relationship Id="rId913"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28" Type="http://schemas.openxmlformats.org/officeDocument/2006/relationships/hyperlink" Target="https://journals.lww.com/epidem/Fulltext/2001/05000/The_Value_of_P.2.aspx" TargetMode="External"/><Relationship Id="rId944" Type="http://schemas.openxmlformats.org/officeDocument/2006/relationships/hyperlink" Target="https://journals.plos.org/ploscompbiol/article?id=10.1371/journal.pcbi.1003833" TargetMode="External"/><Relationship Id="rId997" Type="http://schemas.openxmlformats.org/officeDocument/2006/relationships/hyperlink" Target="https://journals.plos.org/plosone/s/authorship" TargetMode="External"/><Relationship Id="rId866" Type="http://schemas.openxmlformats.org/officeDocument/2006/relationships/hyperlink" Target="https://learn.github.com/" TargetMode="External"/><Relationship Id="rId761" Type="http://schemas.openxmlformats.org/officeDocument/2006/relationships/hyperlink" Target="https://learn.microsoft.com/en-us/windows/wsl/tutorials/gui-apps" TargetMode="External"/><Relationship Id="rId892" Type="http://schemas.openxmlformats.org/officeDocument/2006/relationships/hyperlink" Target="https://link.springer.com/book/10.1007/978-3-030-98175-4" TargetMode="External"/><Relationship Id="rId907" Type="http://schemas.openxmlformats.org/officeDocument/2006/relationships/hyperlink" Target="https://link.springer.com/book/9783031537929" TargetMode="External"/><Relationship Id="rId1032" Type="http://schemas.openxmlformats.org/officeDocument/2006/relationships/hyperlink" Target="https://man.openbsd.org/ssh_config" TargetMode="External"/><Relationship Id="rId1034" Type="http://schemas.openxmlformats.org/officeDocument/2006/relationships/hyperlink" Target="https://manpages.debian.org/stable/openssh-client/ssh_config.5.en.html" TargetMode="External"/><Relationship Id="rId1042" Type="http://schemas.openxmlformats.org/officeDocument/2006/relationships/hyperlink" Target="https://mastering-shiny.org/" TargetMode="External"/><Relationship Id="rId943" Type="http://schemas.openxmlformats.org/officeDocument/2006/relationships/hyperlink" Target="https://medialab.github.io/iwanthue/" TargetMode="External"/><Relationship Id="rId831" Type="http://schemas.openxmlformats.org/officeDocument/2006/relationships/hyperlink" Target="https://medialab.github.io/iwanthue/?utm_source=Nature+Briefing&amp;utm_campaign=2c68711076-briefing-dy-20211006&amp;utm_medium=email&amp;utm_term=0_c9dfd39373-2c68711076-44335685" TargetMode="External"/><Relationship Id="rId1007" Type="http://schemas.openxmlformats.org/officeDocument/2006/relationships/hyperlink" Target="https://mentors.fm/2019/08/13/think-and-write-with-leslie-lamport/" TargetMode="External"/><Relationship Id="rId883" Type="http://schemas.openxmlformats.org/officeDocument/2006/relationships/hyperlink" Target="https://mgeier.github.io/git-jupyter.html" TargetMode="External"/><Relationship Id="rId878" Type="http://schemas.openxmlformats.org/officeDocument/2006/relationships/hyperlink" Target="https://missing.cs.ucdavis.edu/" TargetMode="External"/><Relationship Id="rId898" Type="http://schemas.openxmlformats.org/officeDocument/2006/relationships/hyperlink" Target="https://mitcommlab.mit.edu/be/2023/09/27/toward-an-evenbetterposter-improving-the-betterposter-template/" TargetMode="External"/><Relationship Id="rId760" Type="http://schemas.openxmlformats.org/officeDocument/2006/relationships/hyperlink" Target="https://mobaxterm.mobatek.net/" TargetMode="External"/><Relationship Id="rId62" Type="http://schemas.openxmlformats.org/officeDocument/2006/relationships/hyperlink" Target="https://morrison-lab.github.io/psc/" TargetMode="External"/><Relationship Id="rId386" Type="http://schemas.openxmlformats.org/officeDocument/2006/relationships/hyperlink" Target="https://morrison-lab.github.io/psc/chapters/big-data.html" TargetMode="External"/><Relationship Id="rId392" Type="http://schemas.openxmlformats.org/officeDocument/2006/relationships/hyperlink" Target="https://morrison-lab.github.io/psc/chapters/big-data.html#optimal-rstudio-set-up" TargetMode="External"/><Relationship Id="rId390" Type="http://schemas.openxmlformats.org/officeDocument/2006/relationships/hyperlink" Target="https://morrison-lab.github.io/psc/chapters/big-data.html#the-data.table-package" TargetMode="External"/><Relationship Id="rId391" Type="http://schemas.openxmlformats.org/officeDocument/2006/relationships/hyperlink" Target="https://morrison-lab.github.io/psc/chapters/big-data.html#using-downsampled-data" TargetMode="External"/><Relationship Id="rId697" Type="http://schemas.openxmlformats.org/officeDocument/2006/relationships/hyperlink" Target="https://morrison-lab.github.io/psc/chapters/code-publication.html" TargetMode="External"/><Relationship Id="rId712" Type="http://schemas.openxmlformats.org/officeDocument/2006/relationships/hyperlink" Target="https://morrison-lab.github.io/psc/chapters/code-publication.html#checklist-overview" TargetMode="External"/><Relationship Id="rId714" Type="http://schemas.openxmlformats.org/officeDocument/2006/relationships/hyperlink" Target="https://morrison-lab.github.io/psc/chapters/code-publication.html#clean-up-comments" TargetMode="External"/><Relationship Id="rId719" Type="http://schemas.openxmlformats.org/officeDocument/2006/relationships/hyperlink" Target="https://morrison-lab.github.io/psc/chapters/code-publication.html#clean-up-feature-branches" TargetMode="External"/><Relationship Id="rId718" Type="http://schemas.openxmlformats.org/officeDocument/2006/relationships/hyperlink" Target="https://morrison-lab.github.io/psc/chapters/code-publication.html#complete-the-readme" TargetMode="External"/><Relationship Id="rId715" Type="http://schemas.openxmlformats.org/officeDocument/2006/relationships/hyperlink" Target="https://morrison-lab.github.io/psc/chapters/code-publication.html#document-functions" TargetMode="External"/><Relationship Id="rId717" Type="http://schemas.openxmlformats.org/officeDocument/2006/relationships/hyperlink" Target="https://morrison-lab.github.io/psc/chapters/code-publication.html#ensure-project-runs-via-bash" TargetMode="External"/><Relationship Id="rId713" Type="http://schemas.openxmlformats.org/officeDocument/2006/relationships/hyperlink" Target="https://morrison-lab.github.io/psc/chapters/code-publication.html#fill-out-file-headers" TargetMode="External"/><Relationship Id="rId716" Type="http://schemas.openxmlformats.org/officeDocument/2006/relationships/hyperlink" Target="https://morrison-lab.github.io/psc/chapters/code-publication.html#remove-deprecated-filepaths" TargetMode="External"/><Relationship Id="rId721" Type="http://schemas.openxmlformats.org/officeDocument/2006/relationships/hyperlink" Target="https://morrison-lab.github.io/psc/chapters/code-publication.html#sec-cran-release" TargetMode="External"/><Relationship Id="rId720" Type="http://schemas.openxmlformats.org/officeDocument/2006/relationships/hyperlink" Target="https://morrison-lab.github.io/psc/chapters/code-publication.html#sec-create-github-release" TargetMode="External"/><Relationship Id="rId63" Type="http://schemas.openxmlformats.org/officeDocument/2006/relationships/hyperlink" Target="https://morrison-lab.github.io/psc/chapters/code-repositories.html" TargetMode="External"/><Relationship Id="rId89" Type="http://schemas.openxmlformats.org/officeDocument/2006/relationships/hyperlink" Target="https://morrison-lab.github.io/psc/chapters/code-repositories.html#organizing-the-data-raw-folder" TargetMode="External"/><Relationship Id="rId87" Type="http://schemas.openxmlformats.org/officeDocument/2006/relationships/hyperlink" Target="https://morrison-lab.github.io/psc/chapters/code-repositories.html#package-structure" TargetMode="External"/><Relationship Id="rId88" Type="http://schemas.openxmlformats.org/officeDocument/2006/relationships/hyperlink" Target="https://morrison-lab.github.io/psc/chapters/code-repositories.html#rproj-files" TargetMode="External"/><Relationship Id="rId90" Type="http://schemas.openxmlformats.org/officeDocument/2006/relationships/hyperlink" Target="https://morrison-lab.github.io/psc/chapters/code-repositories.html#sec-repostatus" TargetMode="External"/><Relationship Id="rId86" Type="http://schemas.openxmlformats.org/officeDocument/2006/relationships/hyperlink" Target="https://morrison-lab.github.io/psc/chapters/code-repositories.html#template-repositories" TargetMode="External"/><Relationship Id="rId95" Type="http://schemas.openxmlformats.org/officeDocument/2006/relationships/hyperlink" Target="https://morrison-lab.github.io/psc/chapters/coding-practices.html" TargetMode="External"/><Relationship Id="rId302" Type="http://schemas.openxmlformats.org/officeDocument/2006/relationships/hyperlink" Target="https://morrison-lab.github.io/psc/chapters/coding-practices.html#coding-with-r-and-python" TargetMode="External"/><Relationship Id="rId291" Type="http://schemas.openxmlformats.org/officeDocument/2006/relationships/hyperlink" Target="https://morrison-lab.github.io/psc/chapters/coding-practices.html#function-calls" TargetMode="External"/><Relationship Id="rId299" Type="http://schemas.openxmlformats.org/officeDocument/2006/relationships/hyperlink" Target="https://morrison-lab.github.io/psc/chapters/coding-practices.html#integrating-box-and-dropbox" TargetMode="External"/><Relationship Id="rId275" Type="http://schemas.openxmlformats.org/officeDocument/2006/relationships/hyperlink" Target="https://morrison-lab.github.io/psc/chapters/coding-practices.html#lab-protocols-for-code-and-data" TargetMode="External"/><Relationship Id="rId290" Type="http://schemas.openxmlformats.org/officeDocument/2006/relationships/hyperlink" Target="https://morrison-lab.github.io/psc/chapters/coding-practices.html#object-naming" TargetMode="External"/><Relationship Id="rId279" Type="http://schemas.openxmlformats.org/officeDocument/2006/relationships/hyperlink" Target="https://morrison-lab.github.io/psc/chapters/coding-practices.html#organizing-scripts" TargetMode="External"/><Relationship Id="rId298" Type="http://schemas.openxmlformats.org/officeDocument/2006/relationships/hyperlink" Target="https://morrison-lab.github.io/psc/chapters/coding-practices.html#readingsaving-data" TargetMode="External"/><Relationship Id="rId303" Type="http://schemas.openxmlformats.org/officeDocument/2006/relationships/hyperlink" Target="https://morrison-lab.github.io/psc/chapters/coding-practices.html#repeating-analyses-with-different-variations" TargetMode="External"/><Relationship Id="rId289" Type="http://schemas.openxmlformats.org/officeDocument/2006/relationships/hyperlink" Target="https://morrison-lab.github.io/psc/chapters/coding-practices.html#sec-adrs" TargetMode="External"/><Relationship Id="rId287" Type="http://schemas.openxmlformats.org/officeDocument/2006/relationships/hyperlink" Target="https://morrison-lab.github.io/psc/chapters/coding-practices.html#sec-auto-styling" TargetMode="External"/><Relationship Id="rId282" Type="http://schemas.openxmlformats.org/officeDocument/2006/relationships/hyperlink" Target="https://morrison-lab.github.io/psc/chapters/coding-practices.html#sec-benchmarking" TargetMode="External"/><Relationship Id="rId284" Type="http://schemas.openxmlformats.org/officeDocument/2006/relationships/hyperlink" Target="https://morrison-lab.github.io/psc/chapters/coding-practices.html#sec-data-io" TargetMode="External"/><Relationship Id="rId296" Type="http://schemas.openxmlformats.org/officeDocument/2006/relationships/hyperlink" Target="https://morrison-lab.github.io/psc/chapters/coding-practices.html#sec-decompose-qmd-chunks" TargetMode="External"/><Relationship Id="rId288" Type="http://schemas.openxmlformats.org/officeDocument/2006/relationships/hyperlink" Target="https://morrison-lab.github.io/psc/chapters/coding-practices.html#sec-documenting-code" TargetMode="External"/><Relationship Id="rId292" Type="http://schemas.openxmlformats.org/officeDocument/2006/relationships/hyperlink" Target="https://morrison-lab.github.io/psc/chapters/coding-practices.html#sec-function-decomposition" TargetMode="External"/><Relationship Id="rId294" Type="http://schemas.openxmlformats.org/officeDocument/2006/relationships/hyperlink" Target="https://morrison-lab.github.io/psc/chapters/coding-practices.html#sec-function-length-limits" TargetMode="External"/><Relationship Id="rId305" Type="http://schemas.openxmlformats.org/officeDocument/2006/relationships/hyperlink" Target="https://morrison-lab.github.io/psc/chapters/coding-practices.html#sec-getting-help-with-code" TargetMode="External"/><Relationship Id="rId297" Type="http://schemas.openxmlformats.org/officeDocument/2006/relationships/hyperlink" Target="https://morrison-lab.github.io/psc/chapters/coding-practices.html#sec-here-package-practices" TargetMode="External"/><Relationship Id="rId283" Type="http://schemas.openxmlformats.org/officeDocument/2006/relationships/hyperlink" Target="https://morrison-lab.github.io/psc/chapters/coding-practices.html#sec-iteration" TargetMode="External"/><Relationship Id="rId295" Type="http://schemas.openxmlformats.org/officeDocument/2006/relationships/hyperlink" Target="https://morrison-lab.github.io/psc/chapters/coding-practices.html#sec-kiss" TargetMode="External"/><Relationship Id="rId293" Type="http://schemas.openxmlformats.org/officeDocument/2006/relationships/hyperlink" Target="https://morrison-lab.github.io/psc/chapters/coding-practices.html#sec-one-function-per-file" TargetMode="External"/><Relationship Id="rId300" Type="http://schemas.openxmlformats.org/officeDocument/2006/relationships/hyperlink" Target="https://morrison-lab.github.io/psc/chapters/coding-practices.html#sec-r-lib-packages" TargetMode="External"/><Relationship Id="rId277" Type="http://schemas.openxmlformats.org/officeDocument/2006/relationships/hyperlink" Target="https://morrison-lab.github.io/psc/chapters/coding-practices.html#sec-r-package-tools" TargetMode="External"/><Relationship Id="rId286" Type="http://schemas.openxmlformats.org/officeDocument/2006/relationships/hyperlink" Target="https://morrison-lab.github.io/psc/chapters/coding-practices.html#sec-r-qa-checklist" TargetMode="External"/><Relationship Id="rId306" Type="http://schemas.openxmlformats.org/officeDocument/2006/relationships/hyperlink" Target="https://morrison-lab.github.io/psc/chapters/coding-practices.html#sec-r-resources" TargetMode="External"/><Relationship Id="rId280" Type="http://schemas.openxmlformats.org/officeDocument/2006/relationships/hyperlink" Target="https://morrison-lab.github.io/psc/chapters/coding-practices.html#sec-r-testing" TargetMode="External"/><Relationship Id="rId285" Type="http://schemas.openxmlformats.org/officeDocument/2006/relationships/hyperlink" Target="https://morrison-lab.github.io/psc/chapters/coding-practices.html#sec-r-version-control" TargetMode="External"/><Relationship Id="rId278" Type="http://schemas.openxmlformats.org/officeDocument/2006/relationships/hyperlink" Target="https://morrison-lab.github.io/psc/chapters/coding-practices.html#sec-r-workflow" TargetMode="External"/><Relationship Id="rId304" Type="http://schemas.openxmlformats.org/officeDocument/2006/relationships/hyperlink" Target="https://morrison-lab.github.io/psc/chapters/coding-practices.html#sec-reviewing-code" TargetMode="External"/><Relationship Id="rId281" Type="http://schemas.openxmlformats.org/officeDocument/2006/relationships/hyperlink" Target="https://morrison-lab.github.io/psc/chapters/coding-practices.html#sec-tdd" TargetMode="External"/><Relationship Id="rId301" Type="http://schemas.openxmlformats.org/officeDocument/2006/relationships/hyperlink" Target="https://morrison-lab.github.io/psc/chapters/coding-practices.html#sec-tidyverse" TargetMode="External"/><Relationship Id="rId276" Type="http://schemas.openxmlformats.org/officeDocument/2006/relationships/hyperlink" Target="https://morrison-lab.github.io/psc/chapters/coding-practices.html#sec-tool-building" TargetMode="External"/><Relationship Id="rId310" Type="http://schemas.openxmlformats.org/officeDocument/2006/relationships/hyperlink" Target="https://morrison-lab.github.io/psc/chapters/coding-style.html" TargetMode="External"/><Relationship Id="rId364" Type="http://schemas.openxmlformats.org/officeDocument/2006/relationships/hyperlink" Target="https://morrison-lab.github.io/psc/chapters/coding-style.html#general-principles" TargetMode="External"/><Relationship Id="rId374" Type="http://schemas.openxmlformats.org/officeDocument/2006/relationships/hyperlink" Target="https://morrison-lab.github.io/psc/chapters/coding-style.html#line-breaks-and-formatting" TargetMode="External"/><Relationship Id="rId375" Type="http://schemas.openxmlformats.org/officeDocument/2006/relationships/hyperlink" Target="https://morrison-lab.github.io/psc/chapters/coding-style.html#markdown-and-quarto-formatting" TargetMode="External"/><Relationship Id="rId376" Type="http://schemas.openxmlformats.org/officeDocument/2006/relationships/hyperlink" Target="https://morrison-lab.github.io/psc/chapters/coding-style.html#messaging-and-user-communication" TargetMode="External"/><Relationship Id="rId367" Type="http://schemas.openxmlformats.org/officeDocument/2006/relationships/hyperlink" Target="https://morrison-lab.github.io/psc/chapters/coding-style.html#sec-assertions-input-validation" TargetMode="External"/><Relationship Id="rId371" Type="http://schemas.openxmlformats.org/officeDocument/2006/relationships/hyperlink" Target="https://morrison-lab.github.io/psc/chapters/coding-style.html#sec-avoid-hardcoding-external-data" TargetMode="External"/><Relationship Id="rId368" Type="http://schemas.openxmlformats.org/officeDocument/2006/relationships/hyperlink" Target="https://morrison-lab.github.io/psc/chapters/coding-style.html#sec-avoid-nesting" TargetMode="External"/><Relationship Id="rId365" Type="http://schemas.openxmlformats.org/officeDocument/2006/relationships/hyperlink" Target="https://morrison-lab.github.io/psc/chapters/coding-style.html#sec-clean-code" TargetMode="External"/><Relationship Id="rId373" Type="http://schemas.openxmlformats.org/officeDocument/2006/relationships/hyperlink" Target="https://morrison-lab.github.io/psc/chapters/coding-style.html#sec-comments" TargetMode="External"/><Relationship Id="rId372" Type="http://schemas.openxmlformats.org/officeDocument/2006/relationships/hyperlink" Target="https://morrison-lab.github.io/psc/chapters/coding-style.html#sec-construct-inputs" TargetMode="External"/><Relationship Id="rId366" Type="http://schemas.openxmlformats.org/officeDocument/2006/relationships/hyperlink" Target="https://morrison-lab.github.io/psc/chapters/coding-style.html#sec-function-docs" TargetMode="External"/><Relationship Id="rId379" Type="http://schemas.openxmlformats.org/officeDocument/2006/relationships/hyperlink" Target="https://morrison-lab.github.io/psc/chapters/coding-style.html#sec-here-package-style" TargetMode="External"/><Relationship Id="rId380" Type="http://schemas.openxmlformats.org/officeDocument/2006/relationships/hyperlink" Target="https://morrison-lab.github.io/psc/chapters/coding-style.html#sec-object-naming" TargetMode="External"/><Relationship Id="rId377" Type="http://schemas.openxmlformats.org/officeDocument/2006/relationships/hyperlink" Target="https://morrison-lab.github.io/psc/chapters/coding-style.html#sec-package-code-practices" TargetMode="External"/><Relationship Id="rId370" Type="http://schemas.openxmlformats.org/officeDocument/2006/relationships/hyperlink" Target="https://morrison-lab.github.io/psc/chapters/coding-style.html#sec-per-operation-grouping" TargetMode="External"/><Relationship Id="rId369" Type="http://schemas.openxmlformats.org/officeDocument/2006/relationships/hyperlink" Target="https://morrison-lab.github.io/psc/chapters/coding-style.html#sec-prefer-packaged-functions" TargetMode="External"/><Relationship Id="rId382" Type="http://schemas.openxmlformats.org/officeDocument/2006/relationships/hyperlink" Target="https://morrison-lab.github.io/psc/chapters/coding-style.html#sec-r-resources-style" TargetMode="External"/><Relationship Id="rId381" Type="http://schemas.openxmlformats.org/officeDocument/2006/relationships/hyperlink" Target="https://morrison-lab.github.io/psc/chapters/coding-style.html#sec-style-auto-style" TargetMode="External"/><Relationship Id="rId378" Type="http://schemas.openxmlformats.org/officeDocument/2006/relationships/hyperlink" Target="https://morrison-lab.github.io/psc/chapters/coding-style.html#sec-tidyverse-replacements" TargetMode="External"/><Relationship Id="rId39" Type="http://schemas.openxmlformats.org/officeDocument/2006/relationships/hyperlink" Target="https://morrison-lab.github.io/psc/chapters/collaborative-software-development.html" TargetMode="External"/><Relationship Id="rId578" Type="http://schemas.openxmlformats.org/officeDocument/2006/relationships/hyperlink" Target="https://morrison-lab.github.io/psc/chapters/collaborative-software-development.html#sec-code-review" TargetMode="External"/><Relationship Id="rId577" Type="http://schemas.openxmlformats.org/officeDocument/2006/relationships/hyperlink" Target="https://morrison-lab.github.io/psc/chapters/collaborative-software-development.html#sec-pull-requests" TargetMode="External"/><Relationship Id="rId582" Type="http://schemas.openxmlformats.org/officeDocument/2006/relationships/hyperlink" Target="https://morrison-lab.github.io/psc/chapters/continuous-integration.html" TargetMode="External"/><Relationship Id="rId622" Type="http://schemas.openxmlformats.org/officeDocument/2006/relationships/hyperlink" Target="https://morrison-lab.github.io/psc/chapters/continuous-integration.html#additional-resources" TargetMode="External"/><Relationship Id="rId621" Type="http://schemas.openxmlformats.org/officeDocument/2006/relationships/hyperlink" Target="https://morrison-lab.github.io/psc/chapters/continuous-integration.html#fast-package-installation-with-r2u" TargetMode="External"/><Relationship Id="rId616" Type="http://schemas.openxmlformats.org/officeDocument/2006/relationships/hyperlink" Target="https://morrison-lab.github.io/psc/chapters/continuous-integration.html#how-github-actions-workflows-work" TargetMode="External"/><Relationship Id="rId618" Type="http://schemas.openxmlformats.org/officeDocument/2006/relationships/hyperlink" Target="https://morrison-lab.github.io/psc/chapters/continuous-integration.html#sec-ci-design-patterns" TargetMode="External"/><Relationship Id="rId620" Type="http://schemas.openxmlformats.org/officeDocument/2006/relationships/hyperlink" Target="https://morrison-lab.github.io/psc/chapters/continuous-integration.html#sec-pr-comment-automation" TargetMode="External"/><Relationship Id="rId615" Type="http://schemas.openxmlformats.org/officeDocument/2006/relationships/hyperlink" Target="https://morrison-lab.github.io/psc/chapters/continuous-integration.html#sec-reusable-workflow-collections" TargetMode="External"/><Relationship Id="rId614" Type="http://schemas.openxmlformats.org/officeDocument/2006/relationships/hyperlink" Target="https://morrison-lab.github.io/psc/chapters/continuous-integration.html#sec-setting-up-github-actions" TargetMode="External"/><Relationship Id="rId619" Type="http://schemas.openxmlformats.org/officeDocument/2006/relationships/hyperlink" Target="https://morrison-lab.github.io/psc/chapters/continuous-integration.html#troubleshooting-failed-workflows" TargetMode="External"/><Relationship Id="rId613" Type="http://schemas.openxmlformats.org/officeDocument/2006/relationships/hyperlink" Target="https://morrison-lab.github.io/psc/chapters/continuous-integration.html#understanding-github-actions" TargetMode="External"/><Relationship Id="rId617" Type="http://schemas.openxmlformats.org/officeDocument/2006/relationships/hyperlink" Target="https://morrison-lab.github.io/psc/chapters/continuous-integration.html#workflow-files-and-security" TargetMode="External"/><Relationship Id="rId394" Type="http://schemas.openxmlformats.org/officeDocument/2006/relationships/hyperlink" Target="https://morrison-lab.github.io/psc/chapters/data-masking.html" TargetMode="External"/><Relationship Id="rId402" Type="http://schemas.openxmlformats.org/officeDocument/2006/relationships/hyperlink" Target="https://morrison-lab.github.io/psc/chapters/data-masking.html#general-overview" TargetMode="External"/><Relationship Id="rId403" Type="http://schemas.openxmlformats.org/officeDocument/2006/relationships/hyperlink" Target="https://morrison-lab.github.io/psc/chapters/data-masking.html#sec-data-masking-vs-tidy-selection" TargetMode="External"/><Relationship Id="rId404" Type="http://schemas.openxmlformats.org/officeDocument/2006/relationships/hyperlink" Target="https://morrison-lab.github.io/psc/chapters/data-masking.html#technical-overview" TargetMode="External"/><Relationship Id="rId475" Type="http://schemas.openxmlformats.org/officeDocument/2006/relationships/hyperlink" Target="https://morrison-lab.github.io/psc/chapters/github.html" TargetMode="External"/><Relationship Id="rId508" Type="http://schemas.openxmlformats.org/officeDocument/2006/relationships/hyperlink" Target="https://morrison-lab.github.io/psc/chapters/github.html#basics" TargetMode="External"/><Relationship Id="rId515" Type="http://schemas.openxmlformats.org/officeDocument/2006/relationships/hyperlink" Target="https://morrison-lab.github.io/psc/chapters/github.html#commonly-used-git-commands" TargetMode="External"/><Relationship Id="rId513" Type="http://schemas.openxmlformats.org/officeDocument/2006/relationships/hyperlink" Target="https://morrison-lab.github.io/psc/chapters/github.html#example-workflow" TargetMode="External"/><Relationship Id="rId511" Type="http://schemas.openxmlformats.org/officeDocument/2006/relationships/hyperlink" Target="https://morrison-lab.github.io/psc/chapters/github.html#git-branching" TargetMode="External"/><Relationship Id="rId516" Type="http://schemas.openxmlformats.org/officeDocument/2006/relationships/hyperlink" Target="https://morrison-lab.github.io/psc/chapters/github.html#how-often-should-i-commit" TargetMode="External"/><Relationship Id="rId514" Type="http://schemas.openxmlformats.org/officeDocument/2006/relationships/hyperlink" Target="https://morrison-lab.github.io/psc/chapters/github.html#pull-request-roles-and-protocol" TargetMode="External"/><Relationship Id="rId517" Type="http://schemas.openxmlformats.org/officeDocument/2006/relationships/hyperlink" Target="https://morrison-lab.github.io/psc/chapters/github.html#repeated-amend-workflow" TargetMode="External"/><Relationship Id="rId510" Type="http://schemas.openxmlformats.org/officeDocument/2006/relationships/hyperlink" Target="https://morrison-lab.github.io/psc/chapters/github.html#sec-cli-tools" TargetMode="External"/><Relationship Id="rId512" Type="http://schemas.openxmlformats.org/officeDocument/2006/relationships/hyperlink" Target="https://morrison-lab.github.io/psc/chapters/github.html#sec-dev-branches" TargetMode="External"/><Relationship Id="rId521" Type="http://schemas.openxmlformats.org/officeDocument/2006/relationships/hyperlink" Target="https://morrison-lab.github.io/psc/chapters/github.html#sec-export-conversations" TargetMode="External"/><Relationship Id="rId509" Type="http://schemas.openxmlformats.org/officeDocument/2006/relationships/hyperlink" Target="https://morrison-lab.github.io/psc/chapters/github.html#sec-git-gui-clients" TargetMode="External"/><Relationship Id="rId520" Type="http://schemas.openxmlformats.org/officeDocument/2006/relationships/hyperlink" Target="https://morrison-lab.github.io/psc/chapters/github.html#sec-gitattributes" TargetMode="External"/><Relationship Id="rId519" Type="http://schemas.openxmlformats.org/officeDocument/2006/relationships/hyperlink" Target="https://morrison-lab.github.io/psc/chapters/github.html#sec-gitlab" TargetMode="External"/><Relationship Id="rId522" Type="http://schemas.openxmlformats.org/officeDocument/2006/relationships/hyperlink" Target="https://morrison-lab.github.io/psc/chapters/github.html#sec-removing-sensitive-data" TargetMode="External"/><Relationship Id="rId518" Type="http://schemas.openxmlformats.org/officeDocument/2006/relationships/hyperlink" Target="https://morrison-lab.github.io/psc/chapters/github.html#what-should-be-pushed-to-github" TargetMode="External"/><Relationship Id="rId408" Type="http://schemas.openxmlformats.org/officeDocument/2006/relationships/hyperlink" Target="https://morrison-lab.github.io/psc/chapters/quarto.html" TargetMode="External"/><Relationship Id="rId471" Type="http://schemas.openxmlformats.org/officeDocument/2006/relationships/hyperlink" Target="https://morrison-lab.github.io/psc/chapters/quarto.html#additional-resources" TargetMode="External"/><Relationship Id="rId468" Type="http://schemas.openxmlformats.org/officeDocument/2006/relationships/hyperlink" Target="https://morrison-lab.github.io/psc/chapters/quarto.html#advanced-features" TargetMode="External"/><Relationship Id="rId465" Type="http://schemas.openxmlformats.org/officeDocument/2006/relationships/hyperlink" Target="https://morrison-lab.github.io/psc/chapters/quarto.html#building-quarto-books" TargetMode="External"/><Relationship Id="rId463" Type="http://schemas.openxmlformats.org/officeDocument/2006/relationships/hyperlink" Target="https://morrison-lab.github.io/psc/chapters/quarto.html#introduction" TargetMode="External"/><Relationship Id="rId469" Type="http://schemas.openxmlformats.org/officeDocument/2006/relationships/hyperlink" Target="https://morrison-lab.github.io/psc/chapters/quarto.html#mermaid-diagrams" TargetMode="External"/><Relationship Id="rId464" Type="http://schemas.openxmlformats.org/officeDocument/2006/relationships/hyperlink" Target="https://morrison-lab.github.io/psc/chapters/quarto.html#quarto-basics" TargetMode="External"/><Relationship Id="rId467" Type="http://schemas.openxmlformats.org/officeDocument/2006/relationships/hyperlink" Target="https://morrison-lab.github.io/psc/chapters/quarto.html#quarto-profiles" TargetMode="External"/><Relationship Id="rId466" Type="http://schemas.openxmlformats.org/officeDocument/2006/relationships/hyperlink" Target="https://morrison-lab.github.io/psc/chapters/quarto.html#sec-quarto-dashboards" TargetMode="External"/><Relationship Id="rId470" Type="http://schemas.openxmlformats.org/officeDocument/2006/relationships/hyperlink" Target="https://morrison-lab.github.io/psc/chapters/quarto.html#troubleshooting" TargetMode="External"/><Relationship Id="rId682" Type="http://schemas.openxmlformats.org/officeDocument/2006/relationships/hyperlink" Target="https://morrison-lab.github.io/psc/chapters/reproducible-environments.html" TargetMode="External"/><Relationship Id="rId695" Type="http://schemas.openxmlformats.org/officeDocument/2006/relationships/hyperlink" Target="https://morrison-lab.github.io/psc/chapters/reproducible-environments.html#clearing-docker-cache" TargetMode="External"/><Relationship Id="rId693" Type="http://schemas.openxmlformats.org/officeDocument/2006/relationships/hyperlink" Target="https://morrison-lab.github.io/psc/chapters/reproducible-environments.html#fast-package-installation-on-ubuntu-with-r2u" TargetMode="External"/><Relationship Id="rId694" Type="http://schemas.openxmlformats.org/officeDocument/2006/relationships/hyperlink" Target="https://morrison-lab.github.io/psc/chapters/reproducible-environments.html#managing-r-versions-with-rig" TargetMode="External"/><Relationship Id="rId692" Type="http://schemas.openxmlformats.org/officeDocument/2006/relationships/hyperlink" Target="https://morrison-lab.github.io/psc/chapters/reproducible-environments.html#package-version-control-with-renv" TargetMode="External"/><Relationship Id="rId626" Type="http://schemas.openxmlformats.org/officeDocument/2006/relationships/hyperlink" Target="https://morrison-lab.github.io/psc/chapters/unix.html" TargetMode="External"/><Relationship Id="rId669" Type="http://schemas.openxmlformats.org/officeDocument/2006/relationships/hyperlink" Target="https://morrison-lab.github.io/psc/chapters/unix.html#basics" TargetMode="External"/><Relationship Id="rId676" Type="http://schemas.openxmlformats.org/officeDocument/2006/relationships/hyperlink" Target="https://morrison-lab.github.io/psc/chapters/unix.html#checking-tasks-and-killing-jobs" TargetMode="External"/><Relationship Id="rId678" Type="http://schemas.openxmlformats.org/officeDocument/2006/relationships/hyperlink" Target="https://morrison-lab.github.io/psc/chapters/unix.html#external-resources" TargetMode="External"/><Relationship Id="rId673" Type="http://schemas.openxmlformats.org/officeDocument/2006/relationships/hyperlink" Target="https://morrison-lab.github.io/psc/chapters/unix.html#running-bash-scripts" TargetMode="External"/><Relationship Id="rId677" Type="http://schemas.openxmlformats.org/officeDocument/2006/relationships/hyperlink" Target="https://morrison-lab.github.io/psc/chapters/unix.html#running-big-jobs" TargetMode="External"/><Relationship Id="rId675" Type="http://schemas.openxmlformats.org/officeDocument/2006/relationships/hyperlink" Target="https://morrison-lab.github.io/psc/chapters/unix.html#running-rscripts-in-windows" TargetMode="External"/><Relationship Id="rId668" Type="http://schemas.openxmlformats.org/officeDocument/2006/relationships/hyperlink" Target="https://morrison-lab.github.io/psc/chapters/unix.html#sec-cli-tui-gui" TargetMode="External"/><Relationship Id="rId674" Type="http://schemas.openxmlformats.org/officeDocument/2006/relationships/hyperlink" Target="https://morrison-lab.github.io/psc/chapters/unix.html#sec-shell-style" TargetMode="External"/><Relationship Id="rId670" Type="http://schemas.openxmlformats.org/officeDocument/2006/relationships/hyperlink" Target="https://morrison-lab.github.io/psc/chapters/unix.html#sec-terminal-emulators" TargetMode="External"/><Relationship Id="rId672" Type="http://schemas.openxmlformats.org/officeDocument/2006/relationships/hyperlink" Target="https://morrison-lab.github.io/psc/chapters/unix.html#sec-zsh" TargetMode="External"/><Relationship Id="rId671" Type="http://schemas.openxmlformats.org/officeDocument/2006/relationships/hyperlink" Target="https://morrison-lab.github.io/psc/chapters/unix.html#syntax-for-both-macwindows" TargetMode="External"/><Relationship Id="rId963" Type="http://schemas.openxmlformats.org/officeDocument/2006/relationships/hyperlink" Target="https://morrison-lab.github.io/psw/" TargetMode="External"/><Relationship Id="rId793" Type="http://schemas.openxmlformats.org/officeDocument/2006/relationships/hyperlink" Target="https://morrison-lab.github.io/wai/" TargetMode="External"/><Relationship Id="rId813" Type="http://schemas.openxmlformats.org/officeDocument/2006/relationships/hyperlink" Target="https://morrison-lab.github.io/wai/chapters/ai-use-policies.html" TargetMode="External"/><Relationship Id="rId983" Type="http://schemas.openxmlformats.org/officeDocument/2006/relationships/hyperlink" Target="https://morrison-lab.github.io/wai/chapters/ai-use-policies.html#sec-ai-journal-articles" TargetMode="External"/><Relationship Id="rId814" Type="http://schemas.openxmlformats.org/officeDocument/2006/relationships/hyperlink" Target="https://morrison-lab.github.io/wai/chapters/coding-agents.html" TargetMode="External"/><Relationship Id="rId539" Type="http://schemas.openxmlformats.org/officeDocument/2006/relationships/hyperlink" Target="https://morrison-lab.github.io/wai/chapters/coding-agents.html#sec-ai-best-practices" TargetMode="External"/><Relationship Id="rId815" Type="http://schemas.openxmlformats.org/officeDocument/2006/relationships/hyperlink" Target="https://morrison-lab.github.io/wai/chapters/pr-workflow-with-agents.html" TargetMode="External"/><Relationship Id="rId928" Type="http://schemas.openxmlformats.org/officeDocument/2006/relationships/hyperlink" Target="https://myidp.sciencecareers.org/" TargetMode="External"/><Relationship Id="rId911" Type="http://schemas.openxmlformats.org/officeDocument/2006/relationships/hyperlink" Target="https://openscapes.org/" TargetMode="External"/><Relationship Id="rId1016" Type="http://schemas.openxmlformats.org/officeDocument/2006/relationships/hyperlink" Target="https://osf.io/" TargetMode="External"/><Relationship Id="rId46" Type="http://schemas.openxmlformats.org/officeDocument/2006/relationships/hyperlink" Target="https://osf.io/tgbxr/" TargetMode="External"/><Relationship Id="rId837" Type="http://schemas.openxmlformats.org/officeDocument/2006/relationships/hyperlink" Target="https://pkg.yihui.org/litedown/" TargetMode="External"/><Relationship Id="rId836" Type="http://schemas.openxmlformats.org/officeDocument/2006/relationships/hyperlink" Target="https://pkg.yihui.org/litedown/book/" TargetMode="External"/><Relationship Id="rId1004" Type="http://schemas.openxmlformats.org/officeDocument/2006/relationships/hyperlink" Target="https://plos.org/resource/how-to-store-and-manage-your-data/" TargetMode="External"/><Relationship Id="rId757" Type="http://schemas.openxmlformats.org/officeDocument/2006/relationships/hyperlink" Target="https://posit.co/products/open-source/rstudio-server/" TargetMode="External"/><Relationship Id="rId919" Type="http://schemas.openxmlformats.org/officeDocument/2006/relationships/hyperlink" Target="https://proctor-ucsf.github.io/dcc-handbook/" TargetMode="External"/><Relationship Id="rId735"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921" Type="http://schemas.openxmlformats.org/officeDocument/2006/relationships/hyperlink" Target="https://quantmarineecolab.github.io/lab-manual/" TargetMode="External"/><Relationship Id="rId1044" Type="http://schemas.openxmlformats.org/officeDocument/2006/relationships/hyperlink" Target="https://r-pkgs.org/" TargetMode="External"/><Relationship Id="rId1046" Type="http://schemas.openxmlformats.org/officeDocument/2006/relationships/hyperlink" Target="https://r4ds.hadley.nz/" TargetMode="External"/><Relationship Id="rId770" Type="http://schemas.openxmlformats.org/officeDocument/2006/relationships/hyperlink" Target="https://ragg.r-lib.org/" TargetMode="External"/><Relationship Id="rId17" Type="http://schemas.openxmlformats.org/officeDocument/2006/relationships/hyperlink" Target="https://research.ucdavis.edu/policiescompliance/irb-admin/education/" TargetMode="External"/><Relationship Id="rId738" Type="http://schemas.openxmlformats.org/officeDocument/2006/relationships/hyperlink" Target="https://researchdata.princeton.edu/research-lifecycle-guide/publishing-and-preservation/dois" TargetMode="External"/><Relationship Id="rId845" Type="http://schemas.openxmlformats.org/officeDocument/2006/relationships/hyperlink" Target="https://rstudio.github.io/cheatsheets/html/data-transformation.html" TargetMode="External"/><Relationship Id="rId847" Type="http://schemas.openxmlformats.org/officeDocument/2006/relationships/hyperlink" Target="https://rstudio.github.io/cheatsheets/html/data-visualization.html" TargetMode="External"/><Relationship Id="rId849" Type="http://schemas.openxmlformats.org/officeDocument/2006/relationships/hyperlink" Target="https://rstudio.github.io/cheatsheets/html/rmarkdown.html" TargetMode="External"/><Relationship Id="rId846" Type="http://schemas.openxmlformats.org/officeDocument/2006/relationships/hyperlink" Target="https://rstudio.github.io/cheatsheets/html/tidyr.html" TargetMode="External"/><Relationship Id="rId863" Type="http://schemas.openxmlformats.org/officeDocument/2006/relationships/hyperlink" Target="https://rstudio.github.io/shinycoreci/" TargetMode="External"/><Relationship Id="rId848" Type="http://schemas.openxmlformats.org/officeDocument/2006/relationships/hyperlink" Target="https://s3.amazonaws.com/assets.datacamp.com/blog_assets/datatable_Cheat_Sheet_R.pdf" TargetMode="External"/><Relationship Id="rId529"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1022" Type="http://schemas.openxmlformats.org/officeDocument/2006/relationships/hyperlink" Target="https://slurm.schedmd.com/salloc.html" TargetMode="External"/><Relationship Id="rId1024" Type="http://schemas.openxmlformats.org/officeDocument/2006/relationships/hyperlink" Target="https://slurm.schedmd.com/sattach.html" TargetMode="External"/><Relationship Id="rId1026" Type="http://schemas.openxmlformats.org/officeDocument/2006/relationships/hyperlink" Target="https://slurm.schedmd.com/sbatch.html" TargetMode="External"/><Relationship Id="rId1028" Type="http://schemas.openxmlformats.org/officeDocument/2006/relationships/hyperlink" Target="https://slurm.schedmd.com/squeue.html" TargetMode="External"/><Relationship Id="rId1030" Type="http://schemas.openxmlformats.org/officeDocument/2006/relationships/hyperlink" Target="https://slurm.schedmd.com/srun.html" TargetMode="External"/><Relationship Id="rId759" Type="http://schemas.openxmlformats.org/officeDocument/2006/relationships/hyperlink" Target="https://sourceforge.net/projects/vcxsrv/" TargetMode="External"/><Relationship Id="rId857" Type="http://schemas.openxmlformats.org/officeDocument/2006/relationships/hyperlink" Target="https://stackoverflow.com/questions/28125816/r-standard-evaluation-for-join-dplyr" TargetMode="External"/><Relationship Id="rId901" Type="http://schemas.openxmlformats.org/officeDocument/2006/relationships/hyperlink" Target="https://teampublichealth.substack.com/" TargetMode="External"/><Relationship Id="rId915" Type="http://schemas.openxmlformats.org/officeDocument/2006/relationships/hyperlink" Target="https://thefaylab.github.io/lab-manual/" TargetMode="External"/><Relationship Id="rId1050" Type="http://schemas.openxmlformats.org/officeDocument/2006/relationships/hyperlink" Target="https://ucd-serg.github.io/lab-manual/appendix-copilot-instructions.html" TargetMode="External"/><Relationship Id="rId1052" Type="http://schemas.openxmlformats.org/officeDocument/2006/relationships/hyperlink" Target="https://ucd-serg.github.io/lab-manual/appendix-copilot-setup-steps.html" TargetMode="External"/><Relationship Id="rId843" Type="http://schemas.openxmlformats.org/officeDocument/2006/relationships/hyperlink" Target="https://ucdavisdatalab.github.io/install_guides/" TargetMode="External"/><Relationship Id="rId840" Type="http://schemas.openxmlformats.org/officeDocument/2006/relationships/hyperlink" Target="https://ucdavisdatalab.github.io/workshop_index/" TargetMode="External"/><Relationship Id="rId818"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885" Type="http://schemas.openxmlformats.org/officeDocument/2006/relationships/hyperlink" Target="https://ucjug.github.io/workshop_julia_basics/" TargetMode="External"/><Relationship Id="rId762" Type="http://schemas.openxmlformats.org/officeDocument/2006/relationships/hyperlink" Target="https://wiki.archlinux.org/title/Wayland" TargetMode="External"/><Relationship Id="rId773" Type="http://schemas.openxmlformats.org/officeDocument/2006/relationships/hyperlink" Target="https://wiki.x2go.org/" TargetMode="External"/><Relationship Id="rId862" Type="http://schemas.openxmlformats.org/officeDocument/2006/relationships/hyperlink" Target="https://woodpecker-ci.org/" TargetMode="External"/><Relationship Id="rId887" Type="http://schemas.openxmlformats.org/officeDocument/2006/relationships/hyperlink" Target="https://www.anthropic.com/institute/recursive-self-improvement" TargetMode="External"/><Relationship Id="rId975" Type="http://schemas.openxmlformats.org/officeDocument/2006/relationships/hyperlink" Target="https://www.biorxiv.org/" TargetMode="External"/><Relationship Id="rId856" Type="http://schemas.openxmlformats.org/officeDocument/2006/relationships/hyperlink" Target="https://www.brodrigues.co/blog/2016-07-18-data-frame-columns-as-arguments-to-dplyr-functions/" TargetMode="External"/><Relationship Id="rId788" Type="http://schemas.openxmlformats.org/officeDocument/2006/relationships/hyperlink" Target="https://www.chriswrites.com/how-to-change-file-permissions-using-the-terminal/" TargetMode="External"/><Relationship Id="rId979" Type="http://schemas.openxmlformats.org/officeDocument/2006/relationships/hyperlink" Target="https://www.danieldsjoberg.com/gtsummary/" TargetMode="External"/><Relationship Id="rId838" Type="http://schemas.openxmlformats.org/officeDocument/2006/relationships/hyperlink" Target="https://www.datacamp.com/" TargetMode="External"/><Relationship Id="rId52" Type="http://schemas.openxmlformats.org/officeDocument/2006/relationships/hyperlink" Target="https://www.equator-network.org/" TargetMode="External"/><Relationship Id="rId53" Type="http://schemas.openxmlformats.org/officeDocument/2006/relationships/hyperlink" Target="https://www.equator-network.org/reporting-guidelines/consort/" TargetMode="External"/><Relationship Id="rId55" Type="http://schemas.openxmlformats.org/officeDocument/2006/relationships/hyperlink" Target="https://www.equator-network.org/reporting-guidelines/stard/" TargetMode="External"/><Relationship Id="rId54" Type="http://schemas.openxmlformats.org/officeDocument/2006/relationships/hyperlink" Target="https://www.equator-network.org/reporting-guidelines/strobe/" TargetMode="External"/><Relationship Id="rId906" Type="http://schemas.openxmlformats.org/officeDocument/2006/relationships/hyperlink" Target="https://www.globalcodeofconduct.org/" TargetMode="External"/><Relationship Id="rId777" Type="http://schemas.openxmlformats.org/officeDocument/2006/relationships/hyperlink" Target="https://www.gnu.org/software/screen/" TargetMode="External"/><Relationship Id="rId974" Type="http://schemas.openxmlformats.org/officeDocument/2006/relationships/hyperlink" Target="https://www.medrxiv.org/" TargetMode="External"/><Relationship Id="rId938" Type="http://schemas.openxmlformats.org/officeDocument/2006/relationships/hyperlink" Target="https://www.nature.com/articles/d41586-021-03603-2" TargetMode="External"/><Relationship Id="rId904" Type="http://schemas.openxmlformats.org/officeDocument/2006/relationships/hyperlink" Target="https://www.niaid.nih.gov/grants-contracts/write-grant-application" TargetMode="External"/><Relationship Id="rId896" Type="http://schemas.openxmlformats.org/officeDocument/2006/relationships/hyperlink" Target="https://www.sciencedirect.com/science/article/pii/S1471491423000928" TargetMode="External"/><Relationship Id="rId929" Type="http://schemas.openxmlformats.org/officeDocument/2006/relationships/hyperlink" Target="https://www.training.nih.gov/career-services/" TargetMode="External"/><Relationship Id="rId758" Type="http://schemas.openxmlformats.org/officeDocument/2006/relationships/hyperlink" Target="https://www.xquartz.org/" TargetMode="External"/><Relationship Id="rId939" Type="http://schemas.openxmlformats.org/officeDocument/2006/relationships/hyperlink" Target="https://www.youtube.com/watch?v=1RwJbhkCA58" TargetMode="External"/><Relationship Id="rId897" Type="http://schemas.openxmlformats.org/officeDocument/2006/relationships/hyperlink" Target="https://www.youtube.com/watch?v=1RwJbhkCA58&amp;t=1171s" TargetMode="External"/><Relationship Id="rId50" Type="http://schemas.openxmlformats.org/officeDocument/2006/relationships/hyperlink" Target="https://www.youtube.com/watch?v=WoYkY9MkbRE" TargetMode="External"/><Relationship Id="rId854" Type="http://schemas.openxmlformats.org/officeDocument/2006/relationships/hyperlink" Target="https://www.youtube.com/watch?v=nERXS3ssntw" TargetMode="External"/><Relationship Id="rId894"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2026-10-10T08:53:09Z</dcterms:created>
  <dcterms:modified xsi:type="dcterms:W3CDTF">2026-10-10T08:53:09Z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